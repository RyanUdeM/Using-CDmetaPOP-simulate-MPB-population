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7C9C6" w14:textId="77777777" w:rsidR="006402F6" w:rsidRPr="00611847" w:rsidRDefault="006402F6" w:rsidP="00611847">
      <w:pPr>
        <w:jc w:val="center"/>
        <w:rPr>
          <w:rFonts w:ascii="Times New Roman" w:hAnsi="Times New Roman" w:cs="Times New Roman"/>
          <w:b/>
          <w:sz w:val="32"/>
          <w:szCs w:val="32"/>
          <w:u w:val="single"/>
          <w:lang w:val="en-US"/>
          <w:rPrChange w:id="0" w:author="Auteur">
            <w:rPr>
              <w:rFonts w:ascii="Times New Roman" w:hAnsi="Times New Roman" w:cs="Times New Roman"/>
              <w:b/>
              <w:u w:val="single"/>
              <w:lang w:val="en-US"/>
            </w:rPr>
          </w:rPrChange>
        </w:rPr>
        <w:pPrChange w:id="1" w:author="Auteur">
          <w:pPr/>
        </w:pPrChange>
      </w:pPr>
    </w:p>
    <w:p w14:paraId="06918095" w14:textId="77777777" w:rsidR="00B70057" w:rsidRPr="00611847" w:rsidRDefault="00B70057" w:rsidP="00EC5149">
      <w:pPr>
        <w:jc w:val="center"/>
        <w:rPr>
          <w:rFonts w:ascii="Times New Roman" w:hAnsi="Times New Roman" w:cs="Times New Roman"/>
          <w:b/>
          <w:sz w:val="32"/>
          <w:szCs w:val="32"/>
          <w:lang w:val="en-US"/>
          <w:rPrChange w:id="2" w:author="Auteur">
            <w:rPr>
              <w:rFonts w:ascii="Times New Roman" w:hAnsi="Times New Roman" w:cs="Times New Roman"/>
              <w:b/>
              <w:lang w:val="en-US"/>
            </w:rPr>
          </w:rPrChange>
        </w:rPr>
      </w:pPr>
    </w:p>
    <w:p w14:paraId="10667991" w14:textId="719B2AED" w:rsidR="00B70057" w:rsidRPr="00611847" w:rsidDel="00A94EF3" w:rsidRDefault="00A94EF3" w:rsidP="00EC5149">
      <w:pPr>
        <w:jc w:val="center"/>
        <w:rPr>
          <w:del w:id="3" w:author="Auteur"/>
          <w:rFonts w:ascii="Times New Roman" w:hAnsi="Times New Roman" w:cs="Times New Roman"/>
          <w:b/>
          <w:sz w:val="32"/>
          <w:szCs w:val="32"/>
          <w:lang w:val="en-US"/>
          <w:rPrChange w:id="4" w:author="Auteur">
            <w:rPr>
              <w:del w:id="5" w:author="Auteur"/>
              <w:rFonts w:ascii="Times New Roman" w:hAnsi="Times New Roman" w:cs="Times New Roman"/>
              <w:b/>
              <w:lang w:val="en-US"/>
            </w:rPr>
          </w:rPrChange>
        </w:rPr>
      </w:pPr>
      <w:ins w:id="6" w:author="Auteur">
        <w:r w:rsidRPr="00611847">
          <w:rPr>
            <w:rFonts w:ascii="Times New Roman" w:hAnsi="Times New Roman" w:cs="Times New Roman"/>
            <w:b/>
            <w:sz w:val="32"/>
            <w:szCs w:val="32"/>
            <w:lang w:val="en-US"/>
            <w:rPrChange w:id="7" w:author="Auteur">
              <w:rPr>
                <w:rFonts w:ascii="Times New Roman" w:hAnsi="Times New Roman" w:cs="Times New Roman"/>
                <w:b/>
                <w:lang w:val="en-US"/>
              </w:rPr>
            </w:rPrChange>
          </w:rPr>
          <w:t>How do population cycle frequency and dispersal interact to shape population genetic structure of Mountain pine bettle?</w:t>
        </w:r>
      </w:ins>
    </w:p>
    <w:p w14:paraId="7A5AA0FE" w14:textId="49DBF0D7" w:rsidR="00B70057" w:rsidRPr="00B11B2B" w:rsidDel="00A94EF3" w:rsidRDefault="00274CFF" w:rsidP="00EC5149">
      <w:pPr>
        <w:jc w:val="center"/>
        <w:rPr>
          <w:del w:id="8" w:author="Auteur"/>
          <w:rFonts w:ascii="Times New Roman" w:hAnsi="Times New Roman" w:cs="Times New Roman"/>
          <w:sz w:val="28"/>
          <w:szCs w:val="28"/>
          <w:lang w:val="en-US"/>
        </w:rPr>
      </w:pPr>
      <w:del w:id="9" w:author="Auteur">
        <w:r w:rsidDel="00A94EF3">
          <w:rPr>
            <w:rFonts w:ascii="Times New Roman" w:hAnsi="Times New Roman" w:cs="Times New Roman"/>
            <w:sz w:val="28"/>
            <w:szCs w:val="28"/>
            <w:lang w:val="en-US"/>
          </w:rPr>
          <w:delText>BIO3050 Stage de recherche 2</w:delText>
        </w:r>
      </w:del>
    </w:p>
    <w:p w14:paraId="060010EC" w14:textId="0F26D436" w:rsidR="00B70057" w:rsidRPr="00B11B2B" w:rsidDel="00A94EF3" w:rsidRDefault="006402F6" w:rsidP="00EC5149">
      <w:pPr>
        <w:jc w:val="center"/>
        <w:rPr>
          <w:del w:id="10" w:author="Auteur"/>
          <w:rFonts w:ascii="Times New Roman" w:hAnsi="Times New Roman" w:cs="Times New Roman"/>
          <w:sz w:val="28"/>
          <w:szCs w:val="28"/>
          <w:lang w:val="en-US"/>
        </w:rPr>
      </w:pPr>
      <w:del w:id="11" w:author="Auteur">
        <w:r w:rsidRPr="00B11B2B" w:rsidDel="00A94EF3">
          <w:rPr>
            <w:rFonts w:ascii="Times New Roman" w:hAnsi="Times New Roman" w:cs="Times New Roman"/>
            <w:sz w:val="28"/>
            <w:szCs w:val="28"/>
            <w:lang w:val="en-US"/>
          </w:rPr>
          <w:delText>Us</w:delText>
        </w:r>
        <w:r w:rsidR="009739FE" w:rsidDel="00A94EF3">
          <w:rPr>
            <w:rFonts w:ascii="Times New Roman" w:hAnsi="Times New Roman" w:cs="Times New Roman"/>
            <w:sz w:val="28"/>
            <w:szCs w:val="28"/>
            <w:lang w:val="en-US"/>
          </w:rPr>
          <w:delText>e</w:delText>
        </w:r>
        <w:r w:rsidRPr="00B11B2B" w:rsidDel="00A94EF3">
          <w:rPr>
            <w:rFonts w:ascii="Times New Roman" w:hAnsi="Times New Roman" w:cs="Times New Roman"/>
            <w:sz w:val="28"/>
            <w:szCs w:val="28"/>
            <w:lang w:val="en-US"/>
          </w:rPr>
          <w:delText xml:space="preserve"> </w:delText>
        </w:r>
        <w:r w:rsidR="00836866" w:rsidDel="00A94EF3">
          <w:rPr>
            <w:rFonts w:ascii="Times New Roman" w:hAnsi="Times New Roman" w:cs="Times New Roman"/>
            <w:sz w:val="28"/>
            <w:szCs w:val="28"/>
            <w:lang w:val="en-US"/>
          </w:rPr>
          <w:delText>l</w:delText>
        </w:r>
        <w:r w:rsidRPr="00B11B2B" w:rsidDel="00A94EF3">
          <w:rPr>
            <w:rFonts w:ascii="Times New Roman" w:hAnsi="Times New Roman" w:cs="Times New Roman"/>
            <w:sz w:val="28"/>
            <w:szCs w:val="28"/>
            <w:lang w:val="en-US"/>
          </w:rPr>
          <w:delText xml:space="preserve">andscape </w:delText>
        </w:r>
        <w:r w:rsidR="00836866" w:rsidDel="00A94EF3">
          <w:rPr>
            <w:rFonts w:ascii="Times New Roman" w:hAnsi="Times New Roman" w:cs="Times New Roman"/>
            <w:sz w:val="28"/>
            <w:szCs w:val="28"/>
            <w:lang w:val="en-US"/>
          </w:rPr>
          <w:delText>g</w:delText>
        </w:r>
        <w:r w:rsidRPr="00B11B2B" w:rsidDel="00A94EF3">
          <w:rPr>
            <w:rFonts w:ascii="Times New Roman" w:hAnsi="Times New Roman" w:cs="Times New Roman"/>
            <w:sz w:val="28"/>
            <w:szCs w:val="28"/>
            <w:lang w:val="en-US"/>
          </w:rPr>
          <w:delText xml:space="preserve">enetic Simulation </w:delText>
        </w:r>
        <w:r w:rsidR="00D47A55" w:rsidDel="00A94EF3">
          <w:rPr>
            <w:rFonts w:ascii="Times New Roman" w:hAnsi="Times New Roman" w:cs="Times New Roman"/>
            <w:sz w:val="28"/>
            <w:szCs w:val="28"/>
            <w:lang w:val="en-US"/>
          </w:rPr>
          <w:delText>study</w:delText>
        </w:r>
        <w:r w:rsidRPr="00B11B2B" w:rsidDel="00A94EF3">
          <w:rPr>
            <w:rFonts w:ascii="Times New Roman" w:hAnsi="Times New Roman" w:cs="Times New Roman"/>
            <w:sz w:val="28"/>
            <w:szCs w:val="28"/>
            <w:lang w:val="en-US"/>
          </w:rPr>
          <w:delText xml:space="preserve"> outbreak frequency impact</w:delText>
        </w:r>
      </w:del>
    </w:p>
    <w:p w14:paraId="675C8224" w14:textId="61A3CBBA" w:rsidR="00B70057" w:rsidRPr="00B11B2B" w:rsidDel="00A94EF3" w:rsidRDefault="006402F6" w:rsidP="00EC5149">
      <w:pPr>
        <w:jc w:val="center"/>
        <w:rPr>
          <w:del w:id="12" w:author="Auteur"/>
          <w:rFonts w:ascii="Times New Roman" w:hAnsi="Times New Roman" w:cs="Times New Roman"/>
          <w:sz w:val="28"/>
          <w:szCs w:val="28"/>
          <w:lang w:val="en-US"/>
        </w:rPr>
      </w:pPr>
      <w:del w:id="13" w:author="Auteur">
        <w:r w:rsidRPr="00B11B2B" w:rsidDel="00A94EF3">
          <w:rPr>
            <w:rFonts w:ascii="Times New Roman" w:hAnsi="Times New Roman" w:cs="Times New Roman"/>
            <w:sz w:val="28"/>
            <w:szCs w:val="28"/>
            <w:lang w:val="en-US"/>
          </w:rPr>
          <w:delText xml:space="preserve"> over genetic structure</w:delText>
        </w:r>
        <w:r w:rsidR="00B70057" w:rsidRPr="00B11B2B" w:rsidDel="00A94EF3">
          <w:rPr>
            <w:rFonts w:ascii="Times New Roman" w:hAnsi="Times New Roman" w:cs="Times New Roman"/>
            <w:sz w:val="28"/>
            <w:szCs w:val="28"/>
            <w:lang w:val="en-US"/>
          </w:rPr>
          <w:delText xml:space="preserve"> </w:delText>
        </w:r>
        <w:r w:rsidR="0082347B" w:rsidDel="00A94EF3">
          <w:rPr>
            <w:rFonts w:ascii="Times New Roman" w:hAnsi="Times New Roman" w:cs="Times New Roman"/>
            <w:sz w:val="28"/>
            <w:szCs w:val="28"/>
            <w:lang w:val="en-US"/>
          </w:rPr>
          <w:delText xml:space="preserve">of the </w:delText>
        </w:r>
        <w:r w:rsidR="0082347B" w:rsidRPr="00E567F5" w:rsidDel="00A94EF3">
          <w:rPr>
            <w:rFonts w:ascii="Times New Roman" w:hAnsi="Times New Roman" w:cs="Times New Roman"/>
            <w:sz w:val="28"/>
            <w:szCs w:val="28"/>
            <w:lang w:val="en-US"/>
          </w:rPr>
          <w:delText>Mountain Pine Beetle</w:delText>
        </w:r>
      </w:del>
    </w:p>
    <w:p w14:paraId="562F0554" w14:textId="77777777" w:rsidR="00B70057" w:rsidDel="001302B7" w:rsidRDefault="00B70057" w:rsidP="00EC5149">
      <w:pPr>
        <w:jc w:val="center"/>
        <w:rPr>
          <w:del w:id="14" w:author="Auteur"/>
          <w:rFonts w:ascii="Times New Roman" w:hAnsi="Times New Roman" w:cs="Times New Roman"/>
          <w:b/>
          <w:lang w:val="en-US"/>
        </w:rPr>
      </w:pPr>
    </w:p>
    <w:p w14:paraId="3C787885" w14:textId="4524ECE0" w:rsidR="00B70057" w:rsidDel="001302B7" w:rsidRDefault="00B70057" w:rsidP="00EC5149">
      <w:pPr>
        <w:jc w:val="center"/>
        <w:rPr>
          <w:del w:id="15" w:author="Auteur"/>
          <w:rFonts w:ascii="Times New Roman" w:hAnsi="Times New Roman" w:cs="Times New Roman"/>
          <w:b/>
          <w:lang w:val="en-US"/>
        </w:rPr>
      </w:pPr>
    </w:p>
    <w:p w14:paraId="47AD5F80" w14:textId="34A020C5" w:rsidR="00B70057" w:rsidDel="001302B7" w:rsidRDefault="00B70057" w:rsidP="00EC5149">
      <w:pPr>
        <w:jc w:val="center"/>
        <w:rPr>
          <w:del w:id="16" w:author="Auteur"/>
          <w:rFonts w:ascii="Times New Roman" w:hAnsi="Times New Roman" w:cs="Times New Roman"/>
          <w:b/>
          <w:lang w:val="en-US"/>
        </w:rPr>
      </w:pPr>
    </w:p>
    <w:p w14:paraId="627741A5" w14:textId="7E1605C5" w:rsidR="00B70057" w:rsidDel="001302B7" w:rsidRDefault="00B70057" w:rsidP="00EC5149">
      <w:pPr>
        <w:jc w:val="center"/>
        <w:rPr>
          <w:del w:id="17" w:author="Auteur"/>
          <w:rFonts w:ascii="Times New Roman" w:hAnsi="Times New Roman" w:cs="Times New Roman"/>
          <w:b/>
          <w:lang w:val="en-US"/>
        </w:rPr>
      </w:pPr>
    </w:p>
    <w:p w14:paraId="702C8381" w14:textId="2DE85F76" w:rsidR="00B70057" w:rsidDel="001302B7" w:rsidRDefault="00B70057" w:rsidP="00EC5149">
      <w:pPr>
        <w:jc w:val="center"/>
        <w:rPr>
          <w:del w:id="18" w:author="Auteur"/>
          <w:rFonts w:ascii="Times New Roman" w:hAnsi="Times New Roman" w:cs="Times New Roman"/>
          <w:b/>
          <w:lang w:val="en-US"/>
        </w:rPr>
      </w:pPr>
    </w:p>
    <w:p w14:paraId="67BCD431" w14:textId="46A30650" w:rsidR="00B70057" w:rsidDel="001302B7" w:rsidRDefault="00B70057" w:rsidP="00EC5149">
      <w:pPr>
        <w:jc w:val="center"/>
        <w:rPr>
          <w:del w:id="19" w:author="Auteur"/>
          <w:rFonts w:ascii="Times New Roman" w:hAnsi="Times New Roman" w:cs="Times New Roman"/>
          <w:b/>
          <w:lang w:val="en-US"/>
        </w:rPr>
      </w:pPr>
    </w:p>
    <w:p w14:paraId="2BF0425C" w14:textId="7735F9BC" w:rsidR="00B70057" w:rsidDel="001302B7" w:rsidRDefault="00B70057" w:rsidP="00EC5149">
      <w:pPr>
        <w:jc w:val="center"/>
        <w:rPr>
          <w:del w:id="20" w:author="Auteur"/>
          <w:rFonts w:ascii="Times New Roman" w:hAnsi="Times New Roman" w:cs="Times New Roman"/>
          <w:b/>
          <w:lang w:val="en-US"/>
        </w:rPr>
      </w:pPr>
    </w:p>
    <w:p w14:paraId="2A09F7C8" w14:textId="6CBA96DB" w:rsidR="00B70057" w:rsidDel="001302B7" w:rsidRDefault="00B70057" w:rsidP="00EC5149">
      <w:pPr>
        <w:jc w:val="center"/>
        <w:rPr>
          <w:del w:id="21" w:author="Auteur"/>
          <w:rFonts w:ascii="Times New Roman" w:hAnsi="Times New Roman" w:cs="Times New Roman"/>
          <w:b/>
          <w:lang w:val="en-US"/>
        </w:rPr>
      </w:pPr>
    </w:p>
    <w:p w14:paraId="34B8BB3F" w14:textId="4D3A4F9C" w:rsidR="00B70057" w:rsidDel="001302B7" w:rsidRDefault="00B70057" w:rsidP="00EC5149">
      <w:pPr>
        <w:jc w:val="center"/>
        <w:rPr>
          <w:del w:id="22" w:author="Auteur"/>
          <w:rFonts w:ascii="Times New Roman" w:hAnsi="Times New Roman" w:cs="Times New Roman"/>
          <w:b/>
          <w:lang w:val="en-US"/>
        </w:rPr>
      </w:pPr>
    </w:p>
    <w:p w14:paraId="2B79FC4A" w14:textId="510CFDD8" w:rsidR="00B70057" w:rsidDel="001302B7" w:rsidRDefault="00B70057" w:rsidP="00EC5149">
      <w:pPr>
        <w:jc w:val="center"/>
        <w:rPr>
          <w:del w:id="23" w:author="Auteur"/>
          <w:rFonts w:ascii="Times New Roman" w:hAnsi="Times New Roman" w:cs="Times New Roman"/>
          <w:b/>
          <w:lang w:val="en-US"/>
        </w:rPr>
      </w:pPr>
    </w:p>
    <w:p w14:paraId="3AC77461" w14:textId="7A733011" w:rsidR="00B70057" w:rsidDel="001302B7" w:rsidRDefault="00B70057" w:rsidP="00EC5149">
      <w:pPr>
        <w:jc w:val="center"/>
        <w:rPr>
          <w:del w:id="24" w:author="Auteur"/>
          <w:rFonts w:ascii="Times New Roman" w:hAnsi="Times New Roman" w:cs="Times New Roman"/>
          <w:b/>
          <w:lang w:val="en-US"/>
        </w:rPr>
      </w:pPr>
    </w:p>
    <w:p w14:paraId="67B0BE48" w14:textId="3007EBE5" w:rsidR="00B70057" w:rsidDel="001302B7" w:rsidRDefault="00B70057" w:rsidP="00EC5149">
      <w:pPr>
        <w:jc w:val="center"/>
        <w:rPr>
          <w:del w:id="25" w:author="Auteur"/>
          <w:rFonts w:ascii="Times New Roman" w:hAnsi="Times New Roman" w:cs="Times New Roman"/>
          <w:b/>
          <w:lang w:val="en-US"/>
        </w:rPr>
      </w:pPr>
    </w:p>
    <w:p w14:paraId="3E07CD8F" w14:textId="3AF18370" w:rsidR="00B70057" w:rsidDel="001302B7" w:rsidRDefault="00B70057" w:rsidP="00EC5149">
      <w:pPr>
        <w:jc w:val="center"/>
        <w:rPr>
          <w:del w:id="26" w:author="Auteur"/>
          <w:rFonts w:ascii="Times New Roman" w:hAnsi="Times New Roman" w:cs="Times New Roman"/>
          <w:b/>
          <w:lang w:val="en-US"/>
        </w:rPr>
      </w:pPr>
    </w:p>
    <w:p w14:paraId="14772015" w14:textId="5E4C31F5" w:rsidR="00B70057" w:rsidDel="001302B7" w:rsidRDefault="00B70057" w:rsidP="00EC5149">
      <w:pPr>
        <w:jc w:val="center"/>
        <w:rPr>
          <w:del w:id="27" w:author="Auteur"/>
          <w:rFonts w:ascii="Times New Roman" w:hAnsi="Times New Roman" w:cs="Times New Roman"/>
          <w:b/>
          <w:lang w:val="en-US"/>
        </w:rPr>
      </w:pPr>
    </w:p>
    <w:p w14:paraId="0AB53E8C" w14:textId="2C256EC7" w:rsidR="00B70057" w:rsidDel="001302B7" w:rsidRDefault="00B70057" w:rsidP="00EC5149">
      <w:pPr>
        <w:jc w:val="center"/>
        <w:rPr>
          <w:del w:id="28" w:author="Auteur"/>
          <w:rFonts w:ascii="Times New Roman" w:hAnsi="Times New Roman" w:cs="Times New Roman"/>
          <w:b/>
          <w:lang w:val="en-US"/>
        </w:rPr>
      </w:pPr>
    </w:p>
    <w:p w14:paraId="4E6A2436" w14:textId="33179BEA" w:rsidR="00B70057" w:rsidDel="001302B7" w:rsidRDefault="00B70057" w:rsidP="00EC5149">
      <w:pPr>
        <w:jc w:val="center"/>
        <w:rPr>
          <w:del w:id="29" w:author="Auteur"/>
          <w:rFonts w:ascii="Times New Roman" w:hAnsi="Times New Roman" w:cs="Times New Roman"/>
          <w:b/>
          <w:lang w:val="en-US"/>
        </w:rPr>
      </w:pPr>
    </w:p>
    <w:p w14:paraId="26785A6B" w14:textId="77777777" w:rsidR="00B70057" w:rsidRPr="00B11B2B" w:rsidRDefault="00B70057" w:rsidP="00EC5149">
      <w:pPr>
        <w:jc w:val="center"/>
        <w:rPr>
          <w:rFonts w:ascii="Times New Roman" w:hAnsi="Times New Roman" w:cs="Times New Roman"/>
          <w:lang w:val="en-US"/>
        </w:rPr>
      </w:pPr>
    </w:p>
    <w:p w14:paraId="5682616C" w14:textId="3A7BAE56" w:rsidR="00B70057" w:rsidDel="007805E4" w:rsidRDefault="001302B7">
      <w:pPr>
        <w:jc w:val="center"/>
        <w:rPr>
          <w:del w:id="30" w:author="Auteur"/>
          <w:rFonts w:ascii="Times New Roman" w:hAnsi="Times New Roman" w:cs="Times New Roman"/>
          <w:lang w:val="en-US"/>
        </w:rPr>
      </w:pPr>
      <w:ins w:id="31" w:author="Auteur">
        <w:r w:rsidRPr="001302B7">
          <w:rPr>
            <w:rFonts w:ascii="Times New Roman" w:hAnsi="Times New Roman" w:cs="Times New Roman"/>
            <w:lang w:val="en-US"/>
          </w:rPr>
          <w:t>Xiao Ju, Jeremy Larroque, Julian Wittische, Patrick M. A. James</w:t>
        </w:r>
      </w:ins>
      <w:del w:id="32" w:author="Auteur">
        <w:r w:rsidR="00B70057" w:rsidRPr="00B11B2B" w:rsidDel="001302B7">
          <w:rPr>
            <w:rFonts w:ascii="Times New Roman" w:hAnsi="Times New Roman" w:cs="Times New Roman"/>
            <w:lang w:val="en-US"/>
          </w:rPr>
          <w:delText xml:space="preserve">Xiao </w:delText>
        </w:r>
        <w:r w:rsidR="00B405EB" w:rsidRPr="00B70057" w:rsidDel="001302B7">
          <w:rPr>
            <w:rFonts w:ascii="Times New Roman" w:hAnsi="Times New Roman" w:cs="Times New Roman"/>
            <w:lang w:val="en-US"/>
          </w:rPr>
          <w:delText xml:space="preserve">Ju </w:delText>
        </w:r>
        <w:r w:rsidR="00B405EB" w:rsidDel="001302B7">
          <w:rPr>
            <w:rFonts w:ascii="Times New Roman" w:hAnsi="Times New Roman" w:cs="Times New Roman"/>
            <w:lang w:val="en-US"/>
          </w:rPr>
          <w:delText>(</w:delText>
        </w:r>
        <w:r w:rsidR="00274CFF" w:rsidDel="001302B7">
          <w:rPr>
            <w:rFonts w:ascii="Times New Roman" w:hAnsi="Times New Roman" w:cs="Times New Roman"/>
            <w:lang w:val="en-US"/>
          </w:rPr>
          <w:delText>1037977)</w:delText>
        </w:r>
      </w:del>
    </w:p>
    <w:p w14:paraId="35DBE0BA" w14:textId="24E51871" w:rsidR="007805E4" w:rsidRDefault="007805E4">
      <w:pPr>
        <w:jc w:val="center"/>
        <w:rPr>
          <w:ins w:id="33" w:author="Auteur"/>
          <w:rFonts w:ascii="Times New Roman" w:hAnsi="Times New Roman" w:cs="Times New Roman"/>
          <w:lang w:val="en-US"/>
        </w:rPr>
      </w:pPr>
    </w:p>
    <w:p w14:paraId="03E7635F" w14:textId="0EEABEF3" w:rsidR="007805E4" w:rsidRDefault="007805E4">
      <w:pPr>
        <w:jc w:val="center"/>
        <w:rPr>
          <w:ins w:id="34" w:author="Auteur"/>
          <w:rFonts w:ascii="Times New Roman" w:hAnsi="Times New Roman" w:cs="Times New Roman"/>
          <w:lang w:val="en-US"/>
        </w:rPr>
      </w:pPr>
    </w:p>
    <w:p w14:paraId="5EAC21A7" w14:textId="30AF51C5" w:rsidR="007805E4" w:rsidRDefault="007805E4">
      <w:pPr>
        <w:jc w:val="center"/>
        <w:rPr>
          <w:ins w:id="35" w:author="Auteur"/>
          <w:rFonts w:ascii="Times New Roman" w:hAnsi="Times New Roman" w:cs="Times New Roman"/>
          <w:lang w:val="en-US"/>
        </w:rPr>
      </w:pPr>
    </w:p>
    <w:p w14:paraId="50E0C164" w14:textId="1CF927B3" w:rsidR="007805E4" w:rsidRDefault="007805E4">
      <w:pPr>
        <w:jc w:val="center"/>
        <w:rPr>
          <w:ins w:id="36" w:author="Auteur"/>
          <w:rFonts w:ascii="Times New Roman" w:hAnsi="Times New Roman" w:cs="Times New Roman"/>
          <w:lang w:val="en-US"/>
        </w:rPr>
      </w:pPr>
    </w:p>
    <w:p w14:paraId="1D74BE3E" w14:textId="1C3DC81A" w:rsidR="007805E4" w:rsidRDefault="007805E4">
      <w:pPr>
        <w:jc w:val="center"/>
        <w:rPr>
          <w:ins w:id="37" w:author="Auteur"/>
          <w:rFonts w:ascii="Times New Roman" w:hAnsi="Times New Roman" w:cs="Times New Roman"/>
          <w:lang w:val="en-US"/>
        </w:rPr>
      </w:pPr>
    </w:p>
    <w:p w14:paraId="093260EB" w14:textId="7CB3A13E" w:rsidR="007805E4" w:rsidRDefault="007805E4">
      <w:pPr>
        <w:jc w:val="center"/>
        <w:rPr>
          <w:ins w:id="38" w:author="Auteur"/>
          <w:rFonts w:ascii="Times New Roman" w:hAnsi="Times New Roman" w:cs="Times New Roman"/>
          <w:lang w:val="en-US"/>
        </w:rPr>
      </w:pPr>
    </w:p>
    <w:p w14:paraId="123DC2EF" w14:textId="24FAE282" w:rsidR="007805E4" w:rsidRDefault="007805E4">
      <w:pPr>
        <w:jc w:val="center"/>
        <w:rPr>
          <w:ins w:id="39" w:author="Auteur"/>
          <w:rFonts w:ascii="Times New Roman" w:hAnsi="Times New Roman" w:cs="Times New Roman"/>
          <w:lang w:val="en-US"/>
        </w:rPr>
      </w:pPr>
    </w:p>
    <w:p w14:paraId="47D05A9C" w14:textId="081FC6BE" w:rsidR="007805E4" w:rsidRDefault="007805E4">
      <w:pPr>
        <w:jc w:val="center"/>
        <w:rPr>
          <w:ins w:id="40" w:author="Auteur"/>
          <w:rFonts w:ascii="Times New Roman" w:hAnsi="Times New Roman" w:cs="Times New Roman"/>
          <w:lang w:val="en-US"/>
        </w:rPr>
      </w:pPr>
    </w:p>
    <w:p w14:paraId="461820CB" w14:textId="41078B97" w:rsidR="007805E4" w:rsidRDefault="007805E4">
      <w:pPr>
        <w:jc w:val="center"/>
        <w:rPr>
          <w:ins w:id="41" w:author="Auteur"/>
          <w:rFonts w:ascii="Times New Roman" w:hAnsi="Times New Roman" w:cs="Times New Roman"/>
          <w:lang w:val="en-US"/>
        </w:rPr>
      </w:pPr>
    </w:p>
    <w:p w14:paraId="59830156" w14:textId="703C9A61" w:rsidR="007805E4" w:rsidRDefault="007805E4">
      <w:pPr>
        <w:jc w:val="center"/>
        <w:rPr>
          <w:ins w:id="42" w:author="Auteur"/>
          <w:rFonts w:ascii="Times New Roman" w:hAnsi="Times New Roman" w:cs="Times New Roman"/>
          <w:lang w:val="en-US"/>
        </w:rPr>
      </w:pPr>
    </w:p>
    <w:p w14:paraId="5FFB7D2A" w14:textId="2D0CAFA6" w:rsidR="007805E4" w:rsidRDefault="007805E4">
      <w:pPr>
        <w:jc w:val="center"/>
        <w:rPr>
          <w:ins w:id="43" w:author="Auteur"/>
          <w:rFonts w:ascii="Times New Roman" w:hAnsi="Times New Roman" w:cs="Times New Roman"/>
          <w:lang w:val="en-US"/>
        </w:rPr>
      </w:pPr>
    </w:p>
    <w:p w14:paraId="5ABB3637" w14:textId="2836F199" w:rsidR="007805E4" w:rsidRDefault="007805E4">
      <w:pPr>
        <w:jc w:val="center"/>
        <w:rPr>
          <w:ins w:id="44" w:author="Auteur"/>
          <w:rFonts w:ascii="Times New Roman" w:hAnsi="Times New Roman" w:cs="Times New Roman"/>
          <w:lang w:val="en-US"/>
        </w:rPr>
      </w:pPr>
    </w:p>
    <w:p w14:paraId="5EDF39F8" w14:textId="18B91046" w:rsidR="007805E4" w:rsidRDefault="007805E4">
      <w:pPr>
        <w:jc w:val="center"/>
        <w:rPr>
          <w:ins w:id="45" w:author="Auteur"/>
          <w:rFonts w:ascii="Times New Roman" w:hAnsi="Times New Roman" w:cs="Times New Roman"/>
          <w:lang w:val="en-US"/>
        </w:rPr>
      </w:pPr>
    </w:p>
    <w:p w14:paraId="0EB1FC6A" w14:textId="3B9C95A3" w:rsidR="007805E4" w:rsidRDefault="007805E4">
      <w:pPr>
        <w:jc w:val="center"/>
        <w:rPr>
          <w:ins w:id="46" w:author="Auteur"/>
          <w:rFonts w:ascii="Times New Roman" w:hAnsi="Times New Roman" w:cs="Times New Roman"/>
          <w:lang w:val="en-US"/>
        </w:rPr>
      </w:pPr>
    </w:p>
    <w:p w14:paraId="01255C85" w14:textId="4B3545E5" w:rsidR="007805E4" w:rsidRDefault="007805E4">
      <w:pPr>
        <w:jc w:val="center"/>
        <w:rPr>
          <w:ins w:id="47" w:author="Auteur"/>
          <w:rFonts w:ascii="Times New Roman" w:hAnsi="Times New Roman" w:cs="Times New Roman"/>
          <w:lang w:val="en-US"/>
        </w:rPr>
      </w:pPr>
    </w:p>
    <w:p w14:paraId="55C74DA3" w14:textId="67893336" w:rsidR="007805E4" w:rsidRDefault="007805E4">
      <w:pPr>
        <w:jc w:val="center"/>
        <w:rPr>
          <w:ins w:id="48" w:author="Auteur"/>
          <w:rFonts w:ascii="Times New Roman" w:hAnsi="Times New Roman" w:cs="Times New Roman"/>
          <w:lang w:val="en-US"/>
        </w:rPr>
      </w:pPr>
    </w:p>
    <w:p w14:paraId="157E9F32" w14:textId="57063549" w:rsidR="007805E4" w:rsidRDefault="007805E4">
      <w:pPr>
        <w:jc w:val="center"/>
        <w:rPr>
          <w:ins w:id="49" w:author="Auteur"/>
          <w:rFonts w:ascii="Times New Roman" w:hAnsi="Times New Roman" w:cs="Times New Roman"/>
          <w:lang w:val="en-US"/>
        </w:rPr>
      </w:pPr>
    </w:p>
    <w:p w14:paraId="24371D58" w14:textId="0BFA5982" w:rsidR="007805E4" w:rsidRDefault="007805E4">
      <w:pPr>
        <w:jc w:val="center"/>
        <w:rPr>
          <w:ins w:id="50" w:author="Auteur"/>
          <w:rFonts w:ascii="Times New Roman" w:hAnsi="Times New Roman" w:cs="Times New Roman"/>
          <w:lang w:val="en-US"/>
        </w:rPr>
      </w:pPr>
    </w:p>
    <w:p w14:paraId="1E4874DE" w14:textId="1FDB8F32" w:rsidR="007805E4" w:rsidDel="00AD73A5" w:rsidRDefault="007805E4">
      <w:pPr>
        <w:jc w:val="center"/>
        <w:rPr>
          <w:del w:id="51" w:author="Auteur"/>
          <w:rFonts w:ascii="Times New Roman" w:hAnsi="Times New Roman" w:cs="Times New Roman"/>
          <w:lang w:val="en-US"/>
        </w:rPr>
      </w:pPr>
    </w:p>
    <w:p w14:paraId="451141A3" w14:textId="77777777" w:rsidR="00AD73A5" w:rsidRDefault="00AD73A5">
      <w:pPr>
        <w:jc w:val="center"/>
        <w:rPr>
          <w:ins w:id="52" w:author="Auteur"/>
          <w:rFonts w:ascii="Times New Roman" w:hAnsi="Times New Roman" w:cs="Times New Roman"/>
          <w:lang w:val="en-US"/>
        </w:rPr>
      </w:pPr>
    </w:p>
    <w:p w14:paraId="5667C865" w14:textId="3F3C8928" w:rsidR="007805E4" w:rsidDel="00AD73A5" w:rsidRDefault="007805E4">
      <w:pPr>
        <w:jc w:val="center"/>
        <w:rPr>
          <w:ins w:id="53" w:author="Auteur"/>
          <w:del w:id="54" w:author="Auteur"/>
          <w:rFonts w:ascii="Times New Roman" w:hAnsi="Times New Roman" w:cs="Times New Roman"/>
          <w:lang w:val="en-US"/>
        </w:rPr>
      </w:pPr>
    </w:p>
    <w:p w14:paraId="10668E2A" w14:textId="453DE7DA" w:rsidR="007805E4" w:rsidRDefault="007805E4">
      <w:pPr>
        <w:jc w:val="center"/>
        <w:rPr>
          <w:ins w:id="55" w:author="Auteur"/>
          <w:rFonts w:ascii="Times New Roman" w:hAnsi="Times New Roman" w:cs="Times New Roman"/>
          <w:lang w:val="en-US"/>
        </w:rPr>
      </w:pPr>
    </w:p>
    <w:p w14:paraId="72F4701B" w14:textId="3D260855" w:rsidR="007805E4" w:rsidRDefault="007805E4">
      <w:pPr>
        <w:jc w:val="center"/>
        <w:rPr>
          <w:ins w:id="56" w:author="Auteur"/>
          <w:rFonts w:ascii="Times New Roman" w:hAnsi="Times New Roman" w:cs="Times New Roman"/>
          <w:lang w:val="en-US"/>
        </w:rPr>
      </w:pPr>
    </w:p>
    <w:p w14:paraId="771A7D71" w14:textId="20A8D400" w:rsidR="007805E4" w:rsidRPr="00611847" w:rsidRDefault="007805E4">
      <w:pPr>
        <w:jc w:val="center"/>
        <w:rPr>
          <w:ins w:id="57" w:author="Auteur"/>
          <w:rFonts w:ascii="Times New Roman" w:hAnsi="Times New Roman" w:cs="Times New Roman"/>
          <w:lang w:val="fr-FR"/>
          <w:rPrChange w:id="58" w:author="Auteur">
            <w:rPr>
              <w:ins w:id="59" w:author="Auteur"/>
              <w:rFonts w:ascii="Times New Roman" w:hAnsi="Times New Roman" w:cs="Times New Roman"/>
              <w:lang w:val="en-US"/>
            </w:rPr>
          </w:rPrChange>
        </w:rPr>
      </w:pPr>
      <w:moveFromRangeStart w:id="60" w:author="Auteur" w:name="move523386850"/>
      <w:moveFrom w:id="61" w:author="Auteur">
        <w:ins w:id="62" w:author="Auteur">
          <w:r w:rsidRPr="00611847" w:rsidDel="00AD73A5">
            <w:rPr>
              <w:rFonts w:ascii="Times New Roman" w:hAnsi="Times New Roman" w:cs="Times New Roman"/>
              <w:lang w:val="fr-FR"/>
              <w:rPrChange w:id="63" w:author="Auteur">
                <w:rPr>
                  <w:rFonts w:ascii="Times New Roman" w:hAnsi="Times New Roman" w:cs="Times New Roman"/>
                  <w:lang w:val="en-US"/>
                </w:rPr>
              </w:rPrChange>
            </w:rPr>
            <w:t xml:space="preserve">2018 summer </w:t>
          </w:r>
        </w:ins>
      </w:moveFrom>
      <w:moveFromRangeEnd w:id="60"/>
      <w:ins w:id="64" w:author="Auteur">
        <w:r w:rsidRPr="00611847">
          <w:rPr>
            <w:rFonts w:ascii="Times New Roman" w:hAnsi="Times New Roman" w:cs="Times New Roman"/>
            <w:lang w:val="fr-FR"/>
            <w:rPrChange w:id="65" w:author="Auteur">
              <w:rPr>
                <w:rFonts w:ascii="Times New Roman" w:hAnsi="Times New Roman" w:cs="Times New Roman"/>
                <w:lang w:val="en-US"/>
              </w:rPr>
            </w:rPrChange>
          </w:rPr>
          <w:t>JamesLab</w:t>
        </w:r>
      </w:ins>
    </w:p>
    <w:p w14:paraId="2B79037F" w14:textId="40FCFABC" w:rsidR="00AD73A5" w:rsidRDefault="00AD73A5">
      <w:pPr>
        <w:jc w:val="center"/>
        <w:rPr>
          <w:ins w:id="66" w:author="Auteur"/>
          <w:rFonts w:ascii="Times New Roman" w:hAnsi="Times New Roman" w:cs="Times New Roman"/>
          <w:lang w:val="fr-CA"/>
        </w:rPr>
      </w:pPr>
      <w:ins w:id="67" w:author="Auteur">
        <w:r>
          <w:rPr>
            <w:rFonts w:ascii="Times New Roman" w:hAnsi="Times New Roman" w:cs="Times New Roman"/>
            <w:lang w:val="fr-CA"/>
          </w:rPr>
          <w:t xml:space="preserve">Département Science Biologique </w:t>
        </w:r>
      </w:ins>
    </w:p>
    <w:p w14:paraId="442BCC26" w14:textId="28C5780B" w:rsidR="00AD73A5" w:rsidRDefault="00AD73A5">
      <w:pPr>
        <w:jc w:val="center"/>
        <w:rPr>
          <w:ins w:id="68" w:author="Auteur"/>
          <w:rFonts w:ascii="Times New Roman" w:hAnsi="Times New Roman" w:cs="Times New Roman"/>
          <w:lang w:val="fr-CA"/>
        </w:rPr>
      </w:pPr>
      <w:ins w:id="69" w:author="Auteur">
        <w:r>
          <w:rPr>
            <w:rFonts w:ascii="Times New Roman" w:hAnsi="Times New Roman" w:cs="Times New Roman"/>
            <w:lang w:val="fr-CA"/>
          </w:rPr>
          <w:t>Université de Montréal</w:t>
        </w:r>
      </w:ins>
    </w:p>
    <w:p w14:paraId="14B95ED6" w14:textId="77777777" w:rsidR="00AD73A5" w:rsidDel="00AD73A5" w:rsidRDefault="00AD73A5" w:rsidP="00CA2FC1">
      <w:pPr>
        <w:jc w:val="center"/>
        <w:rPr>
          <w:del w:id="70" w:author="Auteur"/>
          <w:moveTo w:id="71" w:author="Auteur"/>
          <w:rFonts w:ascii="Times New Roman" w:hAnsi="Times New Roman" w:cs="Times New Roman"/>
          <w:lang w:val="en-US"/>
        </w:rPr>
      </w:pPr>
      <w:moveToRangeStart w:id="72" w:author="Auteur" w:name="move523386850"/>
      <w:moveTo w:id="73" w:author="Auteur">
        <w:r>
          <w:rPr>
            <w:rFonts w:ascii="Times New Roman" w:hAnsi="Times New Roman" w:cs="Times New Roman"/>
            <w:lang w:val="en-US"/>
          </w:rPr>
          <w:t xml:space="preserve">2018 summer </w:t>
        </w:r>
      </w:moveTo>
    </w:p>
    <w:moveToRangeEnd w:id="72"/>
    <w:p w14:paraId="2BF96060" w14:textId="77777777" w:rsidR="00AD73A5" w:rsidRPr="00611847" w:rsidRDefault="00AD73A5" w:rsidP="00460AF7">
      <w:pPr>
        <w:jc w:val="center"/>
        <w:rPr>
          <w:ins w:id="74" w:author="Auteur"/>
          <w:rFonts w:ascii="Times New Roman" w:hAnsi="Times New Roman" w:cs="Times New Roman"/>
          <w:lang w:val="fr-CA"/>
          <w:rPrChange w:id="75" w:author="Auteur">
            <w:rPr>
              <w:ins w:id="76" w:author="Auteur"/>
              <w:rFonts w:ascii="Times New Roman" w:hAnsi="Times New Roman" w:cs="Times New Roman"/>
              <w:lang w:val="en-US"/>
            </w:rPr>
          </w:rPrChange>
        </w:rPr>
      </w:pPr>
    </w:p>
    <w:p w14:paraId="654CDB47" w14:textId="15EA7772" w:rsidR="00B70057" w:rsidRPr="00611847" w:rsidDel="001302B7" w:rsidRDefault="00B70057">
      <w:pPr>
        <w:rPr>
          <w:del w:id="77" w:author="Auteur"/>
          <w:rFonts w:ascii="Times New Roman" w:hAnsi="Times New Roman" w:cs="Times New Roman"/>
          <w:lang w:val="fr-CA"/>
          <w:rPrChange w:id="78" w:author="Auteur">
            <w:rPr>
              <w:del w:id="79" w:author="Auteur"/>
              <w:rFonts w:ascii="Times New Roman" w:hAnsi="Times New Roman" w:cs="Times New Roman"/>
              <w:lang w:val="en-US"/>
            </w:rPr>
          </w:rPrChange>
        </w:rPr>
        <w:pPrChange w:id="80" w:author="Author">
          <w:pPr>
            <w:jc w:val="center"/>
          </w:pPr>
        </w:pPrChange>
      </w:pPr>
      <w:del w:id="81" w:author="Auteur">
        <w:r w:rsidRPr="00611847" w:rsidDel="001302B7">
          <w:rPr>
            <w:rFonts w:ascii="Times New Roman" w:hAnsi="Times New Roman" w:cs="Times New Roman"/>
            <w:lang w:val="fr-CA"/>
            <w:rPrChange w:id="82" w:author="Auteur">
              <w:rPr>
                <w:rFonts w:ascii="Times New Roman" w:hAnsi="Times New Roman" w:cs="Times New Roman"/>
                <w:lang w:val="en-US"/>
              </w:rPr>
            </w:rPrChange>
          </w:rPr>
          <w:lastRenderedPageBreak/>
          <w:delText>201</w:delText>
        </w:r>
        <w:r w:rsidR="00274CFF" w:rsidRPr="00611847" w:rsidDel="001302B7">
          <w:rPr>
            <w:rFonts w:ascii="Times New Roman" w:hAnsi="Times New Roman" w:cs="Times New Roman"/>
            <w:lang w:val="fr-CA"/>
            <w:rPrChange w:id="83" w:author="Auteur">
              <w:rPr>
                <w:rFonts w:ascii="Times New Roman" w:hAnsi="Times New Roman" w:cs="Times New Roman"/>
                <w:lang w:val="en-US"/>
              </w:rPr>
            </w:rPrChange>
          </w:rPr>
          <w:delText>8-04-15</w:delText>
        </w:r>
      </w:del>
    </w:p>
    <w:p w14:paraId="5DB1D589" w14:textId="5FC61470" w:rsidR="006402F6" w:rsidRPr="00611847" w:rsidDel="00AD73A5" w:rsidRDefault="00274CFF">
      <w:pPr>
        <w:rPr>
          <w:del w:id="84" w:author="Auteur"/>
          <w:rFonts w:ascii="Times New Roman" w:hAnsi="Times New Roman" w:cs="Times New Roman"/>
          <w:b/>
          <w:lang w:val="fr-CA"/>
          <w:rPrChange w:id="85" w:author="Auteur">
            <w:rPr>
              <w:del w:id="86" w:author="Auteur"/>
              <w:rFonts w:ascii="Times New Roman" w:hAnsi="Times New Roman" w:cs="Times New Roman"/>
              <w:b/>
              <w:lang w:val="en-US"/>
            </w:rPr>
          </w:rPrChange>
        </w:rPr>
        <w:pPrChange w:id="87" w:author="Author">
          <w:pPr>
            <w:jc w:val="center"/>
          </w:pPr>
        </w:pPrChange>
      </w:pPr>
      <w:del w:id="88" w:author="Auteur">
        <w:r w:rsidRPr="00611847" w:rsidDel="001302B7">
          <w:rPr>
            <w:rFonts w:ascii="Times New Roman" w:hAnsi="Times New Roman" w:cs="Times New Roman"/>
            <w:lang w:val="fr-CA"/>
            <w:rPrChange w:id="89" w:author="Auteur">
              <w:rPr>
                <w:rFonts w:ascii="Times New Roman" w:hAnsi="Times New Roman" w:cs="Times New Roman"/>
                <w:lang w:val="en-US"/>
              </w:rPr>
            </w:rPrChange>
          </w:rPr>
          <w:delText>Supervisors:  Patrick James &amp; Jeremy Larroque</w:delText>
        </w:r>
        <w:r w:rsidR="006402F6" w:rsidRPr="00611847" w:rsidDel="00AD73A5">
          <w:rPr>
            <w:rFonts w:ascii="Times New Roman" w:hAnsi="Times New Roman" w:cs="Times New Roman"/>
            <w:b/>
            <w:lang w:val="fr-CA"/>
            <w:rPrChange w:id="90" w:author="Auteur">
              <w:rPr>
                <w:rFonts w:ascii="Times New Roman" w:hAnsi="Times New Roman" w:cs="Times New Roman"/>
                <w:b/>
                <w:lang w:val="en-US"/>
              </w:rPr>
            </w:rPrChange>
          </w:rPr>
          <w:br w:type="page"/>
        </w:r>
      </w:del>
    </w:p>
    <w:p w14:paraId="57035399" w14:textId="6032C7DD" w:rsidR="00820466" w:rsidRPr="00611847" w:rsidDel="00414453" w:rsidRDefault="00820466" w:rsidP="00CA2FC1">
      <w:pPr>
        <w:rPr>
          <w:del w:id="91" w:author="Auteur"/>
          <w:rFonts w:ascii="Times New Roman" w:hAnsi="Times New Roman" w:cs="Times New Roman"/>
          <w:b/>
          <w:u w:val="single"/>
          <w:rPrChange w:id="92" w:author="Auteur">
            <w:rPr>
              <w:del w:id="93" w:author="Auteur"/>
              <w:rFonts w:ascii="Times New Roman" w:hAnsi="Times New Roman" w:cs="Times New Roman"/>
              <w:b/>
              <w:u w:val="single"/>
              <w:lang w:val="fr-CA"/>
            </w:rPr>
          </w:rPrChange>
        </w:rPr>
      </w:pPr>
      <w:r w:rsidRPr="00611847">
        <w:rPr>
          <w:rFonts w:ascii="Times New Roman" w:hAnsi="Times New Roman" w:cs="Times New Roman"/>
          <w:b/>
          <w:u w:val="single"/>
          <w:rPrChange w:id="94" w:author="Auteur">
            <w:rPr>
              <w:rFonts w:ascii="Times New Roman" w:hAnsi="Times New Roman" w:cs="Times New Roman"/>
              <w:b/>
              <w:u w:val="single"/>
              <w:lang w:val="en-US"/>
            </w:rPr>
          </w:rPrChange>
        </w:rPr>
        <w:t>Introduction:</w:t>
      </w:r>
    </w:p>
    <w:p w14:paraId="172A43F4" w14:textId="3DF0F97A" w:rsidR="00414453" w:rsidRPr="00611847" w:rsidRDefault="00414453" w:rsidP="00CA2FC1">
      <w:pPr>
        <w:spacing w:before="120" w:after="0" w:line="480" w:lineRule="auto"/>
        <w:rPr>
          <w:ins w:id="95" w:author="Auteur"/>
          <w:rFonts w:ascii="Times New Roman" w:hAnsi="Times New Roman" w:cs="Times New Roman"/>
          <w:b/>
          <w:u w:val="single"/>
          <w:rPrChange w:id="96" w:author="Auteur">
            <w:rPr>
              <w:ins w:id="97" w:author="Auteur"/>
              <w:rFonts w:ascii="Times New Roman" w:hAnsi="Times New Roman" w:cs="Times New Roman"/>
              <w:b/>
              <w:u w:val="single"/>
              <w:lang w:val="fr-CA"/>
            </w:rPr>
          </w:rPrChange>
        </w:rPr>
      </w:pPr>
    </w:p>
    <w:p w14:paraId="636CBA58" w14:textId="04249CDF" w:rsidR="003C417E" w:rsidRPr="00611847" w:rsidRDefault="00414453" w:rsidP="00611847">
      <w:pPr>
        <w:spacing w:before="120" w:after="0" w:line="480" w:lineRule="auto"/>
        <w:jc w:val="both"/>
        <w:rPr>
          <w:ins w:id="98" w:author="Auteur"/>
          <w:rFonts w:ascii="Times New Roman" w:hAnsi="Times New Roman" w:cs="Times New Roman"/>
          <w:sz w:val="24"/>
          <w:szCs w:val="24"/>
          <w:rPrChange w:id="99" w:author="Auteur">
            <w:rPr>
              <w:ins w:id="100" w:author="Auteur"/>
              <w:rFonts w:ascii="Times New Roman" w:hAnsi="Times New Roman" w:cs="Times New Roman"/>
              <w:lang w:val="en-US"/>
            </w:rPr>
          </w:rPrChange>
        </w:rPr>
        <w:pPrChange w:id="101" w:author="Auteur">
          <w:pPr>
            <w:spacing w:line="480" w:lineRule="auto"/>
          </w:pPr>
        </w:pPrChange>
      </w:pPr>
      <w:ins w:id="102" w:author="Auteur">
        <w:r w:rsidRPr="00611847">
          <w:rPr>
            <w:rFonts w:ascii="Times New Roman" w:hAnsi="Times New Roman" w:cs="Times New Roman"/>
            <w:sz w:val="24"/>
            <w:szCs w:val="24"/>
            <w:lang w:val="en-US"/>
            <w:rPrChange w:id="103" w:author="Auteur">
              <w:rPr>
                <w:rFonts w:ascii="Times New Roman" w:hAnsi="Times New Roman" w:cs="Times New Roman"/>
                <w:lang w:val="en-US"/>
              </w:rPr>
            </w:rPrChange>
          </w:rPr>
          <w:t>In this study, we are interested in a pest has cyclic population, the mountain pine beetle (</w:t>
        </w:r>
        <w:r w:rsidRPr="00611847">
          <w:rPr>
            <w:rFonts w:ascii="Times New Roman" w:hAnsi="Times New Roman" w:cs="Times New Roman"/>
            <w:i/>
            <w:sz w:val="24"/>
            <w:szCs w:val="24"/>
            <w:lang w:val="en-US"/>
            <w:rPrChange w:id="104" w:author="Auteur">
              <w:rPr>
                <w:rFonts w:ascii="Times New Roman" w:hAnsi="Times New Roman" w:cs="Times New Roman"/>
                <w:i/>
                <w:lang w:val="en-US"/>
              </w:rPr>
            </w:rPrChange>
          </w:rPr>
          <w:t>Dendroctonus ponderosae.</w:t>
        </w:r>
        <w:del w:id="105" w:author="Auteur">
          <w:r w:rsidRPr="00611847" w:rsidDel="00AA53B8">
            <w:rPr>
              <w:rFonts w:ascii="Times New Roman" w:hAnsi="Times New Roman" w:cs="Times New Roman"/>
              <w:i/>
              <w:sz w:val="24"/>
              <w:szCs w:val="24"/>
              <w:lang w:val="en-US"/>
              <w:rPrChange w:id="106" w:author="Auteur">
                <w:rPr>
                  <w:rFonts w:ascii="Times New Roman" w:hAnsi="Times New Roman" w:cs="Times New Roman"/>
                  <w:i/>
                  <w:lang w:val="en-US"/>
                </w:rPr>
              </w:rPrChange>
            </w:rPr>
            <w:delText xml:space="preserve"> </w:delText>
          </w:r>
        </w:del>
        <w:r w:rsidRPr="00611847">
          <w:rPr>
            <w:rFonts w:ascii="Times New Roman" w:hAnsi="Times New Roman" w:cs="Times New Roman"/>
            <w:i/>
            <w:sz w:val="24"/>
            <w:szCs w:val="24"/>
            <w:lang w:val="en-US"/>
            <w:rPrChange w:id="107" w:author="Auteur">
              <w:rPr>
                <w:rFonts w:ascii="Times New Roman" w:hAnsi="Times New Roman" w:cs="Times New Roman"/>
                <w:i/>
                <w:lang w:val="en-US"/>
              </w:rPr>
            </w:rPrChange>
          </w:rPr>
          <w:t xml:space="preserve"> </w:t>
        </w:r>
        <w:r w:rsidRPr="00611847">
          <w:rPr>
            <w:rFonts w:ascii="Times New Roman" w:hAnsi="Times New Roman" w:cs="Times New Roman"/>
            <w:sz w:val="24"/>
            <w:szCs w:val="24"/>
            <w:lang w:val="en-US"/>
            <w:rPrChange w:id="108" w:author="Auteur">
              <w:rPr>
                <w:rFonts w:ascii="Times New Roman" w:hAnsi="Times New Roman" w:cs="Times New Roman"/>
                <w:lang w:val="en-US"/>
              </w:rPr>
            </w:rPrChange>
          </w:rPr>
          <w:t>MPB in the following text</w:t>
        </w:r>
        <w:r w:rsidRPr="00611847" w:rsidDel="00D80754">
          <w:rPr>
            <w:rFonts w:ascii="Times New Roman" w:hAnsi="Times New Roman" w:cs="Times New Roman"/>
            <w:sz w:val="24"/>
            <w:szCs w:val="24"/>
            <w:lang w:val="en-US"/>
            <w:rPrChange w:id="109" w:author="Auteur">
              <w:rPr>
                <w:rFonts w:ascii="Times New Roman" w:hAnsi="Times New Roman" w:cs="Times New Roman"/>
                <w:lang w:val="en-US"/>
              </w:rPr>
            </w:rPrChange>
          </w:rPr>
          <w:t>)</w:t>
        </w:r>
        <w:r w:rsidRPr="00611847">
          <w:rPr>
            <w:rFonts w:ascii="Times New Roman" w:hAnsi="Times New Roman" w:cs="Times New Roman"/>
            <w:sz w:val="24"/>
            <w:szCs w:val="24"/>
            <w:lang w:val="en-US"/>
            <w:rPrChange w:id="110" w:author="Auteur">
              <w:rPr>
                <w:rFonts w:ascii="Times New Roman" w:hAnsi="Times New Roman" w:cs="Times New Roman"/>
                <w:lang w:val="en-US"/>
              </w:rPr>
            </w:rPrChange>
          </w:rPr>
          <w:t>. MPB is a native insect that attacks pines in western North American forests</w:t>
        </w:r>
        <w:r w:rsidRPr="00611847">
          <w:rPr>
            <w:rFonts w:ascii="Times New Roman" w:hAnsi="Times New Roman" w:cs="Times New Roman"/>
            <w:sz w:val="24"/>
            <w:szCs w:val="24"/>
            <w:rPrChange w:id="111" w:author="Auteur">
              <w:rPr/>
            </w:rPrChange>
          </w:rPr>
          <w:t xml:space="preserve"> </w:t>
        </w:r>
        <w:r w:rsidRPr="00611847">
          <w:rPr>
            <w:rFonts w:ascii="Times New Roman" w:hAnsi="Times New Roman" w:cs="Times New Roman"/>
            <w:sz w:val="24"/>
            <w:szCs w:val="24"/>
            <w:lang w:val="en-US"/>
            <w:rPrChange w:id="112" w:author="Auteur">
              <w:rPr>
                <w:rFonts w:ascii="Times New Roman" w:hAnsi="Times New Roman" w:cs="Times New Roman"/>
                <w:lang w:val="en-US"/>
              </w:rPr>
            </w:rPrChange>
          </w:rPr>
          <w:t>(Harvey, Donato, and Turner 2014). The current MPB outbreak started in British Columbia in the early 1990s. The insect has since killed about 50% of the total volume of commercial lodgepole pine</w:t>
        </w:r>
        <w:r w:rsidR="00BA18BC" w:rsidRPr="00460AF7">
          <w:rPr>
            <w:rFonts w:ascii="Times New Roman" w:hAnsi="Times New Roman" w:cs="Times New Roman"/>
            <w:sz w:val="24"/>
            <w:szCs w:val="24"/>
            <w:lang w:val="en-US"/>
          </w:rPr>
          <w:t xml:space="preserve"> </w:t>
        </w:r>
        <w:r w:rsidR="00BA18BC" w:rsidRPr="00611847">
          <w:rPr>
            <w:rFonts w:ascii="Times New Roman" w:hAnsi="Times New Roman" w:cs="Times New Roman"/>
            <w:sz w:val="24"/>
            <w:szCs w:val="24"/>
            <w:lang w:val="en-US"/>
            <w:rPrChange w:id="113" w:author="Auteur">
              <w:rPr>
                <w:rFonts w:ascii="Times New Roman" w:hAnsi="Times New Roman" w:cs="Times New Roman"/>
                <w:lang w:val="en-US"/>
              </w:rPr>
            </w:rPrChange>
          </w:rPr>
          <w:t>(</w:t>
        </w:r>
        <w:r w:rsidR="00BA18BC" w:rsidRPr="00611847">
          <w:rPr>
            <w:rStyle w:val="Accentuation"/>
            <w:rFonts w:ascii="Times New Roman" w:hAnsi="Times New Roman" w:cs="Times New Roman"/>
            <w:color w:val="333333"/>
            <w:spacing w:val="2"/>
            <w:sz w:val="24"/>
            <w:szCs w:val="24"/>
            <w:shd w:val="clear" w:color="auto" w:fill="FCFCFC"/>
            <w:rPrChange w:id="114" w:author="Auteur">
              <w:rPr>
                <w:rStyle w:val="Accentuation"/>
                <w:rFonts w:ascii="Georgia" w:hAnsi="Georgia"/>
                <w:color w:val="333333"/>
                <w:spacing w:val="2"/>
                <w:sz w:val="27"/>
                <w:szCs w:val="27"/>
                <w:shd w:val="clear" w:color="auto" w:fill="FCFCFC"/>
              </w:rPr>
            </w:rPrChange>
          </w:rPr>
          <w:t>Pinus contorta)</w:t>
        </w:r>
        <w:r w:rsidRPr="00611847">
          <w:rPr>
            <w:rFonts w:ascii="Times New Roman" w:hAnsi="Times New Roman" w:cs="Times New Roman"/>
            <w:sz w:val="24"/>
            <w:szCs w:val="24"/>
            <w:lang w:val="en-US"/>
            <w:rPrChange w:id="115" w:author="Auteur">
              <w:rPr>
                <w:rFonts w:ascii="Times New Roman" w:hAnsi="Times New Roman" w:cs="Times New Roman"/>
                <w:lang w:val="en-US"/>
              </w:rPr>
            </w:rPrChange>
          </w:rPr>
          <w:t xml:space="preserve"> in the province which cause a huge damage in the forestry (</w:t>
        </w:r>
        <w:r w:rsidR="00BA18BC" w:rsidRPr="00611847">
          <w:rPr>
            <w:rFonts w:ascii="Times New Roman" w:hAnsi="Times New Roman" w:cs="Times New Roman"/>
            <w:rPrChange w:id="116" w:author="Auteur">
              <w:rPr/>
            </w:rPrChange>
          </w:rPr>
          <w:t>Duncan et al. 2015</w:t>
        </w:r>
        <w:del w:id="117" w:author="Auteur">
          <w:r w:rsidRPr="00611847" w:rsidDel="00BA18BC">
            <w:rPr>
              <w:rFonts w:ascii="Times New Roman" w:hAnsi="Times New Roman" w:cs="Times New Roman"/>
              <w:sz w:val="24"/>
              <w:szCs w:val="24"/>
              <w:lang w:val="en-US"/>
              <w:rPrChange w:id="118" w:author="Auteur">
                <w:rPr>
                  <w:rFonts w:ascii="Times New Roman" w:hAnsi="Times New Roman" w:cs="Times New Roman"/>
                  <w:lang w:val="en-US"/>
                </w:rPr>
              </w:rPrChange>
            </w:rPr>
            <w:delText>REF</w:delText>
          </w:r>
        </w:del>
        <w:r w:rsidRPr="00611847">
          <w:rPr>
            <w:rFonts w:ascii="Times New Roman" w:hAnsi="Times New Roman" w:cs="Times New Roman"/>
            <w:sz w:val="24"/>
            <w:szCs w:val="24"/>
            <w:lang w:val="en-US"/>
            <w:rPrChange w:id="119" w:author="Auteur">
              <w:rPr>
                <w:rFonts w:ascii="Times New Roman" w:hAnsi="Times New Roman" w:cs="Times New Roman"/>
                <w:lang w:val="en-US"/>
              </w:rPr>
            </w:rPrChange>
          </w:rPr>
          <w:t xml:space="preserve">). Although there are a lot of researches about MPB, but no one has ever studied the impact of the cyclic frequency of this insect. </w:t>
        </w:r>
      </w:ins>
    </w:p>
    <w:p w14:paraId="1F25F892" w14:textId="77F1046A" w:rsidR="00C50B4C" w:rsidRPr="00611847" w:rsidRDefault="00414453" w:rsidP="00D3520B">
      <w:pPr>
        <w:spacing w:before="120" w:after="0" w:line="480" w:lineRule="auto"/>
        <w:jc w:val="both"/>
        <w:rPr>
          <w:ins w:id="120" w:author="Auteur"/>
          <w:rFonts w:ascii="Times New Roman" w:hAnsi="Times New Roman" w:cs="Times New Roman"/>
          <w:rPrChange w:id="121" w:author="Auteur">
            <w:rPr>
              <w:ins w:id="122" w:author="Auteur"/>
            </w:rPr>
          </w:rPrChange>
        </w:rPr>
      </w:pPr>
      <w:ins w:id="123" w:author="Auteur">
        <w:r w:rsidRPr="00054AD6">
          <w:rPr>
            <w:rFonts w:ascii="Times New Roman" w:hAnsi="Times New Roman" w:cs="Times New Roman"/>
            <w:lang w:val="en-US"/>
          </w:rPr>
          <w:t xml:space="preserve">A cyclic population rises and falls over a predictable period over time </w:t>
        </w:r>
        <w:r w:rsidRPr="00054AD6">
          <w:rPr>
            <w:rFonts w:ascii="Times New Roman" w:hAnsi="Times New Roman" w:cs="Times New Roman"/>
          </w:rPr>
          <w:t>(</w:t>
        </w:r>
        <w:del w:id="124" w:author="Auteur">
          <w:r w:rsidRPr="00054AD6" w:rsidDel="00BA18BC">
            <w:rPr>
              <w:rFonts w:ascii="Times New Roman" w:hAnsi="Times New Roman" w:cs="Times New Roman"/>
            </w:rPr>
            <w:delText xml:space="preserve">3. </w:delText>
          </w:r>
        </w:del>
        <w:r w:rsidRPr="00054AD6">
          <w:rPr>
            <w:rFonts w:ascii="Times New Roman" w:hAnsi="Times New Roman" w:cs="Times New Roman"/>
          </w:rPr>
          <w:t xml:space="preserve">Myers 2018). </w:t>
        </w:r>
        <w:del w:id="125" w:author="Auteur">
          <w:r w:rsidR="00BC540E" w:rsidRPr="00054AD6" w:rsidDel="00730752">
            <w:rPr>
              <w:rFonts w:ascii="Times New Roman" w:hAnsi="Times New Roman" w:cs="Times New Roman"/>
              <w:lang w:val="en-US"/>
            </w:rPr>
            <w:delText>When population rise</w:delText>
          </w:r>
          <w:r w:rsidR="00D2416A" w:rsidRPr="00054AD6" w:rsidDel="00730752">
            <w:rPr>
              <w:rFonts w:ascii="Times New Roman" w:hAnsi="Times New Roman" w:cs="Times New Roman"/>
              <w:lang w:val="en-US"/>
            </w:rPr>
            <w:delText>s</w:delText>
          </w:r>
          <w:r w:rsidR="00BC540E" w:rsidRPr="00054AD6" w:rsidDel="00730752">
            <w:rPr>
              <w:rFonts w:ascii="Times New Roman" w:hAnsi="Times New Roman" w:cs="Times New Roman"/>
              <w:lang w:val="en-US"/>
            </w:rPr>
            <w:delText xml:space="preserve"> and fall</w:delText>
          </w:r>
          <w:r w:rsidR="00D2416A" w:rsidRPr="00054AD6" w:rsidDel="00730752">
            <w:rPr>
              <w:rFonts w:ascii="Times New Roman" w:hAnsi="Times New Roman" w:cs="Times New Roman"/>
              <w:lang w:val="en-US"/>
            </w:rPr>
            <w:delText>s</w:delText>
          </w:r>
          <w:r w:rsidR="00BC540E" w:rsidRPr="00054AD6" w:rsidDel="00730752">
            <w:rPr>
              <w:rFonts w:ascii="Times New Roman" w:hAnsi="Times New Roman" w:cs="Times New Roman"/>
              <w:lang w:val="en-US"/>
            </w:rPr>
            <w:delText xml:space="preserve"> over a predictable period, it is called a cyclic population. </w:delText>
          </w:r>
        </w:del>
        <w:r w:rsidR="00BC540E" w:rsidRPr="00054AD6">
          <w:rPr>
            <w:rFonts w:ascii="Times New Roman" w:hAnsi="Times New Roman" w:cs="Times New Roman"/>
            <w:lang w:val="en-US"/>
          </w:rPr>
          <w:t xml:space="preserve">The phenomena of cyclic </w:t>
        </w:r>
        <w:r w:rsidR="00036947" w:rsidRPr="00054AD6">
          <w:rPr>
            <w:rFonts w:ascii="Times New Roman" w:hAnsi="Times New Roman" w:cs="Times New Roman"/>
            <w:lang w:val="en-US"/>
          </w:rPr>
          <w:t>population</w:t>
        </w:r>
        <w:r w:rsidR="00BC540E" w:rsidRPr="00054AD6">
          <w:rPr>
            <w:rFonts w:ascii="Times New Roman" w:hAnsi="Times New Roman" w:cs="Times New Roman"/>
            <w:lang w:val="en-US"/>
          </w:rPr>
          <w:t xml:space="preserve"> of many organisms have been observed by biologists for very long time (</w:t>
        </w:r>
        <w:del w:id="126" w:author="Auteur">
          <w:r w:rsidR="00F97BEB" w:rsidRPr="00054AD6" w:rsidDel="00BF0DBF">
            <w:rPr>
              <w:rFonts w:ascii="Times New Roman" w:hAnsi="Times New Roman" w:cs="Times New Roman"/>
              <w:lang w:val="en-US"/>
            </w:rPr>
            <w:delText>1.</w:delText>
          </w:r>
          <w:r w:rsidR="00BC540E" w:rsidRPr="00054AD6" w:rsidDel="00BF0DBF">
            <w:rPr>
              <w:rFonts w:ascii="Times New Roman" w:hAnsi="Times New Roman" w:cs="Times New Roman"/>
              <w:lang w:val="en-US"/>
            </w:rPr>
            <w:delText>Howell</w:delText>
          </w:r>
          <w:r w:rsidR="00BF0DBF" w:rsidRPr="00054AD6" w:rsidDel="00BA18BC">
            <w:rPr>
              <w:rFonts w:ascii="Times New Roman" w:hAnsi="Times New Roman" w:cs="Times New Roman"/>
              <w:lang w:val="en-US"/>
            </w:rPr>
            <w:delText xml:space="preserve">1. </w:delText>
          </w:r>
        </w:del>
        <w:r w:rsidR="00BF0DBF" w:rsidRPr="00054AD6">
          <w:rPr>
            <w:rFonts w:ascii="Times New Roman" w:hAnsi="Times New Roman" w:cs="Times New Roman"/>
            <w:lang w:val="en-US"/>
          </w:rPr>
          <w:t>Howell</w:t>
        </w:r>
        <w:r w:rsidR="00BC540E" w:rsidRPr="00054AD6">
          <w:rPr>
            <w:rFonts w:ascii="Times New Roman" w:hAnsi="Times New Roman" w:cs="Times New Roman"/>
            <w:lang w:val="en-US"/>
          </w:rPr>
          <w:t xml:space="preserve"> 1923).</w:t>
        </w:r>
        <w:r w:rsidR="00A441B7" w:rsidRPr="00054AD6">
          <w:rPr>
            <w:rFonts w:ascii="Times New Roman" w:hAnsi="Times New Roman" w:cs="Times New Roman"/>
            <w:lang w:val="en-US"/>
          </w:rPr>
          <w:t xml:space="preserve"> </w:t>
        </w:r>
        <w:r w:rsidR="00BC540E" w:rsidRPr="00054AD6">
          <w:rPr>
            <w:rFonts w:ascii="Times New Roman" w:hAnsi="Times New Roman" w:cs="Times New Roman"/>
            <w:lang w:val="en-US"/>
          </w:rPr>
          <w:t xml:space="preserve"> Several organisms including both insects (forest Lepidoptera, spruce budworm, Tent Caterpillars) </w:t>
        </w:r>
        <w:r w:rsidR="00054AD6" w:rsidRPr="00054AD6">
          <w:rPr>
            <w:rFonts w:ascii="Times New Roman" w:hAnsi="Times New Roman" w:cs="Times New Roman"/>
            <w:lang w:val="en-US"/>
          </w:rPr>
          <w:t>(</w:t>
        </w:r>
        <w:r w:rsidR="00054AD6">
          <w:t>Myers 2018</w:t>
        </w:r>
        <w:r w:rsidR="00054AD6">
          <w:rPr>
            <w:rFonts w:ascii="Times New Roman" w:hAnsi="Times New Roman" w:cs="Times New Roman"/>
          </w:rPr>
          <w:t>;</w:t>
        </w:r>
        <w:r w:rsidR="00054AD6" w:rsidRPr="00FD46CD">
          <w:rPr>
            <w:rFonts w:ascii="Times New Roman" w:hAnsi="Times New Roman" w:cs="Times New Roman"/>
          </w:rPr>
          <w:t xml:space="preserve"> </w:t>
        </w:r>
        <w:r w:rsidR="00054AD6" w:rsidRPr="00054AD6">
          <w:rPr>
            <w:rFonts w:ascii="Times New Roman" w:hAnsi="Times New Roman" w:cs="Times New Roman"/>
          </w:rPr>
          <w:t>Boulanger and Arseneault 2004</w:t>
        </w:r>
        <w:r w:rsidR="00054AD6">
          <w:rPr>
            <w:rFonts w:ascii="Times New Roman" w:hAnsi="Times New Roman" w:cs="Times New Roman"/>
          </w:rPr>
          <w:t xml:space="preserve">; </w:t>
        </w:r>
        <w:r w:rsidR="00054AD6" w:rsidRPr="00FD46CD">
          <w:rPr>
            <w:rFonts w:ascii="Times New Roman" w:hAnsi="Times New Roman" w:cs="Times New Roman"/>
          </w:rPr>
          <w:t>Franklin, Myers, and Cory 2014</w:t>
        </w:r>
        <w:r w:rsidR="00054AD6" w:rsidRPr="00054AD6">
          <w:rPr>
            <w:rFonts w:ascii="Times New Roman" w:hAnsi="Times New Roman" w:cs="Times New Roman"/>
            <w:lang w:val="en-US"/>
          </w:rPr>
          <w:t xml:space="preserve">). </w:t>
        </w:r>
        <w:r w:rsidR="00BC540E" w:rsidRPr="00054AD6">
          <w:rPr>
            <w:rFonts w:ascii="Times New Roman" w:hAnsi="Times New Roman" w:cs="Times New Roman"/>
            <w:lang w:val="en-US"/>
          </w:rPr>
          <w:t>and mammals (voles, lemmings, snowshoe hares</w:t>
        </w:r>
        <w:del w:id="127" w:author="Auteur">
          <w:r w:rsidR="00BC540E" w:rsidRPr="00054AD6" w:rsidDel="00435BC4">
            <w:rPr>
              <w:rFonts w:ascii="Times New Roman" w:hAnsi="Times New Roman" w:cs="Times New Roman"/>
              <w:lang w:val="en-US"/>
            </w:rPr>
            <w:delText>, grouse</w:delText>
          </w:r>
        </w:del>
        <w:r w:rsidR="00BC540E" w:rsidRPr="00054AD6">
          <w:rPr>
            <w:rFonts w:ascii="Times New Roman" w:hAnsi="Times New Roman" w:cs="Times New Roman"/>
            <w:lang w:val="en-US"/>
          </w:rPr>
          <w:t>)</w:t>
        </w:r>
        <w:r w:rsidR="00054AD6" w:rsidRPr="00611847">
          <w:rPr>
            <w:rFonts w:ascii="Times New Roman" w:hAnsi="Times New Roman" w:cs="Times New Roman"/>
            <w:rPrChange w:id="128" w:author="Auteur">
              <w:rPr/>
            </w:rPrChange>
          </w:rPr>
          <w:t xml:space="preserve"> (Rikalainen et al. 2012</w:t>
        </w:r>
        <w:r w:rsidR="009F4F2A">
          <w:rPr>
            <w:rFonts w:ascii="Times New Roman" w:hAnsi="Times New Roman" w:cs="Times New Roman"/>
          </w:rPr>
          <w:t>;</w:t>
        </w:r>
        <w:r w:rsidR="009F4F2A" w:rsidRPr="009F4F2A">
          <w:t xml:space="preserve"> </w:t>
        </w:r>
        <w:r w:rsidR="009F4F2A" w:rsidRPr="009F4F2A">
          <w:rPr>
            <w:rFonts w:ascii="Times New Roman" w:hAnsi="Times New Roman" w:cs="Times New Roman"/>
          </w:rPr>
          <w:t>Ims, Yoccoz, and Killengreen 2011</w:t>
        </w:r>
        <w:r w:rsidR="009F4F2A">
          <w:rPr>
            <w:rFonts w:ascii="Times New Roman" w:hAnsi="Times New Roman" w:cs="Times New Roman"/>
          </w:rPr>
          <w:t>;</w:t>
        </w:r>
        <w:r w:rsidR="00CC5459">
          <w:rPr>
            <w:rFonts w:ascii="Times New Roman" w:hAnsi="Times New Roman" w:cs="Times New Roman"/>
          </w:rPr>
          <w:t xml:space="preserve"> </w:t>
        </w:r>
        <w:r w:rsidR="00CC5459" w:rsidRPr="00CC5459">
          <w:rPr>
            <w:rFonts w:ascii="Times New Roman" w:hAnsi="Times New Roman" w:cs="Times New Roman"/>
          </w:rPr>
          <w:t>Krebs, Boonstra, and Boutin 2018</w:t>
        </w:r>
        <w:del w:id="129" w:author="Auteur">
          <w:r w:rsidR="00CC5459" w:rsidDel="00356CF1">
            <w:rPr>
              <w:rFonts w:ascii="Times New Roman" w:hAnsi="Times New Roman" w:cs="Times New Roman"/>
            </w:rPr>
            <w:delText xml:space="preserve">; </w:delText>
          </w:r>
          <w:r w:rsidR="009F4F2A" w:rsidDel="00356CF1">
            <w:rPr>
              <w:rFonts w:ascii="Times New Roman" w:hAnsi="Times New Roman" w:cs="Times New Roman"/>
            </w:rPr>
            <w:delText xml:space="preserve"> </w:delText>
          </w:r>
        </w:del>
        <w:r w:rsidR="00054AD6" w:rsidRPr="00611847">
          <w:rPr>
            <w:rFonts w:ascii="Times New Roman" w:hAnsi="Times New Roman" w:cs="Times New Roman"/>
            <w:rPrChange w:id="130" w:author="Auteur">
              <w:rPr/>
            </w:rPrChange>
          </w:rPr>
          <w:t>)</w:t>
        </w:r>
        <w:r w:rsidR="00BC540E" w:rsidRPr="00054AD6">
          <w:rPr>
            <w:rFonts w:ascii="Times New Roman" w:hAnsi="Times New Roman" w:cs="Times New Roman"/>
            <w:lang w:val="en-US"/>
          </w:rPr>
          <w:t xml:space="preserve"> piqued scientific interest and hence have been studied</w:t>
        </w:r>
        <w:del w:id="131" w:author="Auteur">
          <w:r w:rsidR="00BC540E" w:rsidRPr="00054AD6" w:rsidDel="00054AD6">
            <w:rPr>
              <w:rFonts w:ascii="Times New Roman" w:hAnsi="Times New Roman" w:cs="Times New Roman"/>
              <w:lang w:val="en-US"/>
            </w:rPr>
            <w:delText xml:space="preserve"> (</w:delText>
          </w:r>
          <w:r w:rsidR="00BA18BC" w:rsidRPr="00611847" w:rsidDel="00054AD6">
            <w:rPr>
              <w:rFonts w:ascii="Times New Roman" w:hAnsi="Times New Roman" w:cs="Times New Roman"/>
              <w:rPrChange w:id="132" w:author="Auteur">
                <w:rPr/>
              </w:rPrChange>
            </w:rPr>
            <w:delText>Franklin, Myers, and Cory 2014</w:delText>
          </w:r>
          <w:r w:rsidR="00BC540E" w:rsidRPr="00611847" w:rsidDel="00054AD6">
            <w:rPr>
              <w:rFonts w:ascii="Times New Roman" w:hAnsi="Times New Roman" w:cs="Times New Roman"/>
              <w:color w:val="FF0000"/>
              <w:lang w:val="en-US"/>
              <w:rPrChange w:id="133" w:author="Auteur">
                <w:rPr>
                  <w:rFonts w:ascii="Times New Roman" w:hAnsi="Times New Roman" w:cs="Times New Roman"/>
                  <w:lang w:val="en-US"/>
                </w:rPr>
              </w:rPrChange>
            </w:rPr>
            <w:delText>REF</w:delText>
          </w:r>
          <w:r w:rsidR="00BC540E" w:rsidRPr="00054AD6" w:rsidDel="00054AD6">
            <w:rPr>
              <w:rFonts w:ascii="Times New Roman" w:hAnsi="Times New Roman" w:cs="Times New Roman"/>
              <w:lang w:val="en-US"/>
            </w:rPr>
            <w:delText xml:space="preserve">). </w:delText>
          </w:r>
        </w:del>
        <w:r w:rsidR="00054AD6">
          <w:rPr>
            <w:rFonts w:ascii="Times New Roman" w:hAnsi="Times New Roman" w:cs="Times New Roman"/>
            <w:lang w:val="en-US"/>
          </w:rPr>
          <w:t xml:space="preserve">. </w:t>
        </w:r>
        <w:r w:rsidR="00F43B6D" w:rsidRPr="00054AD6">
          <w:rPr>
            <w:rFonts w:ascii="Times New Roman" w:hAnsi="Times New Roman" w:cs="Times New Roman"/>
            <w:color w:val="000000" w:themeColor="text1"/>
            <w:lang w:val="en-US"/>
          </w:rPr>
          <w:t>Figure1 demonstrates the change in one cycle of an ideal cyclic population and defines the different terms will be used in this study.</w:t>
        </w:r>
        <w:r w:rsidR="00F43B6D" w:rsidRPr="00054AD6">
          <w:rPr>
            <w:rFonts w:ascii="Times New Roman" w:hAnsi="Times New Roman" w:cs="Times New Roman"/>
          </w:rPr>
          <w:t xml:space="preserve"> </w:t>
        </w:r>
        <w:del w:id="134" w:author="Auteur">
          <w:r w:rsidR="00FA0D90" w:rsidRPr="00054AD6" w:rsidDel="00F43B6D">
            <w:rPr>
              <w:rFonts w:ascii="Times New Roman" w:hAnsi="Times New Roman" w:cs="Times New Roman"/>
              <w:lang w:val="en-US"/>
            </w:rPr>
            <w:delText xml:space="preserve">We use </w:delText>
          </w:r>
          <w:r w:rsidR="006B4D92" w:rsidRPr="00054AD6" w:rsidDel="00F43B6D">
            <w:rPr>
              <w:rFonts w:ascii="Times New Roman" w:hAnsi="Times New Roman" w:cs="Times New Roman"/>
              <w:lang w:val="en-US"/>
            </w:rPr>
            <w:delText xml:space="preserve">As showed </w:delText>
          </w:r>
          <w:r w:rsidR="006B4D92" w:rsidRPr="00611847" w:rsidDel="00F43B6D">
            <w:rPr>
              <w:rFonts w:ascii="Times New Roman" w:hAnsi="Times New Roman" w:cs="Times New Roman"/>
              <w:color w:val="000000" w:themeColor="text1"/>
              <w:lang w:val="en-US"/>
              <w:rPrChange w:id="135" w:author="Auteur">
                <w:rPr>
                  <w:rFonts w:ascii="Times New Roman" w:hAnsi="Times New Roman" w:cs="Times New Roman"/>
                  <w:lang w:val="en-US"/>
                </w:rPr>
              </w:rPrChange>
            </w:rPr>
            <w:delText>in Figure1</w:delText>
          </w:r>
          <w:r w:rsidR="00CA2FC1" w:rsidRPr="00054AD6" w:rsidDel="00F43B6D">
            <w:rPr>
              <w:rFonts w:ascii="Times New Roman" w:hAnsi="Times New Roman" w:cs="Times New Roman"/>
              <w:color w:val="000000" w:themeColor="text1"/>
              <w:lang w:val="en-US"/>
            </w:rPr>
            <w:delText>demostrates the change in one cycle of an ideal cyclic population</w:delText>
          </w:r>
          <w:r w:rsidR="00FA0D90" w:rsidRPr="00054AD6" w:rsidDel="00F43B6D">
            <w:rPr>
              <w:rFonts w:ascii="Times New Roman" w:hAnsi="Times New Roman" w:cs="Times New Roman"/>
              <w:color w:val="000000" w:themeColor="text1"/>
              <w:lang w:val="en-US"/>
            </w:rPr>
            <w:delText xml:space="preserve"> </w:delText>
          </w:r>
          <w:r w:rsidR="006B4D92" w:rsidRPr="00611847" w:rsidDel="00F43B6D">
            <w:rPr>
              <w:rFonts w:ascii="Times New Roman" w:hAnsi="Times New Roman" w:cs="Times New Roman"/>
              <w:color w:val="000000" w:themeColor="text1"/>
              <w:lang w:val="en-US"/>
              <w:rPrChange w:id="136" w:author="Auteur">
                <w:rPr>
                  <w:rFonts w:ascii="Times New Roman" w:hAnsi="Times New Roman" w:cs="Times New Roman"/>
                  <w:lang w:val="en-US"/>
                </w:rPr>
              </w:rPrChange>
            </w:rPr>
            <w:delText xml:space="preserve">, </w:delText>
          </w:r>
          <w:r w:rsidR="003710A8" w:rsidRPr="00054AD6" w:rsidDel="00F43B6D">
            <w:rPr>
              <w:rFonts w:ascii="Times New Roman" w:hAnsi="Times New Roman" w:cs="Times New Roman"/>
              <w:color w:val="000000" w:themeColor="text1"/>
              <w:lang w:val="en-US"/>
            </w:rPr>
            <w:delText>and defines the different phase in a cycle.</w:delText>
          </w:r>
          <w:r w:rsidR="006B4D92" w:rsidRPr="00611847" w:rsidDel="00F43B6D">
            <w:rPr>
              <w:rFonts w:ascii="Times New Roman" w:hAnsi="Times New Roman" w:cs="Times New Roman"/>
              <w:color w:val="000000" w:themeColor="text1"/>
              <w:lang w:val="en-US"/>
              <w:rPrChange w:id="137" w:author="Auteur">
                <w:rPr>
                  <w:rFonts w:ascii="Times New Roman" w:hAnsi="Times New Roman" w:cs="Times New Roman"/>
                  <w:lang w:val="en-US"/>
                </w:rPr>
              </w:rPrChange>
            </w:rPr>
            <w:delText xml:space="preserve">cyclic </w:delText>
          </w:r>
          <w:r w:rsidR="006B4D92" w:rsidRPr="00054AD6" w:rsidDel="00F43B6D">
            <w:rPr>
              <w:rFonts w:ascii="Times New Roman" w:hAnsi="Times New Roman" w:cs="Times New Roman"/>
              <w:lang w:val="en-US"/>
            </w:rPr>
            <w:delText>populations</w:delText>
          </w:r>
          <w:r w:rsidR="00CA2FC1" w:rsidRPr="00054AD6" w:rsidDel="00F43B6D">
            <w:rPr>
              <w:rFonts w:ascii="Times New Roman" w:hAnsi="Times New Roman" w:cs="Times New Roman"/>
              <w:color w:val="000000" w:themeColor="text1"/>
              <w:lang w:val="en-US"/>
            </w:rPr>
            <w:delText>it</w:delText>
          </w:r>
          <w:r w:rsidR="006B4D92" w:rsidRPr="00054AD6" w:rsidDel="00F43B6D">
            <w:rPr>
              <w:rFonts w:ascii="Times New Roman" w:hAnsi="Times New Roman" w:cs="Times New Roman"/>
              <w:lang w:val="en-US"/>
            </w:rPr>
            <w:delText xml:space="preserve"> rise</w:delText>
          </w:r>
          <w:r w:rsidR="00CA2FC1" w:rsidRPr="00054AD6" w:rsidDel="00F43B6D">
            <w:rPr>
              <w:rFonts w:ascii="Times New Roman" w:hAnsi="Times New Roman" w:cs="Times New Roman"/>
              <w:lang w:val="en-US"/>
            </w:rPr>
            <w:delText>s</w:delText>
          </w:r>
          <w:r w:rsidR="006B4D92" w:rsidRPr="00054AD6" w:rsidDel="00F43B6D">
            <w:rPr>
              <w:rFonts w:ascii="Times New Roman" w:hAnsi="Times New Roman" w:cs="Times New Roman"/>
              <w:lang w:val="en-US"/>
            </w:rPr>
            <w:delText xml:space="preserve"> and fall</w:delText>
          </w:r>
          <w:r w:rsidR="00CA2FC1" w:rsidRPr="00054AD6" w:rsidDel="00F43B6D">
            <w:rPr>
              <w:rFonts w:ascii="Times New Roman" w:hAnsi="Times New Roman" w:cs="Times New Roman"/>
              <w:lang w:val="en-US"/>
            </w:rPr>
            <w:delText>s</w:delText>
          </w:r>
          <w:r w:rsidR="006B4D92" w:rsidRPr="00054AD6" w:rsidDel="00F43B6D">
            <w:rPr>
              <w:rFonts w:ascii="Times New Roman" w:hAnsi="Times New Roman" w:cs="Times New Roman"/>
              <w:lang w:val="en-US"/>
            </w:rPr>
            <w:delText xml:space="preserve"> over a predictable period </w:delText>
          </w:r>
          <w:r w:rsidR="00CA2FC1" w:rsidRPr="00054AD6" w:rsidDel="00F43B6D">
            <w:rPr>
              <w:rFonts w:ascii="Times New Roman" w:hAnsi="Times New Roman" w:cs="Times New Roman"/>
              <w:lang w:val="en-US"/>
            </w:rPr>
            <w:delText xml:space="preserve">over time </w:delText>
          </w:r>
          <w:r w:rsidR="006B4D92" w:rsidRPr="00611847" w:rsidDel="00F43B6D">
            <w:rPr>
              <w:rFonts w:ascii="Times New Roman" w:hAnsi="Times New Roman" w:cs="Times New Roman"/>
              <w:rPrChange w:id="138" w:author="Auteur">
                <w:rPr/>
              </w:rPrChange>
            </w:rPr>
            <w:delText>(2</w:delText>
          </w:r>
          <w:r w:rsidR="000178E3" w:rsidRPr="00611847" w:rsidDel="00F43B6D">
            <w:rPr>
              <w:rFonts w:ascii="Times New Roman" w:hAnsi="Times New Roman" w:cs="Times New Roman"/>
              <w:rPrChange w:id="139" w:author="Auteur">
                <w:rPr/>
              </w:rPrChange>
            </w:rPr>
            <w:delText>3</w:delText>
          </w:r>
          <w:r w:rsidR="006B4D92" w:rsidRPr="00611847" w:rsidDel="00F43B6D">
            <w:rPr>
              <w:rFonts w:ascii="Times New Roman" w:hAnsi="Times New Roman" w:cs="Times New Roman"/>
              <w:rPrChange w:id="140" w:author="Auteur">
                <w:rPr/>
              </w:rPrChange>
            </w:rPr>
            <w:delText>. Myers 2018)</w:delText>
          </w:r>
        </w:del>
      </w:ins>
    </w:p>
    <w:p w14:paraId="3DDC88F4" w14:textId="2B380509" w:rsidR="00D3520B" w:rsidDel="00F43B6D" w:rsidRDefault="006B4D92" w:rsidP="00611847">
      <w:pPr>
        <w:spacing w:before="120" w:after="0" w:line="480" w:lineRule="auto"/>
        <w:jc w:val="both"/>
        <w:rPr>
          <w:del w:id="141" w:author="Auteur"/>
          <w:moveTo w:id="142" w:author="Auteur"/>
          <w:rFonts w:ascii="Times New Roman" w:hAnsi="Times New Roman" w:cs="Times New Roman"/>
          <w:lang w:val="en-US"/>
        </w:rPr>
        <w:pPrChange w:id="143" w:author="Auteur">
          <w:pPr>
            <w:spacing w:line="480" w:lineRule="auto"/>
          </w:pPr>
        </w:pPrChange>
      </w:pPr>
      <w:ins w:id="144" w:author="Auteur">
        <w:del w:id="145" w:author="Auteur">
          <w:r w:rsidDel="00D3520B">
            <w:rPr>
              <w:rFonts w:ascii="Times New Roman" w:hAnsi="Times New Roman" w:cs="Times New Roman"/>
              <w:lang w:val="en-US"/>
            </w:rPr>
            <w:delText xml:space="preserve">. </w:delText>
          </w:r>
        </w:del>
      </w:ins>
      <w:moveToRangeStart w:id="146" w:author="Auteur" w:name="move523389456"/>
      <w:moveTo w:id="147" w:author="Auteur">
        <w:r w:rsidR="00D3520B">
          <w:rPr>
            <w:noProof/>
            <w:lang w:eastAsia="en-CA"/>
          </w:rPr>
          <w:drawing>
            <wp:inline distT="0" distB="0" distL="0" distR="0" wp14:anchorId="2966AC80" wp14:editId="5A7BE595">
              <wp:extent cx="4434205" cy="20955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393" t="39710" r="22009" b="26182"/>
                      <a:stretch/>
                    </pic:blipFill>
                    <pic:spPr bwMode="auto">
                      <a:xfrm>
                        <a:off x="0" y="0"/>
                        <a:ext cx="4450584" cy="2103240"/>
                      </a:xfrm>
                      <a:prstGeom prst="rect">
                        <a:avLst/>
                      </a:prstGeom>
                      <a:ln>
                        <a:noFill/>
                      </a:ln>
                      <a:extLst>
                        <a:ext uri="{53640926-AAD7-44D8-BBD7-CCE9431645EC}">
                          <a14:shadowObscured xmlns:a14="http://schemas.microsoft.com/office/drawing/2010/main"/>
                        </a:ext>
                      </a:extLst>
                    </pic:spPr>
                  </pic:pic>
                </a:graphicData>
              </a:graphic>
            </wp:inline>
          </w:drawing>
        </w:r>
      </w:moveTo>
    </w:p>
    <w:p w14:paraId="137A7A13" w14:textId="77777777" w:rsidR="00A41F44" w:rsidRDefault="00A41F44" w:rsidP="00611847">
      <w:pPr>
        <w:spacing w:before="120" w:after="0" w:line="480" w:lineRule="auto"/>
        <w:jc w:val="both"/>
        <w:rPr>
          <w:ins w:id="148" w:author="Auteur"/>
          <w:rFonts w:ascii="Times New Roman" w:hAnsi="Times New Roman" w:cs="Times New Roman"/>
          <w:b/>
          <w:color w:val="000000" w:themeColor="text1"/>
          <w:lang w:val="en-US"/>
        </w:rPr>
        <w:pPrChange w:id="149" w:author="Auteur">
          <w:pPr>
            <w:spacing w:line="480" w:lineRule="auto"/>
          </w:pPr>
        </w:pPrChange>
      </w:pPr>
    </w:p>
    <w:p w14:paraId="507EBEB3" w14:textId="35798F47" w:rsidR="00D3520B" w:rsidRPr="00611847" w:rsidDel="00AC3832" w:rsidRDefault="00D3520B" w:rsidP="00611847">
      <w:pPr>
        <w:spacing w:line="480" w:lineRule="auto"/>
        <w:rPr>
          <w:del w:id="150" w:author="Auteur"/>
          <w:moveTo w:id="151" w:author="Auteur"/>
          <w:rFonts w:ascii="Times New Roman" w:hAnsi="Times New Roman" w:cs="Times New Roman"/>
          <w:color w:val="000000" w:themeColor="text1"/>
          <w:lang w:val="en-US"/>
          <w:rPrChange w:id="152" w:author="Auteur">
            <w:rPr>
              <w:del w:id="153" w:author="Auteur"/>
              <w:moveTo w:id="154" w:author="Auteur"/>
              <w:rFonts w:ascii="Times New Roman" w:hAnsi="Times New Roman" w:cs="Times New Roman"/>
              <w:color w:val="FF0000"/>
              <w:lang w:val="en-US"/>
            </w:rPr>
          </w:rPrChange>
        </w:rPr>
      </w:pPr>
      <w:moveTo w:id="155" w:author="Auteur">
        <w:r w:rsidRPr="00611847">
          <w:rPr>
            <w:rFonts w:ascii="Times New Roman" w:hAnsi="Times New Roman" w:cs="Times New Roman"/>
            <w:b/>
            <w:color w:val="000000" w:themeColor="text1"/>
            <w:lang w:val="en-US"/>
            <w:rPrChange w:id="156" w:author="Auteur">
              <w:rPr>
                <w:rFonts w:ascii="Times New Roman" w:hAnsi="Times New Roman" w:cs="Times New Roman"/>
                <w:color w:val="FF0000"/>
                <w:lang w:val="en-US"/>
              </w:rPr>
            </w:rPrChange>
          </w:rPr>
          <w:t>Figure1:</w:t>
        </w:r>
        <w:r w:rsidRPr="00611847">
          <w:rPr>
            <w:rFonts w:ascii="Times New Roman" w:hAnsi="Times New Roman" w:cs="Times New Roman"/>
            <w:color w:val="000000" w:themeColor="text1"/>
            <w:lang w:val="en-US"/>
            <w:rPrChange w:id="157" w:author="Auteur">
              <w:rPr>
                <w:rFonts w:ascii="Times New Roman" w:hAnsi="Times New Roman" w:cs="Times New Roman"/>
                <w:color w:val="FF0000"/>
                <w:lang w:val="en-US"/>
              </w:rPr>
            </w:rPrChange>
          </w:rPr>
          <w:t xml:space="preserve"> </w:t>
        </w:r>
        <w:del w:id="158" w:author="Auteur">
          <w:r w:rsidRPr="00611847" w:rsidDel="00D3520B">
            <w:rPr>
              <w:rFonts w:ascii="Times New Roman" w:hAnsi="Times New Roman" w:cs="Times New Roman"/>
              <w:color w:val="000000" w:themeColor="text1"/>
              <w:lang w:val="en-US"/>
              <w:rPrChange w:id="159" w:author="Auteur">
                <w:rPr>
                  <w:rFonts w:ascii="Times New Roman" w:hAnsi="Times New Roman" w:cs="Times New Roman"/>
                  <w:color w:val="FF0000"/>
                  <w:lang w:val="en-US"/>
                </w:rPr>
              </w:rPrChange>
            </w:rPr>
            <w:delText>a population cycle : definition of peak, valley, cycle period, amplitude</w:delText>
          </w:r>
        </w:del>
      </w:moveTo>
      <w:ins w:id="160" w:author="Auteur">
        <w:r w:rsidRPr="00611847">
          <w:rPr>
            <w:rFonts w:ascii="Times New Roman" w:hAnsi="Times New Roman" w:cs="Times New Roman"/>
            <w:color w:val="000000" w:themeColor="text1"/>
            <w:lang w:val="en-US"/>
            <w:rPrChange w:id="161" w:author="Auteur">
              <w:rPr>
                <w:rFonts w:ascii="Times New Roman" w:hAnsi="Times New Roman" w:cs="Times New Roman"/>
                <w:color w:val="FF0000"/>
                <w:lang w:val="en-US"/>
              </w:rPr>
            </w:rPrChange>
          </w:rPr>
          <w:t>The population change</w:t>
        </w:r>
        <w:r w:rsidR="00074BF7" w:rsidRPr="00611847">
          <w:rPr>
            <w:rFonts w:ascii="Times New Roman" w:hAnsi="Times New Roman" w:cs="Times New Roman"/>
            <w:color w:val="000000" w:themeColor="text1"/>
            <w:lang w:val="en-US"/>
            <w:rPrChange w:id="162" w:author="Auteur">
              <w:rPr>
                <w:rFonts w:ascii="Times New Roman" w:hAnsi="Times New Roman" w:cs="Times New Roman"/>
                <w:color w:val="FF0000"/>
                <w:lang w:val="en-US"/>
              </w:rPr>
            </w:rPrChange>
          </w:rPr>
          <w:t xml:space="preserve"> in one cycle</w:t>
        </w:r>
        <w:r w:rsidRPr="00611847">
          <w:rPr>
            <w:rFonts w:ascii="Times New Roman" w:hAnsi="Times New Roman" w:cs="Times New Roman"/>
            <w:color w:val="000000" w:themeColor="text1"/>
            <w:lang w:val="en-US"/>
            <w:rPrChange w:id="163" w:author="Auteur">
              <w:rPr>
                <w:rFonts w:ascii="Times New Roman" w:hAnsi="Times New Roman" w:cs="Times New Roman"/>
                <w:color w:val="FF0000"/>
                <w:lang w:val="en-US"/>
              </w:rPr>
            </w:rPrChange>
          </w:rPr>
          <w:t xml:space="preserve"> of a 40-year-</w:t>
        </w:r>
        <w:del w:id="164" w:author="Auteur">
          <w:r w:rsidRPr="00611847" w:rsidDel="00074BF7">
            <w:rPr>
              <w:rFonts w:ascii="Times New Roman" w:hAnsi="Times New Roman" w:cs="Times New Roman"/>
              <w:color w:val="000000" w:themeColor="text1"/>
              <w:lang w:val="en-US"/>
              <w:rPrChange w:id="165" w:author="Auteur">
                <w:rPr>
                  <w:rFonts w:ascii="Times New Roman" w:hAnsi="Times New Roman" w:cs="Times New Roman"/>
                  <w:color w:val="FF0000"/>
                  <w:lang w:val="en-US"/>
                </w:rPr>
              </w:rPrChange>
            </w:rPr>
            <w:delText>cycle</w:delText>
          </w:r>
        </w:del>
        <w:r w:rsidR="00074BF7" w:rsidRPr="00611847">
          <w:rPr>
            <w:rFonts w:ascii="Times New Roman" w:hAnsi="Times New Roman" w:cs="Times New Roman"/>
            <w:color w:val="000000" w:themeColor="text1"/>
            <w:lang w:val="en-US"/>
            <w:rPrChange w:id="166" w:author="Auteur">
              <w:rPr>
                <w:rFonts w:ascii="Times New Roman" w:hAnsi="Times New Roman" w:cs="Times New Roman"/>
                <w:color w:val="FF0000"/>
                <w:lang w:val="en-US"/>
              </w:rPr>
            </w:rPrChange>
          </w:rPr>
          <w:t>frequency</w:t>
        </w:r>
        <w:r w:rsidRPr="00611847">
          <w:rPr>
            <w:rFonts w:ascii="Times New Roman" w:hAnsi="Times New Roman" w:cs="Times New Roman"/>
            <w:color w:val="000000" w:themeColor="text1"/>
            <w:lang w:val="en-US"/>
            <w:rPrChange w:id="167" w:author="Auteur">
              <w:rPr>
                <w:rFonts w:ascii="Times New Roman" w:hAnsi="Times New Roman" w:cs="Times New Roman"/>
                <w:color w:val="FF0000"/>
                <w:lang w:val="en-US"/>
              </w:rPr>
            </w:rPrChange>
          </w:rPr>
          <w:t xml:space="preserve"> cyclic population.</w:t>
        </w:r>
      </w:ins>
    </w:p>
    <w:moveToRangeEnd w:id="146"/>
    <w:p w14:paraId="3CCC1AC4" w14:textId="77777777" w:rsidR="00D3520B" w:rsidRDefault="00D3520B" w:rsidP="00611847">
      <w:pPr>
        <w:spacing w:line="480" w:lineRule="auto"/>
        <w:rPr>
          <w:ins w:id="168" w:author="Auteur"/>
          <w:rFonts w:ascii="Times New Roman" w:hAnsi="Times New Roman" w:cs="Times New Roman"/>
          <w:lang w:val="en-US"/>
        </w:rPr>
        <w:pPrChange w:id="169" w:author="Auteur">
          <w:pPr>
            <w:spacing w:before="120" w:after="0" w:line="480" w:lineRule="auto"/>
            <w:jc w:val="both"/>
          </w:pPr>
        </w:pPrChange>
      </w:pPr>
    </w:p>
    <w:p w14:paraId="1CBFD849" w14:textId="7509A5F5" w:rsidR="003C417E" w:rsidDel="00A41F44" w:rsidRDefault="00A41F44" w:rsidP="0052724C">
      <w:pPr>
        <w:spacing w:before="120" w:after="0" w:line="480" w:lineRule="auto"/>
        <w:jc w:val="both"/>
        <w:rPr>
          <w:del w:id="170" w:author="Auteur"/>
          <w:rFonts w:ascii="Times New Roman" w:hAnsi="Times New Roman" w:cs="Times New Roman"/>
          <w:lang w:val="en-US"/>
        </w:rPr>
      </w:pPr>
      <w:ins w:id="171" w:author="Auteur">
        <w:r>
          <w:rPr>
            <w:rFonts w:ascii="Times New Roman" w:hAnsi="Times New Roman" w:cs="Times New Roman"/>
            <w:lang w:val="en-US"/>
          </w:rPr>
          <w:lastRenderedPageBreak/>
          <w:t>D</w:t>
        </w:r>
        <w:r w:rsidRPr="00A41F44">
          <w:rPr>
            <w:rFonts w:ascii="Times New Roman" w:hAnsi="Times New Roman" w:cs="Times New Roman"/>
            <w:lang w:val="en-US"/>
          </w:rPr>
          <w:t xml:space="preserve">emographic processes and dispersal of the population determine the geographic structure and its genetic differentiation (Slatkin 1987). </w:t>
        </w:r>
        <w:r w:rsidR="0048373A">
          <w:rPr>
            <w:rFonts w:ascii="Times New Roman" w:hAnsi="Times New Roman" w:cs="Times New Roman"/>
            <w:lang w:val="en-US"/>
          </w:rPr>
          <w:t xml:space="preserve">The genetic structure of a cyclic population supposed to be varied overtime, </w:t>
        </w:r>
        <w:r w:rsidR="0048373A">
          <w:rPr>
            <w:rFonts w:ascii="Times New Roman" w:hAnsi="Times New Roman" w:cs="Times New Roman"/>
          </w:rPr>
          <w:t xml:space="preserve">because </w:t>
        </w:r>
        <w:r w:rsidR="0048373A">
          <w:rPr>
            <w:rFonts w:ascii="Times New Roman" w:hAnsi="Times New Roman" w:cs="Times New Roman"/>
            <w:lang w:val="en-US"/>
          </w:rPr>
          <w:t xml:space="preserve">the </w:t>
        </w:r>
        <w:r w:rsidR="0048373A" w:rsidRPr="001C73FC">
          <w:rPr>
            <w:rFonts w:ascii="Times New Roman" w:hAnsi="Times New Roman" w:cs="Times New Roman"/>
            <w:lang w:val="en-US"/>
          </w:rPr>
          <w:t>continuous</w:t>
        </w:r>
        <w:r w:rsidR="0048373A">
          <w:rPr>
            <w:rFonts w:ascii="Times New Roman" w:hAnsi="Times New Roman" w:cs="Times New Roman"/>
            <w:lang w:val="en-US"/>
          </w:rPr>
          <w:t xml:space="preserve"> valleys will cause bottleneck effect and founder effect after which make population lose its genetic diversity. </w:t>
        </w:r>
        <w:r>
          <w:rPr>
            <w:rFonts w:ascii="Times New Roman" w:hAnsi="Times New Roman" w:cs="Times New Roman"/>
            <w:lang w:val="en-US"/>
          </w:rPr>
          <w:t>R</w:t>
        </w:r>
        <w:r w:rsidRPr="00A41F44">
          <w:rPr>
            <w:rFonts w:ascii="Times New Roman" w:hAnsi="Times New Roman" w:cs="Times New Roman"/>
            <w:lang w:val="en-US"/>
          </w:rPr>
          <w:t>ecent research</w:t>
        </w:r>
        <w:r w:rsidR="00BA18BC">
          <w:rPr>
            <w:rFonts w:ascii="Times New Roman" w:hAnsi="Times New Roman" w:cs="Times New Roman"/>
            <w:lang w:val="en-US"/>
          </w:rPr>
          <w:t>es</w:t>
        </w:r>
        <w:del w:id="172" w:author="Auteur">
          <w:r w:rsidRPr="00A41F44" w:rsidDel="0048373A">
            <w:rPr>
              <w:rFonts w:ascii="Times New Roman" w:hAnsi="Times New Roman" w:cs="Times New Roman"/>
              <w:lang w:val="en-US"/>
            </w:rPr>
            <w:delText>es</w:delText>
          </w:r>
        </w:del>
        <w:r w:rsidRPr="00A41F44">
          <w:rPr>
            <w:rFonts w:ascii="Times New Roman" w:hAnsi="Times New Roman" w:cs="Times New Roman"/>
            <w:lang w:val="en-US"/>
          </w:rPr>
          <w:t xml:space="preserve"> show</w:t>
        </w:r>
        <w:del w:id="173" w:author="Auteur">
          <w:r w:rsidR="0048373A" w:rsidDel="00BA18BC">
            <w:rPr>
              <w:rFonts w:ascii="Times New Roman" w:hAnsi="Times New Roman" w:cs="Times New Roman"/>
              <w:lang w:val="en-US"/>
            </w:rPr>
            <w:delText>s</w:delText>
          </w:r>
        </w:del>
        <w:r w:rsidRPr="00A41F44">
          <w:rPr>
            <w:rFonts w:ascii="Times New Roman" w:hAnsi="Times New Roman" w:cs="Times New Roman"/>
            <w:lang w:val="en-US"/>
          </w:rPr>
          <w:t xml:space="preserve"> dispersal may overcome effects of the bottleneck during the cycling (</w:t>
        </w:r>
        <w:del w:id="174" w:author="Auteur">
          <w:r w:rsidRPr="00A41F44" w:rsidDel="00BA18BC">
            <w:rPr>
              <w:rFonts w:ascii="Times New Roman" w:hAnsi="Times New Roman" w:cs="Times New Roman"/>
              <w:lang w:val="en-US"/>
            </w:rPr>
            <w:delText>2.</w:delText>
          </w:r>
        </w:del>
        <w:r w:rsidRPr="00A41F44">
          <w:rPr>
            <w:rFonts w:ascii="Times New Roman" w:hAnsi="Times New Roman" w:cs="Times New Roman"/>
            <w:lang w:val="en-US"/>
          </w:rPr>
          <w:t>Row, Wilson, and Murray 2016</w:t>
        </w:r>
        <w:r w:rsidR="00BA18BC">
          <w:rPr>
            <w:rFonts w:ascii="Times New Roman" w:hAnsi="Times New Roman" w:cs="Times New Roman"/>
            <w:lang w:val="en-US"/>
          </w:rPr>
          <w:t xml:space="preserve">, </w:t>
        </w:r>
        <w:r w:rsidR="00BA18BC" w:rsidRPr="00BA18BC">
          <w:rPr>
            <w:rFonts w:ascii="Times New Roman" w:hAnsi="Times New Roman" w:cs="Times New Roman"/>
            <w:lang w:val="en-US"/>
          </w:rPr>
          <w:t>Franklin, Myers, and Cory 2014</w:t>
        </w:r>
        <w:r w:rsidRPr="00A41F44">
          <w:rPr>
            <w:rFonts w:ascii="Times New Roman" w:hAnsi="Times New Roman" w:cs="Times New Roman"/>
            <w:lang w:val="en-US"/>
          </w:rPr>
          <w:t xml:space="preserve">). </w:t>
        </w:r>
        <w:del w:id="175" w:author="Auteur">
          <w:r w:rsidR="00BC540E" w:rsidDel="00414453">
            <w:rPr>
              <w:rFonts w:ascii="Times New Roman" w:hAnsi="Times New Roman" w:cs="Times New Roman"/>
              <w:lang w:val="en-US"/>
            </w:rPr>
            <w:delText xml:space="preserve"> </w:delText>
          </w:r>
          <w:r w:rsidR="003C417E" w:rsidDel="00414453">
            <w:rPr>
              <w:rFonts w:ascii="Times New Roman" w:hAnsi="Times New Roman" w:cs="Times New Roman"/>
              <w:lang w:val="en-US"/>
            </w:rPr>
            <w:delText>In this study</w:delText>
          </w:r>
          <w:r w:rsidR="00BF0DBF" w:rsidDel="00414453">
            <w:rPr>
              <w:rFonts w:ascii="Times New Roman" w:hAnsi="Times New Roman" w:cs="Times New Roman"/>
              <w:lang w:val="en-US"/>
            </w:rPr>
            <w:delText>,</w:delText>
          </w:r>
          <w:r w:rsidR="003C417E" w:rsidDel="00414453">
            <w:rPr>
              <w:rFonts w:ascii="Times New Roman" w:hAnsi="Times New Roman" w:cs="Times New Roman"/>
              <w:lang w:val="en-US"/>
            </w:rPr>
            <w:delText xml:space="preserve"> we want to study</w:delText>
          </w:r>
          <w:r w:rsidR="008B781E" w:rsidDel="00414453">
            <w:rPr>
              <w:rFonts w:ascii="Times New Roman" w:hAnsi="Times New Roman" w:cs="Times New Roman"/>
              <w:lang w:val="en-US"/>
            </w:rPr>
            <w:delText>are interested in</w:delText>
          </w:r>
          <w:r w:rsidR="003C417E" w:rsidDel="00414453">
            <w:rPr>
              <w:rFonts w:ascii="Times New Roman" w:hAnsi="Times New Roman" w:cs="Times New Roman"/>
              <w:lang w:val="en-US"/>
            </w:rPr>
            <w:delText xml:space="preserve"> </w:delText>
          </w:r>
          <w:r w:rsidR="008B781E" w:rsidDel="00414453">
            <w:rPr>
              <w:rFonts w:ascii="Times New Roman" w:hAnsi="Times New Roman" w:cs="Times New Roman"/>
              <w:lang w:val="en-US"/>
            </w:rPr>
            <w:delText>a</w:delText>
          </w:r>
          <w:r w:rsidR="003C417E" w:rsidDel="00414453">
            <w:rPr>
              <w:rFonts w:ascii="Times New Roman" w:hAnsi="Times New Roman" w:cs="Times New Roman"/>
              <w:lang w:val="en-US"/>
            </w:rPr>
            <w:delText>un pest with</w:delText>
          </w:r>
          <w:r w:rsidR="008B781E" w:rsidDel="00414453">
            <w:rPr>
              <w:rFonts w:ascii="Times New Roman" w:hAnsi="Times New Roman" w:cs="Times New Roman"/>
              <w:lang w:val="en-US"/>
            </w:rPr>
            <w:delText>has</w:delText>
          </w:r>
          <w:r w:rsidR="003C417E" w:rsidDel="00414453">
            <w:rPr>
              <w:rFonts w:ascii="Times New Roman" w:hAnsi="Times New Roman" w:cs="Times New Roman"/>
              <w:lang w:val="en-US"/>
            </w:rPr>
            <w:delText xml:space="preserve"> cyclic </w:delText>
          </w:r>
          <w:r w:rsidR="00EF21EF" w:rsidDel="00414453">
            <w:rPr>
              <w:rFonts w:ascii="Times New Roman" w:hAnsi="Times New Roman" w:cs="Times New Roman"/>
              <w:lang w:val="en-US"/>
            </w:rPr>
            <w:delText>population</w:delText>
          </w:r>
          <w:r w:rsidR="003C417E" w:rsidDel="00414453">
            <w:rPr>
              <w:rFonts w:ascii="Times New Roman" w:hAnsi="Times New Roman" w:cs="Times New Roman"/>
              <w:lang w:val="en-US"/>
            </w:rPr>
            <w:delText xml:space="preserve">, </w:delText>
          </w:r>
          <w:r w:rsidR="008B781E" w:rsidDel="00414453">
            <w:rPr>
              <w:rFonts w:ascii="Times New Roman" w:hAnsi="Times New Roman" w:cs="Times New Roman"/>
              <w:lang w:val="en-US"/>
            </w:rPr>
            <w:delText xml:space="preserve">the </w:delText>
          </w:r>
          <w:r w:rsidR="003C417E" w:rsidRPr="00313528" w:rsidDel="00414453">
            <w:rPr>
              <w:rFonts w:ascii="Times New Roman" w:hAnsi="Times New Roman" w:cs="Times New Roman"/>
              <w:lang w:val="en-US"/>
            </w:rPr>
            <w:delText>mountain pine beetle (</w:delText>
          </w:r>
          <w:r w:rsidR="003C417E" w:rsidRPr="0066158F" w:rsidDel="00414453">
            <w:rPr>
              <w:rFonts w:ascii="Times New Roman" w:hAnsi="Times New Roman" w:cs="Times New Roman"/>
              <w:i/>
              <w:lang w:val="en-US"/>
            </w:rPr>
            <w:delText>Dendroctonus ponderosae</w:delText>
          </w:r>
          <w:r w:rsidR="003C417E" w:rsidDel="00414453">
            <w:rPr>
              <w:rFonts w:ascii="Times New Roman" w:hAnsi="Times New Roman" w:cs="Times New Roman"/>
              <w:i/>
              <w:lang w:val="en-US"/>
            </w:rPr>
            <w:delText xml:space="preserve">.  </w:delText>
          </w:r>
          <w:r w:rsidR="003C417E" w:rsidRPr="00611847" w:rsidDel="00414453">
            <w:rPr>
              <w:rFonts w:ascii="Times New Roman" w:hAnsi="Times New Roman" w:cs="Times New Roman"/>
              <w:lang w:val="en-US"/>
              <w:rPrChange w:id="176" w:author="Auteur">
                <w:rPr>
                  <w:rFonts w:ascii="Times New Roman" w:hAnsi="Times New Roman" w:cs="Times New Roman"/>
                  <w:i/>
                  <w:lang w:val="en-US"/>
                </w:rPr>
              </w:rPrChange>
            </w:rPr>
            <w:delText xml:space="preserve">MPB in the following </w:delText>
          </w:r>
          <w:r w:rsidR="003C417E" w:rsidRPr="003C417E" w:rsidDel="00414453">
            <w:rPr>
              <w:rFonts w:ascii="Times New Roman" w:hAnsi="Times New Roman" w:cs="Times New Roman"/>
              <w:lang w:val="en-US"/>
            </w:rPr>
            <w:delText>text</w:delText>
          </w:r>
          <w:r w:rsidR="003C417E" w:rsidRPr="00D80754" w:rsidDel="00414453">
            <w:rPr>
              <w:rFonts w:ascii="Times New Roman" w:hAnsi="Times New Roman" w:cs="Times New Roman"/>
              <w:lang w:val="en-US"/>
            </w:rPr>
            <w:delText>)</w:delText>
          </w:r>
          <w:r w:rsidR="003C417E" w:rsidDel="00414453">
            <w:rPr>
              <w:rFonts w:ascii="Times New Roman" w:hAnsi="Times New Roman" w:cs="Times New Roman"/>
              <w:lang w:val="en-US"/>
            </w:rPr>
            <w:delText>. MPB</w:delText>
          </w:r>
          <w:r w:rsidR="003C417E" w:rsidRPr="00313528" w:rsidDel="00414453">
            <w:rPr>
              <w:rFonts w:ascii="Times New Roman" w:hAnsi="Times New Roman" w:cs="Times New Roman"/>
              <w:lang w:val="en-US"/>
            </w:rPr>
            <w:delText xml:space="preserve"> is a native insect that attacks pines in western North American forests</w:delText>
          </w:r>
          <w:r w:rsidR="003C417E" w:rsidRPr="008F241F" w:rsidDel="00414453">
            <w:delText xml:space="preserve"> </w:delText>
          </w:r>
          <w:r w:rsidR="003C417E" w:rsidRPr="002F6763" w:rsidDel="00414453">
            <w:rPr>
              <w:rFonts w:ascii="Times New Roman" w:hAnsi="Times New Roman" w:cs="Times New Roman"/>
              <w:lang w:val="en-US"/>
            </w:rPr>
            <w:delText>(Harvey, Donato, and Turner 2014)</w:delText>
          </w:r>
          <w:r w:rsidR="003C417E" w:rsidRPr="00313528" w:rsidDel="00414453">
            <w:rPr>
              <w:rFonts w:ascii="Times New Roman" w:hAnsi="Times New Roman" w:cs="Times New Roman"/>
              <w:lang w:val="en-US"/>
            </w:rPr>
            <w:delText>.</w:delText>
          </w:r>
          <w:r w:rsidR="003C417E" w:rsidDel="00414453">
            <w:rPr>
              <w:rFonts w:ascii="Times New Roman" w:hAnsi="Times New Roman" w:cs="Times New Roman"/>
              <w:lang w:val="en-US"/>
            </w:rPr>
            <w:delText xml:space="preserve"> </w:delText>
          </w:r>
          <w:r w:rsidR="003C417E" w:rsidRPr="00564FF2" w:rsidDel="00414453">
            <w:rPr>
              <w:rFonts w:ascii="Times New Roman" w:hAnsi="Times New Roman" w:cs="Times New Roman"/>
              <w:lang w:val="en-US"/>
            </w:rPr>
            <w:delText>The current MPB outbreak started in British Columbia in the early 1990s. The insect has since killed about 50%</w:delText>
          </w:r>
          <w:r w:rsidR="003C417E" w:rsidRPr="00C36DAB" w:rsidDel="00414453">
            <w:rPr>
              <w:rFonts w:ascii="Times New Roman" w:hAnsi="Times New Roman" w:cs="Times New Roman"/>
              <w:lang w:val="en-US"/>
            </w:rPr>
            <w:delText xml:space="preserve"> of the total volume of commercial lodgepole pine in the province which cause a huge damage in the forestry</w:delText>
          </w:r>
          <w:r w:rsidR="003C417E" w:rsidDel="00414453">
            <w:rPr>
              <w:rFonts w:ascii="Times New Roman" w:hAnsi="Times New Roman" w:cs="Times New Roman"/>
              <w:lang w:val="en-US"/>
            </w:rPr>
            <w:delText xml:space="preserve"> (REF)</w:delText>
          </w:r>
          <w:r w:rsidR="003C417E" w:rsidRPr="00C36DAB" w:rsidDel="00414453">
            <w:rPr>
              <w:rFonts w:ascii="Times New Roman" w:hAnsi="Times New Roman" w:cs="Times New Roman"/>
              <w:lang w:val="en-US"/>
            </w:rPr>
            <w:delText xml:space="preserve">. </w:delText>
          </w:r>
          <w:r w:rsidR="00893388" w:rsidDel="00414453">
            <w:rPr>
              <w:rFonts w:ascii="Times New Roman" w:hAnsi="Times New Roman" w:cs="Times New Roman"/>
              <w:lang w:val="en-US"/>
            </w:rPr>
            <w:delText xml:space="preserve">Although </w:delText>
          </w:r>
          <w:r w:rsidR="009928CB" w:rsidDel="00414453">
            <w:rPr>
              <w:rFonts w:ascii="Times New Roman" w:hAnsi="Times New Roman" w:cs="Times New Roman"/>
              <w:lang w:val="en-US"/>
            </w:rPr>
            <w:delText xml:space="preserve">there are a lot of researches about MPB, but no one has ever studied the impact of the cyclic frequency of this insect. </w:delText>
          </w:r>
          <w:r w:rsidR="003C417E" w:rsidDel="00414453">
            <w:rPr>
              <w:rFonts w:ascii="Times New Roman" w:hAnsi="Times New Roman" w:cs="Times New Roman"/>
              <w:lang w:val="en-US"/>
            </w:rPr>
            <w:delText xml:space="preserve">Even though </w:delText>
          </w:r>
          <w:r w:rsidR="003C417E" w:rsidRPr="00C36DAB" w:rsidDel="00414453">
            <w:rPr>
              <w:rFonts w:ascii="Times New Roman" w:hAnsi="Times New Roman" w:cs="Times New Roman"/>
              <w:lang w:val="en-US"/>
            </w:rPr>
            <w:delText xml:space="preserve">Duncan et al. already created a model to predict severity and </w:delText>
          </w:r>
          <w:r w:rsidR="003C417E" w:rsidDel="00414453">
            <w:rPr>
              <w:rFonts w:ascii="Times New Roman" w:hAnsi="Times New Roman" w:cs="Times New Roman"/>
              <w:lang w:val="en-US"/>
            </w:rPr>
            <w:delText>o</w:delText>
          </w:r>
          <w:r w:rsidR="003C417E" w:rsidRPr="00C36DAB" w:rsidDel="00414453">
            <w:rPr>
              <w:rFonts w:ascii="Times New Roman" w:hAnsi="Times New Roman" w:cs="Times New Roman"/>
              <w:lang w:val="en-US"/>
            </w:rPr>
            <w:delText xml:space="preserve">utbreak-recovery cycle period </w:delText>
          </w:r>
          <w:r w:rsidR="003C417E" w:rsidDel="00414453">
            <w:rPr>
              <w:rFonts w:ascii="Times New Roman" w:hAnsi="Times New Roman" w:cs="Times New Roman"/>
              <w:lang w:val="en-US"/>
            </w:rPr>
            <w:delText xml:space="preserve">of MPB </w:delText>
          </w:r>
          <w:r w:rsidR="003C417E" w:rsidRPr="00C36DAB" w:rsidDel="00414453">
            <w:rPr>
              <w:rFonts w:ascii="Times New Roman" w:hAnsi="Times New Roman" w:cs="Times New Roman"/>
            </w:rPr>
            <w:delText>(Duncan et al. 2015</w:delText>
          </w:r>
          <w:r w:rsidR="003C417E" w:rsidDel="00414453">
            <w:rPr>
              <w:rFonts w:ascii="Times New Roman" w:hAnsi="Times New Roman" w:cs="Times New Roman"/>
            </w:rPr>
            <w:delText>), we still don’t have enough data to determine if the length of the outbreak cycles varies significantly. Indeed, the analysis of gene flow with different frequencies may help us to understand the outbreak stage with the real sampling data, and in the long term, help us to understand how epidemic cycle changes. These knowledges will help ecologists and forestry</w:delText>
          </w:r>
          <w:r w:rsidR="003C417E" w:rsidDel="00414453">
            <w:rPr>
              <w:rFonts w:ascii="Times New Roman" w:hAnsi="Times New Roman" w:cs="Times New Roman" w:hint="eastAsia"/>
            </w:rPr>
            <w:delText xml:space="preserve"> </w:delText>
          </w:r>
          <w:r w:rsidR="003C417E" w:rsidDel="00414453">
            <w:rPr>
              <w:rFonts w:ascii="Times New Roman" w:hAnsi="Times New Roman" w:cs="Times New Roman"/>
              <w:lang w:val="en-US"/>
            </w:rPr>
            <w:delText xml:space="preserve">scientists to control pest and minimalize the damage during the outbreak.  </w:delText>
          </w:r>
          <w:r w:rsidR="003C417E" w:rsidDel="00414453">
            <w:rPr>
              <w:rFonts w:ascii="Times New Roman" w:hAnsi="Times New Roman" w:cs="Times New Roman"/>
            </w:rPr>
            <w:delText xml:space="preserve">  </w:delText>
          </w:r>
        </w:del>
      </w:ins>
    </w:p>
    <w:p w14:paraId="7822848B" w14:textId="50843F76" w:rsidR="00F65636" w:rsidRPr="00611847" w:rsidDel="0048373A" w:rsidRDefault="009E204C">
      <w:pPr>
        <w:spacing w:before="120" w:after="0" w:line="480" w:lineRule="auto"/>
        <w:jc w:val="both"/>
        <w:rPr>
          <w:ins w:id="177" w:author="Auteur"/>
          <w:del w:id="178" w:author="Auteur"/>
          <w:moveFrom w:id="179" w:author="Auteur"/>
          <w:rFonts w:ascii="Times New Roman" w:hAnsi="Times New Roman" w:cs="Times New Roman"/>
          <w:color w:val="000000" w:themeColor="text1"/>
          <w:rPrChange w:id="180" w:author="Auteur">
            <w:rPr>
              <w:ins w:id="181" w:author="Auteur"/>
              <w:del w:id="182" w:author="Auteur"/>
              <w:moveFrom w:id="183" w:author="Auteur"/>
              <w:rFonts w:ascii="Times New Roman" w:hAnsi="Times New Roman" w:cs="Times New Roman"/>
              <w:lang w:val="en-US"/>
            </w:rPr>
          </w:rPrChange>
        </w:rPr>
        <w:pPrChange w:id="184" w:author="Author">
          <w:pPr>
            <w:spacing w:line="480" w:lineRule="auto"/>
          </w:pPr>
        </w:pPrChange>
      </w:pPr>
      <w:ins w:id="185" w:author="Auteur">
        <w:del w:id="186" w:author="Auteur">
          <w:r w:rsidDel="0048373A">
            <w:rPr>
              <w:rFonts w:ascii="Times New Roman" w:hAnsi="Times New Roman" w:cs="Times New Roman"/>
              <w:lang w:val="en-US"/>
            </w:rPr>
            <w:delText xml:space="preserve">The genetic structure of a cyclic population supposed to be varied overtime, </w:delText>
          </w:r>
          <w:r w:rsidDel="0048373A">
            <w:rPr>
              <w:rFonts w:ascii="Times New Roman" w:hAnsi="Times New Roman" w:cs="Times New Roman"/>
            </w:rPr>
            <w:delText xml:space="preserve">because </w:delText>
          </w:r>
        </w:del>
      </w:ins>
      <w:moveFromRangeStart w:id="187" w:author="Auteur" w:name="move523389456"/>
      <w:moveFrom w:id="188" w:author="Auteur">
        <w:ins w:id="189" w:author="Auteur">
          <w:del w:id="190" w:author="Auteur">
            <w:r w:rsidR="00A73CDB" w:rsidRPr="00611847" w:rsidDel="0048373A">
              <w:rPr>
                <w:noProof/>
                <w:color w:val="000000" w:themeColor="text1"/>
                <w:lang w:eastAsia="en-CA"/>
                <w:rPrChange w:id="191" w:author="Auteur">
                  <w:rPr>
                    <w:noProof/>
                    <w:lang w:eastAsia="en-CA"/>
                  </w:rPr>
                </w:rPrChange>
              </w:rPr>
              <w:drawing>
                <wp:inline distT="0" distB="0" distL="0" distR="0" wp14:anchorId="0555974C" wp14:editId="20671717">
                  <wp:extent cx="4434362" cy="22288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393" t="38367" r="22009" b="25356"/>
                          <a:stretch/>
                        </pic:blipFill>
                        <pic:spPr bwMode="auto">
                          <a:xfrm>
                            <a:off x="0" y="0"/>
                            <a:ext cx="4450584" cy="2237003"/>
                          </a:xfrm>
                          <a:prstGeom prst="rect">
                            <a:avLst/>
                          </a:prstGeom>
                          <a:ln>
                            <a:noFill/>
                          </a:ln>
                          <a:extLst>
                            <a:ext uri="{53640926-AAD7-44D8-BBD7-CCE9431645EC}">
                              <a14:shadowObscured xmlns:a14="http://schemas.microsoft.com/office/drawing/2010/main"/>
                            </a:ext>
                          </a:extLst>
                        </pic:spPr>
                      </pic:pic>
                    </a:graphicData>
                  </a:graphic>
                </wp:inline>
              </w:drawing>
            </w:r>
          </w:del>
        </w:ins>
      </w:moveFrom>
    </w:p>
    <w:p w14:paraId="4800D57A" w14:textId="600470E6" w:rsidR="00F65636" w:rsidRPr="00611847" w:rsidDel="0048373A" w:rsidRDefault="00F65636">
      <w:pPr>
        <w:spacing w:before="120" w:after="0" w:line="480" w:lineRule="auto"/>
        <w:jc w:val="both"/>
        <w:rPr>
          <w:ins w:id="192" w:author="Auteur"/>
          <w:del w:id="193" w:author="Auteur"/>
          <w:moveFrom w:id="194" w:author="Auteur"/>
          <w:rFonts w:ascii="Times New Roman" w:hAnsi="Times New Roman" w:cs="Times New Roman"/>
          <w:color w:val="000000" w:themeColor="text1"/>
          <w:lang w:val="en-US"/>
          <w:rPrChange w:id="195" w:author="Auteur">
            <w:rPr>
              <w:ins w:id="196" w:author="Auteur"/>
              <w:del w:id="197" w:author="Auteur"/>
              <w:moveFrom w:id="198" w:author="Auteur"/>
              <w:rFonts w:ascii="Times New Roman" w:hAnsi="Times New Roman" w:cs="Times New Roman"/>
              <w:lang w:val="en-US"/>
            </w:rPr>
          </w:rPrChange>
        </w:rPr>
        <w:pPrChange w:id="199" w:author="Author">
          <w:pPr>
            <w:spacing w:line="480" w:lineRule="auto"/>
          </w:pPr>
        </w:pPrChange>
      </w:pPr>
      <w:moveFrom w:id="200" w:author="Auteur">
        <w:ins w:id="201" w:author="Auteur">
          <w:del w:id="202" w:author="Auteur">
            <w:r w:rsidRPr="00611847" w:rsidDel="0048373A">
              <w:rPr>
                <w:rFonts w:ascii="Times New Roman" w:hAnsi="Times New Roman" w:cs="Times New Roman"/>
                <w:color w:val="000000" w:themeColor="text1"/>
                <w:lang w:val="en-US"/>
                <w:rPrChange w:id="203" w:author="Auteur">
                  <w:rPr>
                    <w:rFonts w:ascii="Times New Roman" w:hAnsi="Times New Roman" w:cs="Times New Roman"/>
                    <w:lang w:val="en-US"/>
                  </w:rPr>
                </w:rPrChange>
              </w:rPr>
              <w:delText>Figure1: a population cycle</w:delText>
            </w:r>
            <w:r w:rsidR="000C0256" w:rsidRPr="00611847" w:rsidDel="0048373A">
              <w:rPr>
                <w:rFonts w:ascii="Times New Roman" w:hAnsi="Times New Roman" w:cs="Times New Roman"/>
                <w:color w:val="000000" w:themeColor="text1"/>
                <w:lang w:val="en-US"/>
                <w:rPrChange w:id="204" w:author="Auteur">
                  <w:rPr>
                    <w:rFonts w:ascii="Times New Roman" w:hAnsi="Times New Roman" w:cs="Times New Roman"/>
                    <w:color w:val="FF0000"/>
                    <w:lang w:val="en-US"/>
                  </w:rPr>
                </w:rPrChange>
              </w:rPr>
              <w:delText xml:space="preserve"> : definition of peak, valley, cycle period,</w:delText>
            </w:r>
            <w:r w:rsidR="00C1469E" w:rsidRPr="00611847" w:rsidDel="0048373A">
              <w:rPr>
                <w:rFonts w:ascii="Times New Roman" w:hAnsi="Times New Roman" w:cs="Times New Roman"/>
                <w:color w:val="000000" w:themeColor="text1"/>
                <w:lang w:val="en-US"/>
                <w:rPrChange w:id="205" w:author="Auteur">
                  <w:rPr>
                    <w:rFonts w:ascii="Times New Roman" w:hAnsi="Times New Roman" w:cs="Times New Roman"/>
                    <w:color w:val="FF0000"/>
                    <w:lang w:val="en-US"/>
                  </w:rPr>
                </w:rPrChange>
              </w:rPr>
              <w:delText xml:space="preserve"> amplitude</w:delText>
            </w:r>
          </w:del>
        </w:ins>
      </w:moveFrom>
    </w:p>
    <w:moveFromRangeEnd w:id="187"/>
    <w:p w14:paraId="5AAE17B8" w14:textId="4C59315F" w:rsidR="00D646BF" w:rsidDel="009E204C" w:rsidRDefault="00CF3B3C">
      <w:pPr>
        <w:spacing w:before="120" w:after="0" w:line="480" w:lineRule="auto"/>
        <w:jc w:val="both"/>
        <w:rPr>
          <w:ins w:id="206" w:author="Auteur"/>
          <w:del w:id="207" w:author="Auteur"/>
          <w:rFonts w:ascii="Times New Roman" w:hAnsi="Times New Roman" w:cs="Times New Roman"/>
          <w:lang w:val="en-US"/>
        </w:rPr>
      </w:pPr>
      <w:ins w:id="208" w:author="Auteur">
        <w:del w:id="209" w:author="Auteur">
          <w:r w:rsidRPr="00611847" w:rsidDel="0048373A">
            <w:rPr>
              <w:rFonts w:ascii="Times New Roman" w:hAnsi="Times New Roman" w:cs="Times New Roman"/>
              <w:color w:val="000000" w:themeColor="text1"/>
              <w:lang w:val="en-US"/>
              <w:rPrChange w:id="210" w:author="Auteur">
                <w:rPr>
                  <w:rFonts w:ascii="Times New Roman" w:hAnsi="Times New Roman" w:cs="Times New Roman"/>
                  <w:lang w:val="en-US"/>
                </w:rPr>
              </w:rPrChange>
            </w:rPr>
            <w:delText xml:space="preserve">For </w:delText>
          </w:r>
          <w:r w:rsidR="00BF0DBF" w:rsidRPr="00611847" w:rsidDel="0048373A">
            <w:rPr>
              <w:rFonts w:ascii="Times New Roman" w:hAnsi="Times New Roman" w:cs="Times New Roman"/>
              <w:color w:val="000000" w:themeColor="text1"/>
              <w:lang w:val="en-US"/>
              <w:rPrChange w:id="211" w:author="Auteur">
                <w:rPr>
                  <w:rFonts w:ascii="Times New Roman" w:hAnsi="Times New Roman" w:cs="Times New Roman"/>
                  <w:lang w:val="en-US"/>
                </w:rPr>
              </w:rPrChange>
            </w:rPr>
            <w:delText xml:space="preserve">a </w:delText>
          </w:r>
          <w:r w:rsidRPr="00611847" w:rsidDel="0048373A">
            <w:rPr>
              <w:rFonts w:ascii="Times New Roman" w:hAnsi="Times New Roman" w:cs="Times New Roman"/>
              <w:color w:val="000000" w:themeColor="text1"/>
              <w:lang w:val="en-US"/>
              <w:rPrChange w:id="212" w:author="Auteur">
                <w:rPr>
                  <w:rFonts w:ascii="Times New Roman" w:hAnsi="Times New Roman" w:cs="Times New Roman"/>
                  <w:lang w:val="en-US"/>
                </w:rPr>
              </w:rPrChange>
            </w:rPr>
            <w:delText>cyclic population</w:delText>
          </w:r>
          <w:r w:rsidR="009E204C" w:rsidDel="0048373A">
            <w:rPr>
              <w:rFonts w:ascii="Times New Roman" w:hAnsi="Times New Roman" w:cs="Times New Roman"/>
              <w:color w:val="000000" w:themeColor="text1"/>
              <w:lang w:val="en-US"/>
            </w:rPr>
            <w:delText>during</w:delText>
          </w:r>
          <w:r w:rsidR="009E204C" w:rsidRPr="00611847" w:rsidDel="0048373A">
            <w:rPr>
              <w:rFonts w:ascii="Times New Roman" w:hAnsi="Times New Roman" w:cs="Times New Roman"/>
              <w:color w:val="000000" w:themeColor="text1"/>
              <w:lang w:val="en-US"/>
              <w:rPrChange w:id="213" w:author="Auteur">
                <w:rPr>
                  <w:rFonts w:ascii="Times New Roman" w:hAnsi="Times New Roman" w:cs="Times New Roman"/>
                  <w:color w:val="FF0000"/>
                  <w:lang w:val="en-US"/>
                </w:rPr>
              </w:rPrChange>
            </w:rPr>
            <w:delText xml:space="preserve"> cycling</w:delText>
          </w:r>
          <w:r w:rsidDel="0048373A">
            <w:rPr>
              <w:rFonts w:ascii="Times New Roman" w:hAnsi="Times New Roman" w:cs="Times New Roman"/>
              <w:lang w:val="en-US"/>
            </w:rPr>
            <w:delText>, b</w:delText>
          </w:r>
          <w:r w:rsidR="00F65636" w:rsidDel="0048373A">
            <w:rPr>
              <w:rFonts w:ascii="Times New Roman" w:hAnsi="Times New Roman" w:cs="Times New Roman"/>
              <w:lang w:val="en-US"/>
            </w:rPr>
            <w:delText xml:space="preserve">Because of the bottleneck during the </w:delText>
          </w:r>
          <w:r w:rsidR="001C73FC" w:rsidRPr="001C73FC" w:rsidDel="0048373A">
            <w:rPr>
              <w:rFonts w:ascii="Times New Roman" w:hAnsi="Times New Roman" w:cs="Times New Roman"/>
              <w:lang w:val="en-US"/>
            </w:rPr>
            <w:delText>continuous</w:delText>
          </w:r>
          <w:r w:rsidR="001C73FC" w:rsidDel="0048373A">
            <w:rPr>
              <w:rFonts w:ascii="Times New Roman" w:hAnsi="Times New Roman" w:cs="Times New Roman"/>
              <w:lang w:val="en-US"/>
            </w:rPr>
            <w:delText xml:space="preserve"> </w:delText>
          </w:r>
          <w:r w:rsidR="00F65636" w:rsidDel="0048373A">
            <w:rPr>
              <w:rFonts w:ascii="Times New Roman" w:hAnsi="Times New Roman" w:cs="Times New Roman"/>
              <w:lang w:val="en-US"/>
            </w:rPr>
            <w:delText>population valleys</w:delText>
          </w:r>
          <w:r w:rsidR="00D93FD4" w:rsidDel="0048373A">
            <w:rPr>
              <w:rFonts w:ascii="Times New Roman" w:hAnsi="Times New Roman" w:cs="Times New Roman"/>
              <w:lang w:val="en-US"/>
            </w:rPr>
            <w:delText xml:space="preserve"> will cause bottleneck effect</w:delText>
          </w:r>
          <w:r w:rsidR="00F65636" w:rsidDel="0048373A">
            <w:rPr>
              <w:rFonts w:ascii="Times New Roman" w:hAnsi="Times New Roman" w:cs="Times New Roman"/>
              <w:lang w:val="en-US"/>
            </w:rPr>
            <w:delText xml:space="preserve"> and the founder effect after</w:delText>
          </w:r>
          <w:r w:rsidR="00D93FD4" w:rsidDel="0048373A">
            <w:rPr>
              <w:rFonts w:ascii="Times New Roman" w:hAnsi="Times New Roman" w:cs="Times New Roman"/>
              <w:lang w:val="en-US"/>
            </w:rPr>
            <w:delText xml:space="preserve">. </w:delText>
          </w:r>
          <w:r w:rsidR="00F65636" w:rsidDel="0048373A">
            <w:rPr>
              <w:rFonts w:ascii="Times New Roman" w:hAnsi="Times New Roman" w:cs="Times New Roman"/>
              <w:lang w:val="en-US"/>
            </w:rPr>
            <w:delText>,</w:delText>
          </w:r>
          <w:r w:rsidR="00EC5149" w:rsidDel="0048373A">
            <w:rPr>
              <w:rFonts w:ascii="Times New Roman" w:hAnsi="Times New Roman" w:cs="Times New Roman"/>
              <w:lang w:val="en-US"/>
            </w:rPr>
            <w:delText xml:space="preserve"> </w:delText>
          </w:r>
          <w:r w:rsidR="00F65636" w:rsidDel="0048373A">
            <w:rPr>
              <w:rFonts w:ascii="Times New Roman" w:hAnsi="Times New Roman" w:cs="Times New Roman"/>
              <w:lang w:val="en-US"/>
            </w:rPr>
            <w:delText xml:space="preserve"> </w:delText>
          </w:r>
          <w:r w:rsidR="00D646BF" w:rsidDel="0048373A">
            <w:rPr>
              <w:rFonts w:ascii="Times New Roman" w:hAnsi="Times New Roman" w:cs="Times New Roman"/>
              <w:lang w:val="en-US"/>
            </w:rPr>
            <w:delText xml:space="preserve">a </w:delText>
          </w:r>
          <w:r w:rsidR="00D93FD4" w:rsidDel="0048373A">
            <w:rPr>
              <w:rFonts w:ascii="Times New Roman" w:hAnsi="Times New Roman" w:cs="Times New Roman"/>
              <w:lang w:val="en-US"/>
            </w:rPr>
            <w:delText>The</w:delText>
          </w:r>
          <w:r w:rsidR="000567C0" w:rsidDel="0048373A">
            <w:rPr>
              <w:rFonts w:ascii="Times New Roman" w:hAnsi="Times New Roman" w:cs="Times New Roman"/>
              <w:lang w:val="en-US"/>
            </w:rPr>
            <w:delText>se</w:delText>
          </w:r>
          <w:r w:rsidR="00A41F44" w:rsidDel="0048373A">
            <w:rPr>
              <w:rFonts w:ascii="Times New Roman" w:hAnsi="Times New Roman" w:cs="Times New Roman"/>
              <w:lang w:val="en-US"/>
            </w:rPr>
            <w:delText xml:space="preserve"> which</w:delText>
          </w:r>
          <w:r w:rsidR="00D93FD4" w:rsidDel="0048373A">
            <w:rPr>
              <w:rFonts w:ascii="Times New Roman" w:hAnsi="Times New Roman" w:cs="Times New Roman" w:hint="eastAsia"/>
              <w:lang w:val="en-US"/>
            </w:rPr>
            <w:delText>y</w:delText>
          </w:r>
          <w:r w:rsidR="00D93FD4" w:rsidDel="0048373A">
            <w:rPr>
              <w:rFonts w:ascii="Times New Roman" w:hAnsi="Times New Roman" w:cs="Times New Roman"/>
              <w:lang w:val="en-US"/>
            </w:rPr>
            <w:delText xml:space="preserve"> may make population loose</w:delText>
          </w:r>
          <w:r w:rsidR="00D646BF" w:rsidDel="0048373A">
            <w:rPr>
              <w:rFonts w:ascii="Times New Roman" w:hAnsi="Times New Roman" w:cs="Times New Roman"/>
              <w:lang w:val="en-US"/>
            </w:rPr>
            <w:delText>population will lose its genetic diversity</w:delText>
          </w:r>
          <w:r w:rsidR="009E204C" w:rsidDel="0048373A">
            <w:rPr>
              <w:rFonts w:ascii="Times New Roman" w:hAnsi="Times New Roman" w:cs="Times New Roman"/>
              <w:lang w:val="en-US"/>
            </w:rPr>
            <w:delText>.</w:delText>
          </w:r>
          <w:r w:rsidR="00D646BF" w:rsidDel="0048373A">
            <w:rPr>
              <w:rFonts w:ascii="Times New Roman" w:hAnsi="Times New Roman" w:cs="Times New Roman"/>
              <w:lang w:val="en-US"/>
            </w:rPr>
            <w:delText xml:space="preserve"> </w:delText>
          </w:r>
          <w:r w:rsidR="00D646BF" w:rsidDel="00D93FD4">
            <w:rPr>
              <w:rFonts w:ascii="Times New Roman" w:hAnsi="Times New Roman" w:cs="Times New Roman"/>
              <w:lang w:val="en-US"/>
            </w:rPr>
            <w:delText>and</w:delText>
          </w:r>
          <w:r w:rsidR="00D93FD4" w:rsidDel="009E204C">
            <w:rPr>
              <w:rFonts w:ascii="Times New Roman" w:hAnsi="Times New Roman" w:cs="Times New Roman"/>
              <w:lang w:val="en-US"/>
            </w:rPr>
            <w:delText>which cause</w:delText>
          </w:r>
          <w:r w:rsidR="00D646BF" w:rsidDel="009E204C">
            <w:rPr>
              <w:rFonts w:ascii="Times New Roman" w:hAnsi="Times New Roman" w:cs="Times New Roman"/>
              <w:lang w:val="en-US"/>
            </w:rPr>
            <w:delText xml:space="preserve"> </w:delText>
          </w:r>
          <w:r w:rsidR="00F65636" w:rsidDel="009E204C">
            <w:rPr>
              <w:rFonts w:ascii="Times New Roman" w:hAnsi="Times New Roman" w:cs="Times New Roman"/>
              <w:lang w:val="en-US"/>
            </w:rPr>
            <w:delText xml:space="preserve">the genetic structure of </w:delText>
          </w:r>
          <w:r w:rsidR="00D93FD4" w:rsidDel="009E204C">
            <w:rPr>
              <w:rFonts w:ascii="Times New Roman" w:hAnsi="Times New Roman" w:cs="Times New Roman"/>
              <w:lang w:val="en-US"/>
            </w:rPr>
            <w:delText xml:space="preserve">a </w:delText>
          </w:r>
          <w:r w:rsidR="00F65636" w:rsidDel="009E204C">
            <w:rPr>
              <w:rFonts w:ascii="Times New Roman" w:hAnsi="Times New Roman" w:cs="Times New Roman"/>
              <w:lang w:val="en-US"/>
            </w:rPr>
            <w:delText>cyclic population suppose</w:delText>
          </w:r>
          <w:r w:rsidR="00D93FD4" w:rsidDel="009E204C">
            <w:rPr>
              <w:rFonts w:ascii="Times New Roman" w:hAnsi="Times New Roman" w:cs="Times New Roman"/>
              <w:lang w:val="en-US"/>
            </w:rPr>
            <w:delText xml:space="preserve">d </w:delText>
          </w:r>
          <w:r w:rsidR="00F65636" w:rsidDel="009E204C">
            <w:rPr>
              <w:rFonts w:ascii="Times New Roman" w:hAnsi="Times New Roman" w:cs="Times New Roman"/>
              <w:lang w:val="en-US"/>
            </w:rPr>
            <w:delText xml:space="preserve">d to be varied overtime. </w:delText>
          </w:r>
        </w:del>
      </w:ins>
    </w:p>
    <w:p w14:paraId="0CBEFDCD" w14:textId="265BD10B" w:rsidR="00D646BF" w:rsidDel="009E204C" w:rsidRDefault="00D646BF">
      <w:pPr>
        <w:spacing w:before="120" w:after="0" w:line="480" w:lineRule="auto"/>
        <w:jc w:val="both"/>
        <w:rPr>
          <w:del w:id="214" w:author="Auteur"/>
          <w:rFonts w:ascii="Times New Roman" w:hAnsi="Times New Roman" w:cs="Times New Roman"/>
          <w:lang w:val="en-US"/>
        </w:rPr>
      </w:pPr>
    </w:p>
    <w:p w14:paraId="1E5F67B0" w14:textId="4BE23DD7" w:rsidR="00CF3B3C" w:rsidRPr="00611847" w:rsidDel="00627AB4" w:rsidRDefault="00627AB4">
      <w:pPr>
        <w:spacing w:before="120" w:after="0" w:line="480" w:lineRule="auto"/>
        <w:jc w:val="both"/>
        <w:rPr>
          <w:ins w:id="215" w:author="Auteur"/>
          <w:del w:id="216" w:author="Auteur"/>
          <w:rFonts w:ascii="Times New Roman" w:hAnsi="Times New Roman" w:cs="Times New Roman"/>
          <w:rPrChange w:id="217" w:author="Auteur">
            <w:rPr>
              <w:ins w:id="218" w:author="Auteur"/>
              <w:del w:id="219" w:author="Auteur"/>
              <w:rFonts w:ascii="Times New Roman" w:hAnsi="Times New Roman" w:cs="Times New Roman"/>
              <w:lang w:val="en-US"/>
            </w:rPr>
          </w:rPrChange>
        </w:rPr>
      </w:pPr>
      <w:ins w:id="220" w:author="Auteur">
        <w:r>
          <w:rPr>
            <w:rFonts w:ascii="Times New Roman" w:hAnsi="Times New Roman" w:cs="Times New Roman"/>
            <w:lang w:val="en-US"/>
          </w:rPr>
          <w:t xml:space="preserve"> </w:t>
        </w:r>
      </w:ins>
    </w:p>
    <w:p w14:paraId="35AB01E7" w14:textId="33FEBB68" w:rsidR="00A45F32" w:rsidRPr="00611847" w:rsidDel="0080348E" w:rsidRDefault="00D646BF">
      <w:pPr>
        <w:spacing w:before="120" w:after="0" w:line="480" w:lineRule="auto"/>
        <w:jc w:val="both"/>
        <w:rPr>
          <w:del w:id="221" w:author="Auteur"/>
          <w:rFonts w:ascii="Times New Roman" w:hAnsi="Times New Roman" w:cs="Times New Roman"/>
          <w:rPrChange w:id="222" w:author="Auteur">
            <w:rPr>
              <w:del w:id="223" w:author="Auteur"/>
              <w:rFonts w:ascii="Times New Roman" w:hAnsi="Times New Roman" w:cs="Times New Roman"/>
              <w:lang w:val="en-US"/>
            </w:rPr>
          </w:rPrChange>
        </w:rPr>
      </w:pPr>
      <w:ins w:id="224" w:author="Auteur">
        <w:del w:id="225" w:author="Auteur">
          <w:r w:rsidDel="0048373A">
            <w:rPr>
              <w:rFonts w:ascii="Times New Roman" w:hAnsi="Times New Roman" w:cs="Times New Roman"/>
              <w:lang w:val="en-US"/>
            </w:rPr>
            <w:delText>On the other hand</w:delText>
          </w:r>
        </w:del>
        <w:r w:rsidR="0048373A">
          <w:rPr>
            <w:rFonts w:ascii="Times New Roman" w:hAnsi="Times New Roman" w:cs="Times New Roman"/>
          </w:rPr>
          <w:t>D</w:t>
        </w:r>
        <w:del w:id="226" w:author="Auteur">
          <w:r w:rsidDel="0048373A">
            <w:rPr>
              <w:rFonts w:ascii="Times New Roman" w:hAnsi="Times New Roman" w:cs="Times New Roman"/>
              <w:lang w:val="en-US"/>
            </w:rPr>
            <w:delText xml:space="preserve">, </w:delText>
          </w:r>
          <w:r w:rsidDel="0048373A">
            <w:rPr>
              <w:rFonts w:ascii="Times New Roman" w:hAnsi="Times New Roman" w:cs="Times New Roman"/>
            </w:rPr>
            <w:delText>d</w:delText>
          </w:r>
        </w:del>
        <w:r w:rsidRPr="00BF4AD4">
          <w:rPr>
            <w:rFonts w:ascii="Times New Roman" w:hAnsi="Times New Roman" w:cs="Times New Roman"/>
          </w:rPr>
          <w:t>ispersal help</w:t>
        </w:r>
        <w:r>
          <w:rPr>
            <w:rFonts w:ascii="Times New Roman" w:hAnsi="Times New Roman" w:cs="Times New Roman"/>
          </w:rPr>
          <w:t>s</w:t>
        </w:r>
        <w:r w:rsidRPr="00BF4AD4">
          <w:rPr>
            <w:rFonts w:ascii="Times New Roman" w:hAnsi="Times New Roman" w:cs="Times New Roman"/>
          </w:rPr>
          <w:t xml:space="preserve"> the population </w:t>
        </w:r>
        <w:r>
          <w:rPr>
            <w:rFonts w:ascii="Times New Roman" w:hAnsi="Times New Roman" w:cs="Times New Roman"/>
          </w:rPr>
          <w:t xml:space="preserve">to </w:t>
        </w:r>
        <w:del w:id="227" w:author="Auteur">
          <w:r w:rsidRPr="00BF4AD4" w:rsidDel="007168C1">
            <w:rPr>
              <w:rFonts w:ascii="Times New Roman" w:hAnsi="Times New Roman" w:cs="Times New Roman"/>
            </w:rPr>
            <w:delText>spread</w:delText>
          </w:r>
        </w:del>
        <w:r w:rsidR="007168C1">
          <w:rPr>
            <w:rFonts w:ascii="Times New Roman" w:hAnsi="Times New Roman" w:cs="Times New Roman"/>
          </w:rPr>
          <w:t>disperse</w:t>
        </w:r>
        <w:r w:rsidRPr="00BF4AD4">
          <w:rPr>
            <w:rFonts w:ascii="Times New Roman" w:hAnsi="Times New Roman" w:cs="Times New Roman"/>
          </w:rPr>
          <w:t xml:space="preserve"> geographically over the landscape</w:t>
        </w:r>
        <w:r>
          <w:rPr>
            <w:rFonts w:ascii="Times New Roman" w:hAnsi="Times New Roman" w:cs="Times New Roman"/>
          </w:rPr>
          <w:t>. W</w:t>
        </w:r>
        <w:r w:rsidRPr="00BF4AD4">
          <w:rPr>
            <w:rFonts w:ascii="Times New Roman" w:hAnsi="Times New Roman" w:cs="Times New Roman"/>
          </w:rPr>
          <w:t xml:space="preserve">ith </w:t>
        </w:r>
        <w:r>
          <w:rPr>
            <w:rFonts w:ascii="Times New Roman" w:hAnsi="Times New Roman" w:cs="Times New Roman"/>
          </w:rPr>
          <w:t xml:space="preserve">favorable </w:t>
        </w:r>
        <w:r w:rsidRPr="00BF4AD4">
          <w:rPr>
            <w:rFonts w:ascii="Times New Roman" w:hAnsi="Times New Roman" w:cs="Times New Roman"/>
          </w:rPr>
          <w:t xml:space="preserve">condition, this process </w:t>
        </w:r>
        <w:r>
          <w:rPr>
            <w:rFonts w:ascii="Times New Roman" w:hAnsi="Times New Roman" w:cs="Times New Roman"/>
          </w:rPr>
          <w:t>will favor the expansion</w:t>
        </w:r>
        <w:del w:id="228" w:author="Auteur">
          <w:r w:rsidDel="00CF3B3C">
            <w:rPr>
              <w:rFonts w:ascii="Times New Roman" w:hAnsi="Times New Roman" w:cs="Times New Roman"/>
            </w:rPr>
            <w:delText>, cover more space to reproduce</w:delText>
          </w:r>
        </w:del>
        <w:r>
          <w:rPr>
            <w:rFonts w:ascii="Times New Roman" w:hAnsi="Times New Roman" w:cs="Times New Roman"/>
          </w:rPr>
          <w:t>, increase</w:t>
        </w:r>
        <w:r w:rsidRPr="00BF4AD4">
          <w:rPr>
            <w:rFonts w:ascii="Times New Roman" w:hAnsi="Times New Roman" w:cs="Times New Roman"/>
          </w:rPr>
          <w:t xml:space="preserve"> population</w:t>
        </w:r>
        <w:r>
          <w:rPr>
            <w:rFonts w:ascii="Times New Roman" w:hAnsi="Times New Roman" w:cs="Times New Roman"/>
          </w:rPr>
          <w:t xml:space="preserve"> </w:t>
        </w:r>
        <w:del w:id="229" w:author="Auteur">
          <w:r w:rsidDel="007168C1">
            <w:rPr>
              <w:rFonts w:ascii="Times New Roman" w:hAnsi="Times New Roman" w:cs="Times New Roman"/>
            </w:rPr>
            <w:delText>size</w:delText>
          </w:r>
          <w:r w:rsidRPr="00BF4AD4" w:rsidDel="007168C1">
            <w:rPr>
              <w:rFonts w:ascii="Times New Roman" w:hAnsi="Times New Roman" w:cs="Times New Roman"/>
            </w:rPr>
            <w:delText xml:space="preserve"> </w:delText>
          </w:r>
        </w:del>
        <w:r w:rsidRPr="00BF4AD4">
          <w:rPr>
            <w:rFonts w:ascii="Times New Roman" w:hAnsi="Times New Roman" w:cs="Times New Roman"/>
          </w:rPr>
          <w:t xml:space="preserve">and </w:t>
        </w:r>
        <w:r w:rsidRPr="00460AF7">
          <w:rPr>
            <w:rFonts w:ascii="Times New Roman" w:hAnsi="Times New Roman" w:cs="Times New Roman"/>
          </w:rPr>
          <w:t>eventually lead to a population peak. It also favors the genetic exchange among populations</w:t>
        </w:r>
        <w:r w:rsidR="00CF3B3C" w:rsidRPr="00460AF7">
          <w:rPr>
            <w:rFonts w:ascii="Times New Roman" w:hAnsi="Times New Roman" w:cs="Times New Roman"/>
          </w:rPr>
          <w:t xml:space="preserve"> and inside </w:t>
        </w:r>
        <w:del w:id="230" w:author="Auteur">
          <w:r w:rsidR="00CF3B3C" w:rsidRPr="00460AF7" w:rsidDel="007168C1">
            <w:rPr>
              <w:rFonts w:ascii="Times New Roman" w:hAnsi="Times New Roman" w:cs="Times New Roman"/>
            </w:rPr>
            <w:delText>the</w:delText>
          </w:r>
        </w:del>
        <w:r w:rsidR="007168C1" w:rsidRPr="00460AF7">
          <w:rPr>
            <w:rFonts w:ascii="Times New Roman" w:hAnsi="Times New Roman" w:cs="Times New Roman"/>
          </w:rPr>
          <w:t>a</w:t>
        </w:r>
        <w:r w:rsidR="00CF3B3C" w:rsidRPr="00460AF7">
          <w:rPr>
            <w:rFonts w:ascii="Times New Roman" w:hAnsi="Times New Roman" w:cs="Times New Roman"/>
          </w:rPr>
          <w:t xml:space="preserve"> population</w:t>
        </w:r>
        <w:r w:rsidRPr="00460AF7">
          <w:rPr>
            <w:rFonts w:ascii="Times New Roman" w:hAnsi="Times New Roman" w:cs="Times New Roman"/>
          </w:rPr>
          <w:t xml:space="preserve">. Genetic similarity </w:t>
        </w:r>
        <w:del w:id="231" w:author="Auteur">
          <w:r w:rsidRPr="00460AF7" w:rsidDel="00CF3B3C">
            <w:rPr>
              <w:rFonts w:ascii="Times New Roman" w:hAnsi="Times New Roman" w:cs="Times New Roman"/>
            </w:rPr>
            <w:delText>among</w:delText>
          </w:r>
          <w:r w:rsidR="00CF3B3C" w:rsidRPr="00460AF7" w:rsidDel="007168C1">
            <w:rPr>
              <w:rFonts w:ascii="Times New Roman" w:hAnsi="Times New Roman" w:cs="Times New Roman"/>
            </w:rPr>
            <w:delText>in</w:delText>
          </w:r>
        </w:del>
        <w:r w:rsidR="007168C1" w:rsidRPr="00460AF7">
          <w:rPr>
            <w:rFonts w:ascii="Times New Roman" w:hAnsi="Times New Roman" w:cs="Times New Roman"/>
          </w:rPr>
          <w:t>among populations and inside</w:t>
        </w:r>
        <w:r w:rsidRPr="00460AF7">
          <w:rPr>
            <w:rFonts w:ascii="Times New Roman" w:hAnsi="Times New Roman" w:cs="Times New Roman"/>
          </w:rPr>
          <w:t xml:space="preserve"> </w:t>
        </w:r>
        <w:del w:id="232" w:author="Auteur">
          <w:r w:rsidRPr="00460AF7" w:rsidDel="007168C1">
            <w:rPr>
              <w:rFonts w:ascii="Times New Roman" w:hAnsi="Times New Roman" w:cs="Times New Roman"/>
            </w:rPr>
            <w:delText>the</w:delText>
          </w:r>
        </w:del>
        <w:r w:rsidR="007168C1" w:rsidRPr="00460AF7">
          <w:rPr>
            <w:rFonts w:ascii="Times New Roman" w:hAnsi="Times New Roman" w:cs="Times New Roman"/>
          </w:rPr>
          <w:t>a</w:t>
        </w:r>
        <w:r w:rsidRPr="00460AF7">
          <w:rPr>
            <w:rFonts w:ascii="Times New Roman" w:hAnsi="Times New Roman" w:cs="Times New Roman"/>
          </w:rPr>
          <w:t xml:space="preserve"> population therefore </w:t>
        </w:r>
        <w:del w:id="233" w:author="Auteur">
          <w:r w:rsidRPr="00460AF7" w:rsidDel="0098204E">
            <w:rPr>
              <w:rFonts w:ascii="Times New Roman" w:hAnsi="Times New Roman" w:cs="Times New Roman"/>
            </w:rPr>
            <w:delText>changes</w:delText>
          </w:r>
        </w:del>
        <w:r w:rsidR="0098204E" w:rsidRPr="00460AF7">
          <w:rPr>
            <w:rFonts w:ascii="Times New Roman" w:hAnsi="Times New Roman" w:cs="Times New Roman"/>
          </w:rPr>
          <w:t>increase</w:t>
        </w:r>
        <w:r w:rsidRPr="00460AF7">
          <w:rPr>
            <w:rFonts w:ascii="Times New Roman" w:hAnsi="Times New Roman" w:cs="Times New Roman"/>
          </w:rPr>
          <w:t xml:space="preserve"> as </w:t>
        </w:r>
        <w:del w:id="234" w:author="Auteur">
          <w:r w:rsidRPr="00460AF7" w:rsidDel="007D6B97">
            <w:rPr>
              <w:rFonts w:ascii="Times New Roman" w:hAnsi="Times New Roman" w:cs="Times New Roman"/>
            </w:rPr>
            <w:delText xml:space="preserve">the </w:delText>
          </w:r>
        </w:del>
        <w:r w:rsidRPr="00460AF7">
          <w:rPr>
            <w:rFonts w:ascii="Times New Roman" w:hAnsi="Times New Roman" w:cs="Times New Roman"/>
          </w:rPr>
          <w:t xml:space="preserve">population grows. </w:t>
        </w:r>
        <w:r w:rsidR="0048373A" w:rsidRPr="00460AF7">
          <w:rPr>
            <w:rFonts w:ascii="Times New Roman" w:hAnsi="Times New Roman" w:cs="Times New Roman"/>
          </w:rPr>
          <w:t xml:space="preserve">So </w:t>
        </w:r>
        <w:del w:id="235" w:author="Auteur">
          <w:r w:rsidRPr="00460AF7" w:rsidDel="0080348E">
            <w:rPr>
              <w:rFonts w:ascii="Times New Roman" w:hAnsi="Times New Roman" w:cs="Times New Roman"/>
            </w:rPr>
            <w:delText>At this point, dispersal certainly plays an important</w:delText>
          </w:r>
          <w:r w:rsidR="000E205B" w:rsidRPr="00460AF7" w:rsidDel="0080348E">
            <w:rPr>
              <w:rFonts w:ascii="Times New Roman" w:hAnsi="Times New Roman" w:cs="Times New Roman"/>
            </w:rPr>
            <w:delText>a</w:delText>
          </w:r>
          <w:r w:rsidRPr="00460AF7" w:rsidDel="0080348E">
            <w:rPr>
              <w:rFonts w:ascii="Times New Roman" w:hAnsi="Times New Roman" w:cs="Times New Roman"/>
            </w:rPr>
            <w:delText xml:space="preserve"> role to maintain the genetic similarity</w:delText>
          </w:r>
          <w:r w:rsidR="000E205B" w:rsidRPr="00460AF7" w:rsidDel="0080348E">
            <w:rPr>
              <w:rFonts w:ascii="Times New Roman" w:hAnsi="Times New Roman" w:cs="Times New Roman"/>
            </w:rPr>
            <w:delText>structure</w:delText>
          </w:r>
          <w:r w:rsidRPr="00460AF7" w:rsidDel="0080348E">
            <w:rPr>
              <w:rFonts w:ascii="Times New Roman" w:hAnsi="Times New Roman" w:cs="Times New Roman"/>
            </w:rPr>
            <w:delText>, and this process is affected by time. A long</w:delText>
          </w:r>
          <w:r w:rsidR="00605AE6" w:rsidRPr="00460AF7" w:rsidDel="0080348E">
            <w:rPr>
              <w:rFonts w:ascii="Times New Roman" w:hAnsi="Times New Roman" w:cs="Times New Roman"/>
            </w:rPr>
            <w:delText>er cycle</w:delText>
          </w:r>
          <w:r w:rsidRPr="00460AF7" w:rsidDel="0080348E">
            <w:rPr>
              <w:rFonts w:ascii="Times New Roman" w:hAnsi="Times New Roman" w:cs="Times New Roman"/>
            </w:rPr>
            <w:delText xml:space="preserve"> </w:delText>
          </w:r>
          <w:r w:rsidR="0025434B" w:rsidRPr="00460AF7" w:rsidDel="0080348E">
            <w:rPr>
              <w:rFonts w:ascii="Times New Roman" w:hAnsi="Times New Roman" w:cs="Times New Roman"/>
            </w:rPr>
            <w:delText xml:space="preserve">period </w:delText>
          </w:r>
          <w:r w:rsidR="00605AE6" w:rsidRPr="00460AF7" w:rsidDel="0080348E">
            <w:rPr>
              <w:rFonts w:ascii="Times New Roman" w:hAnsi="Times New Roman" w:cs="Times New Roman"/>
            </w:rPr>
            <w:delText>gives more time to population</w:delText>
          </w:r>
          <w:r w:rsidR="0025434B" w:rsidRPr="00460AF7" w:rsidDel="0080348E">
            <w:rPr>
              <w:rFonts w:ascii="Times New Roman" w:hAnsi="Times New Roman" w:cs="Times New Roman"/>
            </w:rPr>
            <w:delText>of dispersal</w:delText>
          </w:r>
          <w:r w:rsidRPr="00460AF7" w:rsidDel="0080348E">
            <w:rPr>
              <w:rFonts w:ascii="Times New Roman" w:hAnsi="Times New Roman" w:cs="Times New Roman"/>
            </w:rPr>
            <w:delText xml:space="preserve"> will certainly have</w:delText>
          </w:r>
          <w:r w:rsidR="00605AE6" w:rsidRPr="00460AF7" w:rsidDel="0080348E">
            <w:rPr>
              <w:rFonts w:ascii="Times New Roman" w:hAnsi="Times New Roman" w:cs="Times New Roman"/>
            </w:rPr>
            <w:delText xml:space="preserve"> increase</w:delText>
          </w:r>
          <w:r w:rsidRPr="00460AF7" w:rsidDel="0080348E">
            <w:rPr>
              <w:rFonts w:ascii="Times New Roman" w:hAnsi="Times New Roman" w:cs="Times New Roman"/>
            </w:rPr>
            <w:delText xml:space="preserve"> different</w:delText>
          </w:r>
          <w:r w:rsidR="00605AE6" w:rsidRPr="00460AF7" w:rsidDel="0080348E">
            <w:rPr>
              <w:rFonts w:ascii="Times New Roman" w:hAnsi="Times New Roman" w:cs="Times New Roman"/>
            </w:rPr>
            <w:delText>the</w:delText>
          </w:r>
          <w:r w:rsidRPr="00460AF7" w:rsidDel="0080348E">
            <w:rPr>
              <w:rFonts w:ascii="Times New Roman" w:hAnsi="Times New Roman" w:cs="Times New Roman"/>
            </w:rPr>
            <w:delText xml:space="preserve"> </w:delText>
          </w:r>
          <w:r w:rsidR="0025434B" w:rsidRPr="00460AF7" w:rsidDel="0080348E">
            <w:rPr>
              <w:rFonts w:ascii="Times New Roman" w:hAnsi="Times New Roman" w:cs="Times New Roman"/>
            </w:rPr>
            <w:delText>exchange</w:delText>
          </w:r>
          <w:r w:rsidRPr="00460AF7" w:rsidDel="0080348E">
            <w:rPr>
              <w:rFonts w:ascii="Times New Roman" w:hAnsi="Times New Roman" w:cs="Times New Roman"/>
            </w:rPr>
            <w:delText xml:space="preserve"> process and result (REF)</w:delText>
          </w:r>
          <w:r w:rsidR="00605AE6" w:rsidRPr="00460AF7" w:rsidDel="0080348E">
            <w:rPr>
              <w:rFonts w:ascii="Times New Roman" w:hAnsi="Times New Roman" w:cs="Times New Roman"/>
            </w:rPr>
            <w:delText>between and within populations</w:delText>
          </w:r>
          <w:r w:rsidRPr="00460AF7" w:rsidDel="0080348E">
            <w:rPr>
              <w:rFonts w:ascii="Times New Roman" w:hAnsi="Times New Roman" w:cs="Times New Roman"/>
            </w:rPr>
            <w:delText xml:space="preserve">. </w:delText>
          </w:r>
          <w:r w:rsidRPr="00460AF7" w:rsidDel="0080348E">
            <w:rPr>
              <w:rFonts w:ascii="Times New Roman" w:hAnsi="Times New Roman" w:cs="Times New Roman"/>
              <w:lang w:val="en-US"/>
            </w:rPr>
            <w:delText>It is believed</w:delText>
          </w:r>
          <w:r w:rsidR="00605AE6" w:rsidRPr="00460AF7" w:rsidDel="0080348E">
            <w:rPr>
              <w:rFonts w:ascii="Times New Roman" w:hAnsi="Times New Roman" w:cs="Times New Roman"/>
              <w:lang w:val="en-US"/>
            </w:rPr>
            <w:delText>prouved</w:delText>
          </w:r>
          <w:r w:rsidR="00EC5149" w:rsidRPr="00460AF7" w:rsidDel="0080348E">
            <w:rPr>
              <w:rFonts w:ascii="Times New Roman" w:hAnsi="Times New Roman" w:cs="Times New Roman"/>
              <w:lang w:val="en-US"/>
            </w:rPr>
            <w:delText>We know</w:delText>
          </w:r>
          <w:r w:rsidRPr="00460AF7" w:rsidDel="0080348E">
            <w:rPr>
              <w:rFonts w:ascii="Times New Roman" w:hAnsi="Times New Roman" w:cs="Times New Roman"/>
              <w:lang w:val="en-US"/>
            </w:rPr>
            <w:delText xml:space="preserve"> that demographic processes and dispersal of the population determine the geographic structure and its genetic differentiation</w:delText>
          </w:r>
          <w:r w:rsidRPr="00460AF7" w:rsidDel="0080348E">
            <w:rPr>
              <w:rFonts w:ascii="Times New Roman" w:hAnsi="Times New Roman" w:cs="Times New Roman"/>
            </w:rPr>
            <w:delText xml:space="preserve"> (Slatkin 1987).</w:delText>
          </w:r>
          <w:r w:rsidR="0025434B" w:rsidRPr="00460AF7" w:rsidDel="0080348E">
            <w:rPr>
              <w:rFonts w:ascii="Times New Roman" w:hAnsi="Times New Roman" w:cs="Times New Roman"/>
              <w:lang w:val="en-US"/>
            </w:rPr>
            <w:delText xml:space="preserve"> And</w:delText>
          </w:r>
          <w:r w:rsidR="00F65636" w:rsidRPr="00460AF7" w:rsidDel="0080348E">
            <w:rPr>
              <w:rFonts w:ascii="Times New Roman" w:hAnsi="Times New Roman" w:cs="Times New Roman"/>
              <w:lang w:val="en-US"/>
            </w:rPr>
            <w:delText xml:space="preserve"> recent researches show dispersal</w:delText>
          </w:r>
          <w:r w:rsidR="0025434B" w:rsidRPr="00460AF7" w:rsidDel="0080348E">
            <w:rPr>
              <w:rFonts w:ascii="Times New Roman" w:hAnsi="Times New Roman" w:cs="Times New Roman"/>
              <w:lang w:val="en-US"/>
            </w:rPr>
            <w:delText xml:space="preserve"> may overcome effects of the bottleneck during the cycling</w:delText>
          </w:r>
          <w:r w:rsidR="00F97BEB" w:rsidRPr="00460AF7" w:rsidDel="0080348E">
            <w:delText xml:space="preserve"> (2.Row, Wilson, and Murray 2016)</w:delText>
          </w:r>
          <w:r w:rsidR="00F65636" w:rsidRPr="00460AF7" w:rsidDel="0080348E">
            <w:rPr>
              <w:rFonts w:ascii="Times New Roman" w:hAnsi="Times New Roman" w:cs="Times New Roman"/>
              <w:lang w:val="en-US"/>
            </w:rPr>
            <w:delText>.</w:delText>
          </w:r>
        </w:del>
      </w:ins>
      <w:del w:id="236" w:author="Auteur">
        <w:r w:rsidR="00496847" w:rsidRPr="00460AF7" w:rsidDel="0080348E">
          <w:rPr>
            <w:rFonts w:ascii="Times New Roman" w:hAnsi="Times New Roman" w:cs="Times New Roman"/>
            <w:lang w:val="en-US"/>
          </w:rPr>
          <w:delText>The phenomen</w:delText>
        </w:r>
        <w:r w:rsidR="000C3EB9" w:rsidRPr="00460AF7" w:rsidDel="0080348E">
          <w:rPr>
            <w:rFonts w:ascii="Times New Roman" w:hAnsi="Times New Roman" w:cs="Times New Roman"/>
            <w:lang w:val="en-US"/>
          </w:rPr>
          <w:delText>a</w:delText>
        </w:r>
        <w:r w:rsidR="00496847" w:rsidRPr="00460AF7" w:rsidDel="0080348E">
          <w:rPr>
            <w:rFonts w:ascii="Times New Roman" w:hAnsi="Times New Roman" w:cs="Times New Roman"/>
            <w:lang w:val="en-US"/>
          </w:rPr>
          <w:delText xml:space="preserve"> of </w:delText>
        </w:r>
        <w:r w:rsidR="009A1A5F" w:rsidRPr="00460AF7" w:rsidDel="0080348E">
          <w:rPr>
            <w:rFonts w:ascii="Times New Roman" w:hAnsi="Times New Roman" w:cs="Times New Roman"/>
            <w:lang w:val="en-US"/>
          </w:rPr>
          <w:delText>cyclic</w:delText>
        </w:r>
        <w:r w:rsidR="00496847" w:rsidRPr="00460AF7" w:rsidDel="0080348E">
          <w:rPr>
            <w:rFonts w:ascii="Times New Roman" w:hAnsi="Times New Roman" w:cs="Times New Roman"/>
            <w:lang w:val="en-US"/>
          </w:rPr>
          <w:delText xml:space="preserve"> epidemics of</w:delText>
        </w:r>
        <w:r w:rsidR="00B5283B" w:rsidRPr="00460AF7" w:rsidDel="0080348E">
          <w:rPr>
            <w:rFonts w:ascii="Times New Roman" w:hAnsi="Times New Roman" w:cs="Times New Roman"/>
            <w:lang w:val="en-US"/>
          </w:rPr>
          <w:delText xml:space="preserve"> many</w:delText>
        </w:r>
        <w:r w:rsidR="00FD7947" w:rsidRPr="00460AF7" w:rsidDel="0080348E">
          <w:rPr>
            <w:rFonts w:ascii="Times New Roman" w:hAnsi="Times New Roman" w:cs="Times New Roman"/>
            <w:lang w:val="en-US"/>
          </w:rPr>
          <w:delText xml:space="preserve"> </w:delText>
        </w:r>
        <w:r w:rsidR="00496847" w:rsidRPr="00460AF7" w:rsidDel="0080348E">
          <w:rPr>
            <w:rFonts w:ascii="Times New Roman" w:hAnsi="Times New Roman" w:cs="Times New Roman"/>
            <w:lang w:val="en-US"/>
          </w:rPr>
          <w:delText>organisms have been observed by biologist</w:delText>
        </w:r>
        <w:r w:rsidR="00E2233C" w:rsidRPr="00460AF7" w:rsidDel="0080348E">
          <w:rPr>
            <w:rFonts w:ascii="Times New Roman" w:hAnsi="Times New Roman" w:cs="Times New Roman"/>
            <w:lang w:val="en-US"/>
          </w:rPr>
          <w:delText>s</w:delText>
        </w:r>
        <w:r w:rsidR="00496847" w:rsidRPr="00460AF7" w:rsidDel="0080348E">
          <w:rPr>
            <w:rFonts w:ascii="Times New Roman" w:hAnsi="Times New Roman" w:cs="Times New Roman"/>
            <w:lang w:val="en-US"/>
          </w:rPr>
          <w:delText xml:space="preserve"> and ecologist</w:delText>
        </w:r>
        <w:r w:rsidR="00E2233C" w:rsidRPr="00460AF7" w:rsidDel="0080348E">
          <w:rPr>
            <w:rFonts w:ascii="Times New Roman" w:hAnsi="Times New Roman" w:cs="Times New Roman"/>
            <w:lang w:val="en-US"/>
          </w:rPr>
          <w:delText>s</w:delText>
        </w:r>
        <w:r w:rsidR="006D5080" w:rsidRPr="00460AF7" w:rsidDel="0080348E">
          <w:rPr>
            <w:rFonts w:ascii="Times New Roman" w:hAnsi="Times New Roman" w:cs="Times New Roman"/>
            <w:lang w:val="en-US"/>
          </w:rPr>
          <w:delText xml:space="preserve"> for </w:delText>
        </w:r>
        <w:r w:rsidR="00496847" w:rsidRPr="00460AF7" w:rsidDel="0080348E">
          <w:rPr>
            <w:rFonts w:ascii="Times New Roman" w:hAnsi="Times New Roman" w:cs="Times New Roman"/>
            <w:lang w:val="en-US"/>
          </w:rPr>
          <w:delText>very long time</w:delText>
        </w:r>
      </w:del>
      <w:ins w:id="237" w:author="Auteur">
        <w:del w:id="238" w:author="Auteur">
          <w:r w:rsidR="009F75EB" w:rsidRPr="00460AF7" w:rsidDel="0080348E">
            <w:rPr>
              <w:rFonts w:ascii="Times New Roman" w:hAnsi="Times New Roman" w:cs="Times New Roman"/>
              <w:lang w:val="en-US"/>
            </w:rPr>
            <w:delText xml:space="preserve"> (</w:delText>
          </w:r>
          <w:r w:rsidR="00A17CB8" w:rsidRPr="00460AF7" w:rsidDel="0080348E">
            <w:rPr>
              <w:rFonts w:ascii="Times New Roman" w:hAnsi="Times New Roman" w:cs="Times New Roman"/>
              <w:lang w:val="en-US"/>
            </w:rPr>
            <w:delText>(</w:delText>
          </w:r>
          <w:r w:rsidR="00A71851" w:rsidRPr="00460AF7" w:rsidDel="0080348E">
            <w:rPr>
              <w:rFonts w:ascii="Times New Roman" w:hAnsi="Times New Roman" w:cs="Times New Roman"/>
              <w:lang w:val="en-US"/>
            </w:rPr>
            <w:delText>Howell 1923</w:delText>
          </w:r>
          <w:r w:rsidR="00A17CB8" w:rsidRPr="00460AF7" w:rsidDel="0080348E">
            <w:rPr>
              <w:rFonts w:ascii="Times New Roman" w:hAnsi="Times New Roman" w:cs="Times New Roman"/>
              <w:lang w:val="en-US"/>
            </w:rPr>
            <w:delText>Krausman and Leopold 2013</w:delText>
          </w:r>
          <w:r w:rsidR="009F75EB" w:rsidRPr="00460AF7" w:rsidDel="0080348E">
            <w:rPr>
              <w:rFonts w:ascii="Times New Roman" w:hAnsi="Times New Roman" w:cs="Times New Roman"/>
              <w:lang w:val="en-US"/>
            </w:rPr>
            <w:delText>REF?)</w:delText>
          </w:r>
        </w:del>
      </w:ins>
      <w:del w:id="239" w:author="Auteur">
        <w:r w:rsidR="00496847" w:rsidRPr="00460AF7" w:rsidDel="0080348E">
          <w:rPr>
            <w:rFonts w:ascii="Times New Roman" w:hAnsi="Times New Roman" w:cs="Times New Roman"/>
            <w:lang w:val="en-US"/>
          </w:rPr>
          <w:delText xml:space="preserve">. Several organisms including both </w:delText>
        </w:r>
        <w:r w:rsidR="00E12A8C" w:rsidRPr="00460AF7" w:rsidDel="0080348E">
          <w:rPr>
            <w:rFonts w:ascii="Times New Roman" w:hAnsi="Times New Roman" w:cs="Times New Roman"/>
            <w:lang w:val="en-US"/>
          </w:rPr>
          <w:delText>insects (</w:delText>
        </w:r>
        <w:r w:rsidR="00941518" w:rsidRPr="00460AF7" w:rsidDel="0080348E">
          <w:rPr>
            <w:rFonts w:ascii="Times New Roman" w:hAnsi="Times New Roman" w:cs="Times New Roman"/>
            <w:lang w:val="en-US"/>
          </w:rPr>
          <w:delText xml:space="preserve">forest </w:delText>
        </w:r>
        <w:r w:rsidR="00D550E0" w:rsidRPr="00460AF7" w:rsidDel="0080348E">
          <w:rPr>
            <w:rFonts w:ascii="Times New Roman" w:hAnsi="Times New Roman" w:cs="Times New Roman"/>
            <w:lang w:val="en-US"/>
          </w:rPr>
          <w:delText xml:space="preserve">Lepidoptera, </w:delText>
        </w:r>
        <w:r w:rsidR="00274CFF" w:rsidRPr="00460AF7" w:rsidDel="0080348E">
          <w:rPr>
            <w:rFonts w:ascii="Times New Roman" w:hAnsi="Times New Roman" w:cs="Times New Roman"/>
            <w:lang w:val="en-US"/>
          </w:rPr>
          <w:delText>spruce budworm</w:delText>
        </w:r>
        <w:r w:rsidR="00496847" w:rsidRPr="00460AF7" w:rsidDel="0080348E">
          <w:rPr>
            <w:rFonts w:ascii="Times New Roman" w:hAnsi="Times New Roman" w:cs="Times New Roman"/>
            <w:lang w:val="en-US"/>
          </w:rPr>
          <w:delText xml:space="preserve">, Tent Caterpillars) and mammals (voles, lemmings, snowshoe hares, </w:delText>
        </w:r>
        <w:r w:rsidR="00283905" w:rsidRPr="00460AF7" w:rsidDel="0080348E">
          <w:rPr>
            <w:rFonts w:ascii="Times New Roman" w:hAnsi="Times New Roman" w:cs="Times New Roman"/>
            <w:lang w:val="en-US"/>
          </w:rPr>
          <w:delText>grouse</w:delText>
        </w:r>
        <w:r w:rsidR="00496847" w:rsidRPr="00460AF7" w:rsidDel="0080348E">
          <w:rPr>
            <w:rFonts w:ascii="Times New Roman" w:hAnsi="Times New Roman" w:cs="Times New Roman"/>
            <w:lang w:val="en-US"/>
          </w:rPr>
          <w:delText>)</w:delText>
        </w:r>
        <w:r w:rsidR="00E2233C" w:rsidRPr="00460AF7" w:rsidDel="0080348E">
          <w:rPr>
            <w:rFonts w:ascii="Times New Roman" w:hAnsi="Times New Roman" w:cs="Times New Roman"/>
            <w:lang w:val="en-US"/>
          </w:rPr>
          <w:delText xml:space="preserve"> </w:delText>
        </w:r>
        <w:r w:rsidR="000C3EB9" w:rsidRPr="00460AF7" w:rsidDel="0080348E">
          <w:rPr>
            <w:rFonts w:ascii="Times New Roman" w:hAnsi="Times New Roman" w:cs="Times New Roman"/>
            <w:lang w:val="en-US"/>
          </w:rPr>
          <w:delText>piqued scientific interest</w:delText>
        </w:r>
        <w:r w:rsidR="00E9391B" w:rsidRPr="00460AF7" w:rsidDel="0080348E">
          <w:rPr>
            <w:rFonts w:ascii="Times New Roman" w:hAnsi="Times New Roman" w:cs="Times New Roman"/>
            <w:lang w:val="en-US"/>
          </w:rPr>
          <w:delText xml:space="preserve"> </w:delText>
        </w:r>
        <w:r w:rsidR="00E2233C" w:rsidRPr="00460AF7" w:rsidDel="0080348E">
          <w:rPr>
            <w:rFonts w:ascii="Times New Roman" w:hAnsi="Times New Roman" w:cs="Times New Roman"/>
            <w:lang w:val="en-US"/>
          </w:rPr>
          <w:delText xml:space="preserve">and </w:delText>
        </w:r>
        <w:r w:rsidR="000C3EB9" w:rsidRPr="00460AF7" w:rsidDel="0080348E">
          <w:rPr>
            <w:rFonts w:ascii="Times New Roman" w:hAnsi="Times New Roman" w:cs="Times New Roman"/>
            <w:lang w:val="en-US"/>
          </w:rPr>
          <w:delText xml:space="preserve">hence </w:delText>
        </w:r>
        <w:r w:rsidR="00E2233C" w:rsidRPr="00460AF7" w:rsidDel="0080348E">
          <w:rPr>
            <w:rFonts w:ascii="Times New Roman" w:hAnsi="Times New Roman" w:cs="Times New Roman"/>
            <w:lang w:val="en-US"/>
          </w:rPr>
          <w:delText>have been studied</w:delText>
        </w:r>
      </w:del>
      <w:ins w:id="240" w:author="Auteur">
        <w:del w:id="241" w:author="Auteur">
          <w:r w:rsidR="009F75EB" w:rsidRPr="00460AF7" w:rsidDel="0080348E">
            <w:rPr>
              <w:rFonts w:ascii="Times New Roman" w:hAnsi="Times New Roman" w:cs="Times New Roman"/>
              <w:lang w:val="en-US"/>
            </w:rPr>
            <w:delText xml:space="preserve"> (REF)</w:delText>
          </w:r>
        </w:del>
      </w:ins>
      <w:del w:id="242" w:author="Auteur">
        <w:r w:rsidR="00496847" w:rsidRPr="00460AF7" w:rsidDel="0080348E">
          <w:rPr>
            <w:rFonts w:ascii="Times New Roman" w:hAnsi="Times New Roman" w:cs="Times New Roman"/>
            <w:lang w:val="en-US"/>
          </w:rPr>
          <w:delText xml:space="preserve">. </w:delText>
        </w:r>
        <w:r w:rsidR="006D5080" w:rsidRPr="00460AF7" w:rsidDel="0080348E">
          <w:rPr>
            <w:rFonts w:ascii="Times New Roman" w:hAnsi="Times New Roman" w:cs="Times New Roman"/>
            <w:lang w:val="en-US"/>
          </w:rPr>
          <w:delText>For different species,</w:delText>
        </w:r>
        <w:r w:rsidR="00941518" w:rsidRPr="00460AF7" w:rsidDel="0080348E">
          <w:rPr>
            <w:rFonts w:ascii="Times New Roman" w:hAnsi="Times New Roman" w:cs="Times New Roman"/>
            <w:lang w:val="en-US"/>
          </w:rPr>
          <w:delText xml:space="preserve"> understand</w:delText>
        </w:r>
        <w:r w:rsidR="000C3EB9" w:rsidRPr="00460AF7" w:rsidDel="0080348E">
          <w:rPr>
            <w:rFonts w:ascii="Times New Roman" w:hAnsi="Times New Roman" w:cs="Times New Roman"/>
            <w:lang w:val="en-US"/>
          </w:rPr>
          <w:delText>ing</w:delText>
        </w:r>
        <w:r w:rsidR="00941518" w:rsidRPr="00460AF7" w:rsidDel="0080348E">
          <w:rPr>
            <w:rFonts w:ascii="Times New Roman" w:hAnsi="Times New Roman" w:cs="Times New Roman"/>
            <w:lang w:val="en-US"/>
          </w:rPr>
          <w:delText xml:space="preserve"> the </w:delText>
        </w:r>
        <w:r w:rsidR="00D550E0" w:rsidRPr="00460AF7" w:rsidDel="0080348E">
          <w:rPr>
            <w:rFonts w:ascii="Times New Roman" w:hAnsi="Times New Roman" w:cs="Times New Roman"/>
            <w:lang w:val="en-US"/>
          </w:rPr>
          <w:delText xml:space="preserve">different processes of the </w:delText>
        </w:r>
        <w:r w:rsidR="00941518" w:rsidRPr="00460AF7" w:rsidDel="0080348E">
          <w:rPr>
            <w:rFonts w:ascii="Times New Roman" w:hAnsi="Times New Roman" w:cs="Times New Roman"/>
            <w:lang w:val="en-US"/>
          </w:rPr>
          <w:delText>cyclic pop</w:delText>
        </w:r>
        <w:r w:rsidR="00EC2BD6" w:rsidRPr="00460AF7" w:rsidDel="0080348E">
          <w:rPr>
            <w:rFonts w:ascii="Times New Roman" w:hAnsi="Times New Roman" w:cs="Times New Roman"/>
            <w:lang w:val="en-US"/>
          </w:rPr>
          <w:delText>ulation ha</w:delText>
        </w:r>
        <w:r w:rsidR="00B5283B" w:rsidRPr="00460AF7" w:rsidDel="0080348E">
          <w:rPr>
            <w:rFonts w:ascii="Times New Roman" w:hAnsi="Times New Roman" w:cs="Times New Roman"/>
            <w:lang w:val="en-US"/>
          </w:rPr>
          <w:delText>s</w:delText>
        </w:r>
        <w:r w:rsidR="00EC2BD6" w:rsidRPr="00460AF7" w:rsidDel="0080348E">
          <w:rPr>
            <w:rFonts w:ascii="Times New Roman" w:hAnsi="Times New Roman" w:cs="Times New Roman"/>
            <w:lang w:val="en-US"/>
          </w:rPr>
          <w:delText xml:space="preserve"> different</w:delText>
        </w:r>
        <w:r w:rsidR="00E9391B" w:rsidRPr="00460AF7" w:rsidDel="0080348E">
          <w:rPr>
            <w:rFonts w:ascii="Times New Roman" w:hAnsi="Times New Roman" w:cs="Times New Roman"/>
            <w:lang w:val="en-US"/>
          </w:rPr>
          <w:delText xml:space="preserve"> </w:delText>
        </w:r>
        <w:r w:rsidR="00EC2BD6" w:rsidRPr="00460AF7" w:rsidDel="0080348E">
          <w:rPr>
            <w:rFonts w:ascii="Times New Roman" w:hAnsi="Times New Roman" w:cs="Times New Roman"/>
            <w:lang w:val="en-US"/>
          </w:rPr>
          <w:delText xml:space="preserve">meanings: for species endangered, the small number in the valley of the </w:delText>
        </w:r>
        <w:r w:rsidR="006D5080" w:rsidRPr="00460AF7" w:rsidDel="0080348E">
          <w:rPr>
            <w:rFonts w:ascii="Times New Roman" w:hAnsi="Times New Roman" w:cs="Times New Roman"/>
            <w:lang w:val="en-US"/>
          </w:rPr>
          <w:delText>population</w:delText>
        </w:r>
        <w:r w:rsidR="00EC2BD6" w:rsidRPr="00460AF7" w:rsidDel="0080348E">
          <w:rPr>
            <w:rFonts w:ascii="Times New Roman" w:hAnsi="Times New Roman" w:cs="Times New Roman"/>
            <w:lang w:val="en-US"/>
          </w:rPr>
          <w:delText xml:space="preserve"> cycle makes the specie more vulnerable</w:delText>
        </w:r>
        <w:r w:rsidR="00E771EF" w:rsidRPr="00460AF7" w:rsidDel="0080348E">
          <w:rPr>
            <w:rFonts w:ascii="Times New Roman" w:hAnsi="Times New Roman" w:cs="Times New Roman"/>
            <w:lang w:val="en-US"/>
          </w:rPr>
          <w:delText xml:space="preserve"> </w:delText>
        </w:r>
        <w:r w:rsidR="000C3EB9" w:rsidRPr="00460AF7" w:rsidDel="0080348E">
          <w:rPr>
            <w:rFonts w:ascii="Times New Roman" w:hAnsi="Times New Roman" w:cs="Times New Roman"/>
            <w:lang w:val="en-US"/>
          </w:rPr>
          <w:delText xml:space="preserve">because of </w:delText>
        </w:r>
        <w:r w:rsidR="009739FE" w:rsidRPr="00460AF7" w:rsidDel="0080348E">
          <w:rPr>
            <w:rFonts w:ascii="Times New Roman" w:hAnsi="Times New Roman" w:cs="Times New Roman"/>
            <w:lang w:val="en-US"/>
          </w:rPr>
          <w:delText>loss</w:delText>
        </w:r>
        <w:r w:rsidR="000C3EB9" w:rsidRPr="00460AF7" w:rsidDel="0080348E">
          <w:rPr>
            <w:rFonts w:ascii="Times New Roman" w:hAnsi="Times New Roman" w:cs="Times New Roman"/>
            <w:lang w:val="en-US"/>
          </w:rPr>
          <w:delText xml:space="preserve"> of</w:delText>
        </w:r>
        <w:r w:rsidR="00E771EF" w:rsidRPr="00460AF7" w:rsidDel="0080348E">
          <w:rPr>
            <w:rFonts w:ascii="Times New Roman" w:hAnsi="Times New Roman" w:cs="Times New Roman"/>
            <w:lang w:val="en-US"/>
          </w:rPr>
          <w:delText xml:space="preserve"> genetic variation; </w:delText>
        </w:r>
        <w:r w:rsidR="000C3EB9" w:rsidRPr="00460AF7" w:rsidDel="0080348E">
          <w:rPr>
            <w:rFonts w:ascii="Times New Roman" w:hAnsi="Times New Roman" w:cs="Times New Roman"/>
            <w:lang w:val="en-US"/>
          </w:rPr>
          <w:delText>on the other hand</w:delText>
        </w:r>
        <w:r w:rsidR="00E771EF" w:rsidRPr="00460AF7" w:rsidDel="0080348E">
          <w:rPr>
            <w:rFonts w:ascii="Times New Roman" w:hAnsi="Times New Roman" w:cs="Times New Roman"/>
            <w:lang w:val="en-US"/>
          </w:rPr>
          <w:delText xml:space="preserve">, </w:delText>
        </w:r>
        <w:r w:rsidR="000C3EB9" w:rsidRPr="00460AF7" w:rsidDel="0080348E">
          <w:rPr>
            <w:rFonts w:ascii="Times New Roman" w:hAnsi="Times New Roman" w:cs="Times New Roman"/>
            <w:lang w:val="en-US"/>
          </w:rPr>
          <w:delText xml:space="preserve">for the pest, their epidemic peak means </w:delText>
        </w:r>
        <w:r w:rsidR="00E771EF" w:rsidRPr="00460AF7" w:rsidDel="0080348E">
          <w:rPr>
            <w:rFonts w:ascii="Times New Roman" w:hAnsi="Times New Roman" w:cs="Times New Roman"/>
            <w:lang w:val="en-US"/>
          </w:rPr>
          <w:delText>more damage</w:delText>
        </w:r>
        <w:r w:rsidR="000C3EB9" w:rsidRPr="00460AF7" w:rsidDel="0080348E">
          <w:rPr>
            <w:rFonts w:ascii="Times New Roman" w:hAnsi="Times New Roman" w:cs="Times New Roman"/>
            <w:lang w:val="en-US"/>
          </w:rPr>
          <w:delText>.</w:delText>
        </w:r>
        <w:r w:rsidR="00E771EF" w:rsidRPr="00460AF7" w:rsidDel="0080348E">
          <w:rPr>
            <w:rFonts w:ascii="Times New Roman" w:hAnsi="Times New Roman" w:cs="Times New Roman"/>
            <w:lang w:val="en-US"/>
          </w:rPr>
          <w:delText xml:space="preserve"> </w:delText>
        </w:r>
        <w:r w:rsidR="00077939" w:rsidRPr="00460AF7" w:rsidDel="0080348E">
          <w:rPr>
            <w:rFonts w:ascii="Times New Roman" w:hAnsi="Times New Roman" w:cs="Times New Roman"/>
            <w:lang w:val="en-US"/>
          </w:rPr>
          <w:delText>Thus,</w:delText>
        </w:r>
        <w:r w:rsidR="00E9391B" w:rsidRPr="00460AF7" w:rsidDel="0080348E">
          <w:rPr>
            <w:rFonts w:ascii="Times New Roman" w:hAnsi="Times New Roman" w:cs="Times New Roman"/>
            <w:lang w:val="en-US"/>
          </w:rPr>
          <w:delText xml:space="preserve"> </w:delText>
        </w:r>
        <w:r w:rsidR="00E771EF" w:rsidRPr="00460AF7" w:rsidDel="0080348E">
          <w:rPr>
            <w:rFonts w:ascii="Times New Roman" w:hAnsi="Times New Roman" w:cs="Times New Roman"/>
            <w:lang w:val="en-US"/>
          </w:rPr>
          <w:delText>the gene flow during the outbreak cycle may become a key to understand the dispersal and the</w:delText>
        </w:r>
        <w:r w:rsidR="00B5283B" w:rsidRPr="00460AF7" w:rsidDel="0080348E">
          <w:rPr>
            <w:rFonts w:ascii="Times New Roman" w:hAnsi="Times New Roman" w:cs="Times New Roman"/>
            <w:lang w:val="en-US"/>
          </w:rPr>
          <w:delText xml:space="preserve"> outbreak</w:delText>
        </w:r>
        <w:r w:rsidR="000C3EB9" w:rsidRPr="00460AF7" w:rsidDel="0080348E">
          <w:rPr>
            <w:rFonts w:ascii="Times New Roman" w:hAnsi="Times New Roman" w:cs="Times New Roman"/>
            <w:lang w:val="en-US"/>
          </w:rPr>
          <w:delText xml:space="preserve">. </w:delText>
        </w:r>
        <w:r w:rsidR="00791EA4" w:rsidRPr="00460AF7" w:rsidDel="0080348E">
          <w:rPr>
            <w:rFonts w:ascii="Times New Roman" w:hAnsi="Times New Roman" w:cs="Times New Roman"/>
            <w:lang w:val="en-US"/>
          </w:rPr>
          <w:delText>W</w:delText>
        </w:r>
        <w:r w:rsidR="00941518" w:rsidRPr="00460AF7" w:rsidDel="0080348E">
          <w:rPr>
            <w:rFonts w:ascii="Times New Roman" w:hAnsi="Times New Roman" w:cs="Times New Roman"/>
            <w:lang w:val="en-US"/>
          </w:rPr>
          <w:delText xml:space="preserve">e can </w:delText>
        </w:r>
        <w:r w:rsidR="00E771EF" w:rsidRPr="00460AF7" w:rsidDel="0080348E">
          <w:rPr>
            <w:rFonts w:ascii="Times New Roman" w:hAnsi="Times New Roman" w:cs="Times New Roman"/>
            <w:lang w:val="en-US"/>
          </w:rPr>
          <w:delText xml:space="preserve">certainly </w:delText>
        </w:r>
        <w:r w:rsidR="00941518" w:rsidRPr="00460AF7" w:rsidDel="0080348E">
          <w:rPr>
            <w:rFonts w:ascii="Times New Roman" w:hAnsi="Times New Roman" w:cs="Times New Roman"/>
            <w:lang w:val="en-US"/>
          </w:rPr>
          <w:delText xml:space="preserve">use </w:delText>
        </w:r>
        <w:r w:rsidR="00D550E0" w:rsidRPr="00460AF7" w:rsidDel="0080348E">
          <w:rPr>
            <w:rFonts w:ascii="Times New Roman" w:hAnsi="Times New Roman" w:cs="Times New Roman"/>
            <w:lang w:val="en-US"/>
          </w:rPr>
          <w:delText>these phenomena</w:delText>
        </w:r>
        <w:r w:rsidR="00941518" w:rsidRPr="00460AF7" w:rsidDel="0080348E">
          <w:rPr>
            <w:rFonts w:ascii="Times New Roman" w:hAnsi="Times New Roman" w:cs="Times New Roman"/>
            <w:lang w:val="en-US"/>
          </w:rPr>
          <w:delText xml:space="preserve"> to understand</w:delText>
        </w:r>
        <w:r w:rsidR="00B5283B" w:rsidRPr="00460AF7" w:rsidDel="0080348E">
          <w:rPr>
            <w:rFonts w:ascii="Times New Roman" w:hAnsi="Times New Roman" w:cs="Times New Roman"/>
            <w:lang w:val="en-US"/>
          </w:rPr>
          <w:delText xml:space="preserve"> </w:delText>
        </w:r>
        <w:r w:rsidR="00941518" w:rsidRPr="00460AF7" w:rsidDel="0080348E">
          <w:rPr>
            <w:rFonts w:ascii="Times New Roman" w:hAnsi="Times New Roman" w:cs="Times New Roman"/>
            <w:lang w:val="en-US"/>
          </w:rPr>
          <w:delText>population changes</w:delText>
        </w:r>
        <w:r w:rsidR="000C3EB9" w:rsidRPr="00460AF7" w:rsidDel="0080348E">
          <w:rPr>
            <w:rFonts w:ascii="Times New Roman" w:hAnsi="Times New Roman" w:cs="Times New Roman"/>
            <w:lang w:val="en-US"/>
          </w:rPr>
          <w:delText xml:space="preserve"> </w:delText>
        </w:r>
        <w:r w:rsidR="00C50400" w:rsidRPr="00460AF7" w:rsidDel="0080348E">
          <w:rPr>
            <w:rFonts w:ascii="Times New Roman" w:hAnsi="Times New Roman" w:cs="Times New Roman"/>
            <w:lang w:val="en-US"/>
          </w:rPr>
          <w:delText>to</w:delText>
        </w:r>
        <w:r w:rsidR="00941518" w:rsidRPr="00460AF7" w:rsidDel="0080348E">
          <w:rPr>
            <w:rFonts w:ascii="Times New Roman" w:hAnsi="Times New Roman" w:cs="Times New Roman"/>
            <w:lang w:val="en-US"/>
          </w:rPr>
          <w:delText xml:space="preserve"> protect and rebuild </w:delText>
        </w:r>
        <w:r w:rsidR="00274CFF" w:rsidRPr="00460AF7" w:rsidDel="0080348E">
          <w:rPr>
            <w:rFonts w:ascii="Times New Roman" w:hAnsi="Times New Roman" w:cs="Times New Roman"/>
            <w:lang w:val="en-US"/>
          </w:rPr>
          <w:delText>endangered specie</w:delText>
        </w:r>
        <w:r w:rsidR="00871F52" w:rsidRPr="00460AF7" w:rsidDel="0080348E">
          <w:rPr>
            <w:rFonts w:ascii="Times New Roman" w:hAnsi="Times New Roman" w:cs="Times New Roman"/>
            <w:lang w:val="en-US"/>
          </w:rPr>
          <w:delText>s</w:delText>
        </w:r>
        <w:r w:rsidR="00941518" w:rsidRPr="00460AF7" w:rsidDel="0080348E">
          <w:rPr>
            <w:rFonts w:ascii="Times New Roman" w:hAnsi="Times New Roman" w:cs="Times New Roman"/>
            <w:lang w:val="en-US"/>
          </w:rPr>
          <w:delText xml:space="preserve"> or to </w:delText>
        </w:r>
        <w:r w:rsidR="000C3EB9" w:rsidRPr="00460AF7" w:rsidDel="0080348E">
          <w:rPr>
            <w:rFonts w:ascii="Times New Roman" w:hAnsi="Times New Roman" w:cs="Times New Roman"/>
            <w:lang w:val="en-US"/>
          </w:rPr>
          <w:delText xml:space="preserve">control </w:delText>
        </w:r>
        <w:r w:rsidR="00B5283B" w:rsidRPr="00460AF7" w:rsidDel="0080348E">
          <w:rPr>
            <w:rFonts w:ascii="Times New Roman" w:hAnsi="Times New Roman" w:cs="Times New Roman"/>
            <w:lang w:val="en-US"/>
          </w:rPr>
          <w:delText>pest</w:delText>
        </w:r>
        <w:r w:rsidR="00871F52" w:rsidRPr="00460AF7" w:rsidDel="0080348E">
          <w:rPr>
            <w:rFonts w:ascii="Times New Roman" w:hAnsi="Times New Roman" w:cs="Times New Roman"/>
            <w:lang w:val="en-US"/>
          </w:rPr>
          <w:delText>s</w:delText>
        </w:r>
        <w:r w:rsidR="00B5283B" w:rsidRPr="00460AF7" w:rsidDel="0080348E">
          <w:rPr>
            <w:rFonts w:ascii="Times New Roman" w:hAnsi="Times New Roman" w:cs="Times New Roman"/>
            <w:lang w:val="en-US"/>
          </w:rPr>
          <w:delText xml:space="preserve"> </w:delText>
        </w:r>
        <w:r w:rsidR="00D550E0" w:rsidRPr="00460AF7" w:rsidDel="0080348E">
          <w:rPr>
            <w:rFonts w:ascii="Times New Roman" w:hAnsi="Times New Roman" w:cs="Times New Roman"/>
            <w:lang w:val="en-US"/>
          </w:rPr>
          <w:delText>to</w:delText>
        </w:r>
        <w:r w:rsidR="006906F2" w:rsidRPr="00460AF7" w:rsidDel="0080348E">
          <w:rPr>
            <w:rFonts w:ascii="Times New Roman" w:hAnsi="Times New Roman" w:cs="Times New Roman"/>
            <w:lang w:val="en-US"/>
          </w:rPr>
          <w:delText xml:space="preserve"> reduce the damage </w:delText>
        </w:r>
        <w:r w:rsidR="000C3EB9" w:rsidRPr="00460AF7" w:rsidDel="0080348E">
          <w:rPr>
            <w:rFonts w:ascii="Times New Roman" w:hAnsi="Times New Roman" w:cs="Times New Roman"/>
            <w:lang w:val="en-US"/>
          </w:rPr>
          <w:delText>during the</w:delText>
        </w:r>
        <w:r w:rsidR="00941518" w:rsidRPr="00460AF7" w:rsidDel="0080348E">
          <w:rPr>
            <w:rFonts w:ascii="Times New Roman" w:hAnsi="Times New Roman" w:cs="Times New Roman"/>
            <w:lang w:val="en-US"/>
          </w:rPr>
          <w:delText xml:space="preserve"> epidemic.</w:delText>
        </w:r>
      </w:del>
    </w:p>
    <w:p w14:paraId="6E82E8A3" w14:textId="79CAB0FF" w:rsidR="00F65636" w:rsidRPr="00460AF7" w:rsidDel="0080348E" w:rsidRDefault="00F65636">
      <w:pPr>
        <w:spacing w:before="120" w:after="0" w:line="480" w:lineRule="auto"/>
        <w:jc w:val="both"/>
        <w:rPr>
          <w:ins w:id="243" w:author="Auteur"/>
          <w:del w:id="244" w:author="Auteur"/>
          <w:rFonts w:ascii="Times New Roman" w:hAnsi="Times New Roman" w:cs="Times New Roman"/>
          <w:lang w:val="en-US"/>
        </w:rPr>
      </w:pPr>
    </w:p>
    <w:p w14:paraId="69086C2A" w14:textId="72E44829" w:rsidR="00F65636" w:rsidRPr="00460AF7" w:rsidDel="0080348E" w:rsidRDefault="005C449D">
      <w:pPr>
        <w:spacing w:before="120" w:after="0" w:line="480" w:lineRule="auto"/>
        <w:jc w:val="both"/>
        <w:rPr>
          <w:ins w:id="245" w:author="Auteur"/>
          <w:del w:id="246" w:author="Auteur"/>
          <w:rFonts w:ascii="Times New Roman" w:hAnsi="Times New Roman" w:cs="Times New Roman"/>
          <w:lang w:val="en-US"/>
        </w:rPr>
      </w:pPr>
      <w:del w:id="247" w:author="Auteur">
        <w:r w:rsidRPr="00460AF7" w:rsidDel="0080348E">
          <w:rPr>
            <w:rFonts w:ascii="Times New Roman" w:hAnsi="Times New Roman" w:cs="Times New Roman"/>
            <w:lang w:val="en-US"/>
          </w:rPr>
          <w:delText xml:space="preserve">In the studies of the cyclic populations, </w:delText>
        </w:r>
      </w:del>
      <w:ins w:id="248" w:author="Auteur">
        <w:del w:id="249" w:author="Auteur">
          <w:r w:rsidR="00036947" w:rsidRPr="00460AF7" w:rsidDel="0080348E">
            <w:rPr>
              <w:rFonts w:ascii="Times New Roman" w:hAnsi="Times New Roman" w:cs="Times New Roman"/>
              <w:lang w:val="en-US"/>
            </w:rPr>
            <w:delText xml:space="preserve">due to the lack of the long-term data,  </w:delText>
          </w:r>
        </w:del>
      </w:ins>
      <w:del w:id="250" w:author="Auteur">
        <w:r w:rsidRPr="00460AF7" w:rsidDel="0080348E">
          <w:rPr>
            <w:rFonts w:ascii="Times New Roman" w:hAnsi="Times New Roman" w:cs="Times New Roman"/>
            <w:lang w:val="en-US"/>
          </w:rPr>
          <w:delText>scientist</w:delText>
        </w:r>
        <w:r w:rsidR="00520620" w:rsidRPr="00460AF7" w:rsidDel="0080348E">
          <w:rPr>
            <w:rFonts w:ascii="Times New Roman" w:hAnsi="Times New Roman" w:cs="Times New Roman"/>
            <w:lang w:val="en-US"/>
          </w:rPr>
          <w:delText>s</w:delText>
        </w:r>
        <w:r w:rsidRPr="00460AF7" w:rsidDel="0080348E">
          <w:rPr>
            <w:rFonts w:ascii="Times New Roman" w:hAnsi="Times New Roman" w:cs="Times New Roman"/>
            <w:lang w:val="en-US"/>
          </w:rPr>
          <w:delText xml:space="preserve"> always focus</w:delText>
        </w:r>
      </w:del>
      <w:ins w:id="251" w:author="Auteur">
        <w:del w:id="252" w:author="Auteur">
          <w:r w:rsidR="00036947" w:rsidRPr="00460AF7" w:rsidDel="0080348E">
            <w:rPr>
              <w:rFonts w:ascii="Times New Roman" w:hAnsi="Times New Roman" w:cs="Times New Roman"/>
              <w:lang w:val="en-US"/>
            </w:rPr>
            <w:delText>lots of researches always focus</w:delText>
          </w:r>
        </w:del>
      </w:ins>
      <w:del w:id="253" w:author="Auteur">
        <w:r w:rsidRPr="00460AF7" w:rsidDel="0080348E">
          <w:rPr>
            <w:rFonts w:ascii="Times New Roman" w:hAnsi="Times New Roman" w:cs="Times New Roman"/>
            <w:lang w:val="en-US"/>
          </w:rPr>
          <w:delText xml:space="preserve"> on the </w:delText>
        </w:r>
        <w:r w:rsidR="00E1666B" w:rsidRPr="00460AF7" w:rsidDel="0080348E">
          <w:rPr>
            <w:rFonts w:ascii="Times New Roman" w:hAnsi="Times New Roman" w:cs="Times New Roman"/>
            <w:lang w:val="en-US"/>
          </w:rPr>
          <w:delText xml:space="preserve">population change during the </w:delText>
        </w:r>
        <w:r w:rsidRPr="00460AF7" w:rsidDel="0080348E">
          <w:rPr>
            <w:rFonts w:ascii="Times New Roman" w:hAnsi="Times New Roman" w:cs="Times New Roman"/>
            <w:lang w:val="en-US"/>
          </w:rPr>
          <w:delText>outbreak cycle</w:delText>
        </w:r>
      </w:del>
      <w:ins w:id="254" w:author="Auteur">
        <w:del w:id="255" w:author="Auteur">
          <w:r w:rsidR="00036947" w:rsidRPr="00460AF7" w:rsidDel="0080348E">
            <w:rPr>
              <w:rFonts w:ascii="Times New Roman" w:hAnsi="Times New Roman" w:cs="Times New Roman"/>
              <w:lang w:val="en-US"/>
            </w:rPr>
            <w:delText xml:space="preserve">in which population have a sudden rise till a population </w:delText>
          </w:r>
        </w:del>
      </w:ins>
      <w:del w:id="256" w:author="Auteur">
        <w:r w:rsidR="00E1666B" w:rsidRPr="00460AF7" w:rsidDel="0080348E">
          <w:rPr>
            <w:rFonts w:ascii="Times New Roman" w:hAnsi="Times New Roman" w:cs="Times New Roman"/>
            <w:lang w:val="en-US"/>
          </w:rPr>
          <w:delText>.</w:delText>
        </w:r>
      </w:del>
      <w:ins w:id="257" w:author="Auteur">
        <w:del w:id="258" w:author="Auteur">
          <w:r w:rsidR="00036947" w:rsidRPr="00460AF7" w:rsidDel="0080348E">
            <w:rPr>
              <w:rFonts w:ascii="Times New Roman" w:hAnsi="Times New Roman" w:cs="Times New Roman"/>
              <w:lang w:val="en-US"/>
            </w:rPr>
            <w:delText>peak.</w:delText>
          </w:r>
        </w:del>
      </w:ins>
      <w:del w:id="259" w:author="Auteur">
        <w:r w:rsidRPr="00460AF7" w:rsidDel="0080348E">
          <w:rPr>
            <w:rFonts w:ascii="Times New Roman" w:hAnsi="Times New Roman" w:cs="Times New Roman"/>
            <w:lang w:val="en-US"/>
          </w:rPr>
          <w:delText xml:space="preserve"> </w:delText>
        </w:r>
        <w:r w:rsidR="00E1666B" w:rsidRPr="00460AF7" w:rsidDel="0080348E">
          <w:rPr>
            <w:rFonts w:ascii="Times New Roman" w:hAnsi="Times New Roman" w:cs="Times New Roman"/>
            <w:lang w:val="en-US"/>
          </w:rPr>
          <w:delText>T</w:delText>
        </w:r>
        <w:r w:rsidRPr="00460AF7" w:rsidDel="0080348E">
          <w:rPr>
            <w:rFonts w:ascii="Times New Roman" w:hAnsi="Times New Roman" w:cs="Times New Roman"/>
            <w:lang w:val="en-US"/>
          </w:rPr>
          <w:delText xml:space="preserve">here </w:delText>
        </w:r>
        <w:r w:rsidR="00C50400" w:rsidRPr="00460AF7" w:rsidDel="0080348E">
          <w:rPr>
            <w:rFonts w:ascii="Times New Roman" w:hAnsi="Times New Roman" w:cs="Times New Roman"/>
            <w:lang w:val="en-US"/>
          </w:rPr>
          <w:delText>hav</w:delText>
        </w:r>
      </w:del>
      <w:ins w:id="260" w:author="Auteur">
        <w:del w:id="261" w:author="Auteur">
          <w:r w:rsidR="00036947" w:rsidRPr="00460AF7" w:rsidDel="0080348E">
            <w:rPr>
              <w:rFonts w:ascii="Times New Roman" w:hAnsi="Times New Roman" w:cs="Times New Roman"/>
              <w:lang w:val="en-US"/>
            </w:rPr>
            <w:delText>e</w:delText>
          </w:r>
        </w:del>
      </w:ins>
      <w:del w:id="262" w:author="Auteur">
        <w:r w:rsidR="00C50400" w:rsidRPr="00460AF7" w:rsidDel="0080348E">
          <w:rPr>
            <w:rFonts w:ascii="Times New Roman" w:hAnsi="Times New Roman" w:cs="Times New Roman"/>
            <w:lang w:val="en-US"/>
          </w:rPr>
          <w:delText>e</w:delText>
        </w:r>
        <w:r w:rsidR="00B5283B" w:rsidRPr="00460AF7" w:rsidDel="0080348E">
          <w:rPr>
            <w:rFonts w:ascii="Times New Roman" w:hAnsi="Times New Roman" w:cs="Times New Roman"/>
            <w:lang w:val="en-US"/>
          </w:rPr>
          <w:delText xml:space="preserve"> </w:delText>
        </w:r>
        <w:r w:rsidR="00077939" w:rsidRPr="00460AF7" w:rsidDel="0080348E">
          <w:rPr>
            <w:rFonts w:ascii="Times New Roman" w:hAnsi="Times New Roman" w:cs="Times New Roman"/>
            <w:lang w:val="en-US"/>
          </w:rPr>
          <w:delText>been very</w:delText>
        </w:r>
        <w:r w:rsidR="00A85E7C" w:rsidRPr="00460AF7" w:rsidDel="0080348E">
          <w:rPr>
            <w:rFonts w:ascii="Times New Roman" w:hAnsi="Times New Roman" w:cs="Times New Roman"/>
            <w:lang w:val="en-US"/>
          </w:rPr>
          <w:delText xml:space="preserve"> </w:delText>
        </w:r>
        <w:r w:rsidR="00E1666B" w:rsidRPr="00460AF7" w:rsidDel="0080348E">
          <w:rPr>
            <w:rFonts w:ascii="Times New Roman" w:hAnsi="Times New Roman" w:cs="Times New Roman"/>
            <w:lang w:val="en-US"/>
          </w:rPr>
          <w:delText xml:space="preserve">few </w:delText>
        </w:r>
        <w:r w:rsidRPr="00460AF7" w:rsidDel="0080348E">
          <w:rPr>
            <w:rFonts w:ascii="Times New Roman" w:hAnsi="Times New Roman" w:cs="Times New Roman"/>
            <w:lang w:val="en-US"/>
          </w:rPr>
          <w:delText>stu</w:delText>
        </w:r>
        <w:r w:rsidR="00A85E7C" w:rsidRPr="00460AF7" w:rsidDel="0080348E">
          <w:rPr>
            <w:rFonts w:ascii="Times New Roman" w:hAnsi="Times New Roman" w:cs="Times New Roman"/>
            <w:lang w:val="en-US"/>
          </w:rPr>
          <w:delText xml:space="preserve">dies </w:delText>
        </w:r>
        <w:r w:rsidR="005213CD" w:rsidRPr="00460AF7" w:rsidDel="0080348E">
          <w:rPr>
            <w:rFonts w:ascii="Times New Roman" w:hAnsi="Times New Roman" w:cs="Times New Roman"/>
            <w:lang w:val="en-US"/>
          </w:rPr>
          <w:delText>show</w:delText>
        </w:r>
        <w:r w:rsidR="00B5283B" w:rsidRPr="00460AF7" w:rsidDel="0080348E">
          <w:rPr>
            <w:rFonts w:ascii="Times New Roman" w:hAnsi="Times New Roman" w:cs="Times New Roman"/>
            <w:lang w:val="en-US"/>
          </w:rPr>
          <w:delText>ing</w:delText>
        </w:r>
        <w:r w:rsidRPr="00460AF7" w:rsidDel="0080348E">
          <w:rPr>
            <w:rFonts w:ascii="Times New Roman" w:hAnsi="Times New Roman" w:cs="Times New Roman"/>
            <w:lang w:val="en-US"/>
          </w:rPr>
          <w:delText xml:space="preserve"> the impact </w:delText>
        </w:r>
        <w:r w:rsidR="00A85E7C" w:rsidRPr="00460AF7" w:rsidDel="0080348E">
          <w:rPr>
            <w:rFonts w:ascii="Times New Roman" w:hAnsi="Times New Roman" w:cs="Times New Roman"/>
            <w:lang w:val="en-US"/>
          </w:rPr>
          <w:delText>of</w:delText>
        </w:r>
        <w:r w:rsidRPr="00460AF7" w:rsidDel="0080348E">
          <w:rPr>
            <w:rFonts w:ascii="Times New Roman" w:hAnsi="Times New Roman" w:cs="Times New Roman"/>
            <w:lang w:val="en-US"/>
          </w:rPr>
          <w:delText xml:space="preserve"> outbreak frequency over the gene flow</w:delText>
        </w:r>
      </w:del>
      <w:ins w:id="263" w:author="Auteur">
        <w:del w:id="264" w:author="Auteur">
          <w:r w:rsidR="0083106C" w:rsidRPr="00460AF7" w:rsidDel="0080348E">
            <w:rPr>
              <w:rFonts w:ascii="Times New Roman" w:hAnsi="Times New Roman" w:cs="Times New Roman"/>
              <w:lang w:val="en-US"/>
            </w:rPr>
            <w:delText xml:space="preserve"> (REF)</w:delText>
          </w:r>
        </w:del>
      </w:ins>
      <w:del w:id="265" w:author="Auteur">
        <w:r w:rsidRPr="00460AF7" w:rsidDel="0080348E">
          <w:rPr>
            <w:rFonts w:ascii="Times New Roman" w:hAnsi="Times New Roman" w:cs="Times New Roman"/>
            <w:lang w:val="en-US"/>
          </w:rPr>
          <w:delText xml:space="preserve">. </w:delText>
        </w:r>
      </w:del>
    </w:p>
    <w:p w14:paraId="2DECDE2D" w14:textId="3AB14348" w:rsidR="00F65636" w:rsidRPr="00460AF7" w:rsidDel="0080348E" w:rsidRDefault="00F65636">
      <w:pPr>
        <w:spacing w:before="120" w:after="0" w:line="480" w:lineRule="auto"/>
        <w:jc w:val="both"/>
        <w:rPr>
          <w:ins w:id="266" w:author="Auteur"/>
          <w:del w:id="267" w:author="Auteur"/>
          <w:rFonts w:ascii="Times New Roman" w:hAnsi="Times New Roman" w:cs="Times New Roman"/>
          <w:lang w:val="en-US"/>
        </w:rPr>
      </w:pPr>
    </w:p>
    <w:p w14:paraId="5556E9B5" w14:textId="4FCA45C9" w:rsidR="00871F52" w:rsidRPr="00460AF7" w:rsidDel="0080348E" w:rsidRDefault="00BA767F">
      <w:pPr>
        <w:spacing w:before="120" w:after="0" w:line="480" w:lineRule="auto"/>
        <w:jc w:val="both"/>
        <w:rPr>
          <w:ins w:id="268" w:author="Auteur"/>
          <w:del w:id="269" w:author="Auteur"/>
          <w:rFonts w:ascii="Times New Roman" w:hAnsi="Times New Roman" w:cs="Times New Roman"/>
          <w:lang w:val="en-US"/>
        </w:rPr>
      </w:pPr>
      <w:del w:id="270" w:author="Auteur">
        <w:r w:rsidRPr="00460AF7" w:rsidDel="0080348E">
          <w:rPr>
            <w:rFonts w:ascii="Times New Roman" w:hAnsi="Times New Roman" w:cs="Times New Roman"/>
            <w:lang w:val="en-US"/>
          </w:rPr>
          <w:delText xml:space="preserve">In this study, we would like to </w:delText>
        </w:r>
        <w:r w:rsidR="00520620" w:rsidRPr="00460AF7" w:rsidDel="0080348E">
          <w:rPr>
            <w:rFonts w:ascii="Times New Roman" w:hAnsi="Times New Roman" w:cs="Times New Roman"/>
            <w:lang w:val="en-US"/>
          </w:rPr>
          <w:delText>study</w:delText>
        </w:r>
        <w:r w:rsidRPr="00460AF7" w:rsidDel="0080348E">
          <w:rPr>
            <w:rFonts w:ascii="Times New Roman" w:hAnsi="Times New Roman" w:cs="Times New Roman"/>
            <w:lang w:val="en-US"/>
          </w:rPr>
          <w:delText xml:space="preserve"> how </w:delText>
        </w:r>
        <w:r w:rsidR="0027189F" w:rsidRPr="00460AF7" w:rsidDel="0080348E">
          <w:rPr>
            <w:rFonts w:ascii="Times New Roman" w:hAnsi="Times New Roman" w:cs="Times New Roman"/>
            <w:lang w:val="en-US"/>
          </w:rPr>
          <w:delText xml:space="preserve">outbreak </w:delText>
        </w:r>
      </w:del>
      <w:ins w:id="271" w:author="Auteur">
        <w:del w:id="272" w:author="Auteur">
          <w:r w:rsidR="00F97BEB" w:rsidRPr="00460AF7" w:rsidDel="0080348E">
            <w:rPr>
              <w:rFonts w:ascii="Times New Roman" w:hAnsi="Times New Roman" w:cs="Times New Roman"/>
              <w:lang w:val="en-US"/>
            </w:rPr>
            <w:delText xml:space="preserve">cyclic </w:delText>
          </w:r>
        </w:del>
      </w:ins>
      <w:del w:id="273" w:author="Auteur">
        <w:r w:rsidR="0027189F" w:rsidRPr="00460AF7" w:rsidDel="0080348E">
          <w:rPr>
            <w:rFonts w:ascii="Times New Roman" w:hAnsi="Times New Roman" w:cs="Times New Roman"/>
            <w:lang w:val="en-US"/>
          </w:rPr>
          <w:delText xml:space="preserve">frequency </w:delText>
        </w:r>
      </w:del>
      <w:ins w:id="274" w:author="Auteur">
        <w:del w:id="275" w:author="Auteur">
          <w:r w:rsidR="00F65636" w:rsidRPr="00460AF7" w:rsidDel="0080348E">
            <w:rPr>
              <w:rFonts w:ascii="Times New Roman" w:hAnsi="Times New Roman" w:cs="Times New Roman"/>
            </w:rPr>
            <w:delText xml:space="preserve">and dispersal </w:delText>
          </w:r>
        </w:del>
      </w:ins>
      <w:del w:id="276" w:author="Auteur">
        <w:r w:rsidR="00DF6346" w:rsidRPr="00460AF7" w:rsidDel="0080348E">
          <w:rPr>
            <w:rFonts w:ascii="Times New Roman" w:hAnsi="Times New Roman" w:cs="Times New Roman"/>
            <w:lang w:val="en-US"/>
          </w:rPr>
          <w:delText>influences</w:delText>
        </w:r>
        <w:r w:rsidR="0027189F" w:rsidRPr="00460AF7" w:rsidDel="0080348E">
          <w:rPr>
            <w:rFonts w:ascii="Times New Roman" w:hAnsi="Times New Roman" w:cs="Times New Roman"/>
            <w:lang w:val="en-US"/>
          </w:rPr>
          <w:delText xml:space="preserve"> the genetic structure of the population,</w:delText>
        </w:r>
        <w:r w:rsidR="00B5283B" w:rsidRPr="00460AF7" w:rsidDel="0080348E">
          <w:rPr>
            <w:rFonts w:ascii="Times New Roman" w:hAnsi="Times New Roman" w:cs="Times New Roman"/>
            <w:lang w:val="en-US"/>
          </w:rPr>
          <w:delText xml:space="preserve"> and</w:delText>
        </w:r>
        <w:r w:rsidR="0027189F" w:rsidRPr="00460AF7" w:rsidDel="0080348E">
          <w:rPr>
            <w:rFonts w:ascii="Times New Roman" w:hAnsi="Times New Roman" w:cs="Times New Roman"/>
            <w:lang w:val="en-US"/>
          </w:rPr>
          <w:delText xml:space="preserve"> how genetic variation and genetic differentiation change temporally between</w:delText>
        </w:r>
        <w:r w:rsidR="00871F52" w:rsidRPr="00460AF7" w:rsidDel="0080348E">
          <w:rPr>
            <w:rFonts w:ascii="Times New Roman" w:hAnsi="Times New Roman" w:cs="Times New Roman"/>
            <w:lang w:val="en-US"/>
          </w:rPr>
          <w:delText xml:space="preserve"> population</w:delText>
        </w:r>
        <w:r w:rsidR="0027189F" w:rsidRPr="00460AF7" w:rsidDel="0080348E">
          <w:rPr>
            <w:rFonts w:ascii="Times New Roman" w:hAnsi="Times New Roman" w:cs="Times New Roman"/>
            <w:lang w:val="en-US"/>
          </w:rPr>
          <w:delText xml:space="preserve"> peaks and valleys and spatially among sites.</w:delText>
        </w:r>
      </w:del>
    </w:p>
    <w:p w14:paraId="3DF2B7E6" w14:textId="4FF0B361" w:rsidR="00F97BEB" w:rsidRPr="00460AF7" w:rsidDel="0080348E" w:rsidRDefault="00377C89">
      <w:pPr>
        <w:spacing w:before="120" w:after="0" w:line="480" w:lineRule="auto"/>
        <w:jc w:val="both"/>
        <w:rPr>
          <w:del w:id="277" w:author="Auteur"/>
          <w:rFonts w:ascii="Times New Roman" w:hAnsi="Times New Roman" w:cs="Times New Roman"/>
          <w:lang w:val="en-US"/>
        </w:rPr>
      </w:pPr>
      <w:ins w:id="278" w:author="Auteur">
        <w:del w:id="279" w:author="Auteur">
          <w:r w:rsidRPr="00611847" w:rsidDel="0080348E">
            <w:rPr>
              <w:rFonts w:ascii="Times New Roman" w:hAnsi="Times New Roman" w:cs="Times New Roman"/>
              <w:lang w:val="en-US"/>
              <w:rPrChange w:id="280" w:author="Auteur">
                <w:rPr>
                  <w:rFonts w:ascii="Times New Roman" w:hAnsi="Times New Roman" w:cs="Times New Roman"/>
                  <w:u w:val="single"/>
                  <w:lang w:val="en-US"/>
                </w:rPr>
              </w:rPrChange>
            </w:rPr>
            <w:delText xml:space="preserve"> </w:delText>
          </w:r>
        </w:del>
      </w:ins>
    </w:p>
    <w:p w14:paraId="7C74D547" w14:textId="0459647F" w:rsidR="006D5130" w:rsidRPr="00611847" w:rsidDel="00377C89" w:rsidRDefault="00E54BBD">
      <w:pPr>
        <w:spacing w:before="120" w:after="0" w:line="480" w:lineRule="auto"/>
        <w:jc w:val="both"/>
        <w:rPr>
          <w:del w:id="281" w:author="Auteur"/>
          <w:rFonts w:ascii="Times New Roman" w:hAnsi="Times New Roman" w:cs="Times New Roman"/>
          <w:lang w:val="en-US"/>
          <w:rPrChange w:id="282" w:author="Auteur">
            <w:rPr>
              <w:del w:id="283" w:author="Auteur"/>
              <w:rFonts w:ascii="Times New Roman" w:hAnsi="Times New Roman" w:cs="Times New Roman"/>
              <w:u w:val="single"/>
              <w:lang w:val="en-US"/>
            </w:rPr>
          </w:rPrChange>
        </w:rPr>
      </w:pPr>
      <w:del w:id="284" w:author="Auteur">
        <w:r w:rsidRPr="00460AF7" w:rsidDel="0080348E">
          <w:rPr>
            <w:rFonts w:ascii="Times New Roman" w:hAnsi="Times New Roman" w:cs="Times New Roman"/>
            <w:lang w:val="en-US"/>
          </w:rPr>
          <w:delText xml:space="preserve">It is believed that </w:delText>
        </w:r>
        <w:r w:rsidR="00C41447" w:rsidRPr="00460AF7" w:rsidDel="0080348E">
          <w:rPr>
            <w:rFonts w:ascii="Times New Roman" w:hAnsi="Times New Roman" w:cs="Times New Roman"/>
            <w:lang w:val="en-US"/>
          </w:rPr>
          <w:delText>demographic processes and dispersal of the population determine the geographic structure and its genetic differentiation</w:delText>
        </w:r>
        <w:r w:rsidR="00520620" w:rsidRPr="00460AF7" w:rsidDel="0080348E">
          <w:rPr>
            <w:rFonts w:ascii="Times New Roman" w:hAnsi="Times New Roman" w:cs="Times New Roman"/>
          </w:rPr>
          <w:delText xml:space="preserve"> </w:delText>
        </w:r>
        <w:r w:rsidR="00C41447" w:rsidRPr="00460AF7" w:rsidDel="0080348E">
          <w:rPr>
            <w:rFonts w:ascii="Times New Roman" w:hAnsi="Times New Roman" w:cs="Times New Roman"/>
          </w:rPr>
          <w:delText>(Slatkin 1987)</w:delText>
        </w:r>
        <w:r w:rsidR="00526696" w:rsidRPr="00460AF7" w:rsidDel="0080348E">
          <w:rPr>
            <w:rFonts w:ascii="Times New Roman" w:hAnsi="Times New Roman" w:cs="Times New Roman"/>
          </w:rPr>
          <w:delText>. Dispersal help</w:delText>
        </w:r>
        <w:r w:rsidR="00520620" w:rsidRPr="00460AF7" w:rsidDel="0080348E">
          <w:rPr>
            <w:rFonts w:ascii="Times New Roman" w:hAnsi="Times New Roman" w:cs="Times New Roman"/>
          </w:rPr>
          <w:delText>s</w:delText>
        </w:r>
        <w:r w:rsidR="00526696" w:rsidRPr="00460AF7" w:rsidDel="0080348E">
          <w:rPr>
            <w:rFonts w:ascii="Times New Roman" w:hAnsi="Times New Roman" w:cs="Times New Roman"/>
          </w:rPr>
          <w:delText xml:space="preserve"> the population </w:delText>
        </w:r>
        <w:r w:rsidR="00E1666B" w:rsidRPr="00460AF7" w:rsidDel="0080348E">
          <w:rPr>
            <w:rFonts w:ascii="Times New Roman" w:hAnsi="Times New Roman" w:cs="Times New Roman"/>
          </w:rPr>
          <w:delText xml:space="preserve">to </w:delText>
        </w:r>
        <w:r w:rsidR="00526696" w:rsidRPr="00460AF7" w:rsidDel="0080348E">
          <w:rPr>
            <w:rFonts w:ascii="Times New Roman" w:hAnsi="Times New Roman" w:cs="Times New Roman"/>
          </w:rPr>
          <w:delText>spread geographically over the land</w:delText>
        </w:r>
        <w:r w:rsidR="00F12FDD" w:rsidRPr="00460AF7" w:rsidDel="0080348E">
          <w:rPr>
            <w:rFonts w:ascii="Times New Roman" w:hAnsi="Times New Roman" w:cs="Times New Roman"/>
          </w:rPr>
          <w:delText>scape</w:delText>
        </w:r>
        <w:r w:rsidR="00520620" w:rsidRPr="00460AF7" w:rsidDel="0080348E">
          <w:rPr>
            <w:rFonts w:ascii="Times New Roman" w:hAnsi="Times New Roman" w:cs="Times New Roman"/>
          </w:rPr>
          <w:delText>. W</w:delText>
        </w:r>
        <w:r w:rsidR="00F12FDD" w:rsidRPr="00460AF7" w:rsidDel="0080348E">
          <w:rPr>
            <w:rFonts w:ascii="Times New Roman" w:hAnsi="Times New Roman" w:cs="Times New Roman"/>
          </w:rPr>
          <w:delText xml:space="preserve">ith </w:delText>
        </w:r>
        <w:r w:rsidR="00077939" w:rsidRPr="00460AF7" w:rsidDel="0080348E">
          <w:rPr>
            <w:rFonts w:ascii="Times New Roman" w:hAnsi="Times New Roman" w:cs="Times New Roman"/>
          </w:rPr>
          <w:delText>favorable condition</w:delText>
        </w:r>
        <w:r w:rsidR="00F12FDD" w:rsidRPr="00460AF7" w:rsidDel="0080348E">
          <w:rPr>
            <w:rFonts w:ascii="Times New Roman" w:hAnsi="Times New Roman" w:cs="Times New Roman"/>
          </w:rPr>
          <w:delText xml:space="preserve">, this process </w:delText>
        </w:r>
        <w:r w:rsidR="00D269C7" w:rsidRPr="00460AF7" w:rsidDel="0080348E">
          <w:rPr>
            <w:rFonts w:ascii="Times New Roman" w:hAnsi="Times New Roman" w:cs="Times New Roman"/>
          </w:rPr>
          <w:delText>will favor the expansion, increase</w:delText>
        </w:r>
        <w:r w:rsidR="00526696" w:rsidRPr="00460AF7" w:rsidDel="0080348E">
          <w:rPr>
            <w:rFonts w:ascii="Times New Roman" w:hAnsi="Times New Roman" w:cs="Times New Roman"/>
          </w:rPr>
          <w:delText xml:space="preserve"> population</w:delText>
        </w:r>
        <w:r w:rsidR="00D269C7" w:rsidRPr="00460AF7" w:rsidDel="0080348E">
          <w:rPr>
            <w:rFonts w:ascii="Times New Roman" w:hAnsi="Times New Roman" w:cs="Times New Roman"/>
          </w:rPr>
          <w:delText xml:space="preserve"> size</w:delText>
        </w:r>
        <w:r w:rsidR="00526696" w:rsidRPr="00460AF7" w:rsidDel="0080348E">
          <w:rPr>
            <w:rFonts w:ascii="Times New Roman" w:hAnsi="Times New Roman" w:cs="Times New Roman"/>
          </w:rPr>
          <w:delText xml:space="preserve"> and </w:delText>
        </w:r>
        <w:r w:rsidR="00520620" w:rsidRPr="00460AF7" w:rsidDel="0080348E">
          <w:rPr>
            <w:rFonts w:ascii="Times New Roman" w:hAnsi="Times New Roman" w:cs="Times New Roman"/>
          </w:rPr>
          <w:delText xml:space="preserve">eventually </w:delText>
        </w:r>
        <w:r w:rsidR="00526696" w:rsidRPr="00460AF7" w:rsidDel="0080348E">
          <w:rPr>
            <w:rFonts w:ascii="Times New Roman" w:hAnsi="Times New Roman" w:cs="Times New Roman"/>
          </w:rPr>
          <w:delText xml:space="preserve">lead to </w:delText>
        </w:r>
        <w:r w:rsidR="00DF6346" w:rsidRPr="00460AF7" w:rsidDel="0080348E">
          <w:rPr>
            <w:rFonts w:ascii="Times New Roman" w:hAnsi="Times New Roman" w:cs="Times New Roman"/>
          </w:rPr>
          <w:delText>an</w:delText>
        </w:r>
        <w:r w:rsidR="00526696" w:rsidRPr="00460AF7" w:rsidDel="0080348E">
          <w:rPr>
            <w:rFonts w:ascii="Times New Roman" w:hAnsi="Times New Roman" w:cs="Times New Roman"/>
          </w:rPr>
          <w:delText xml:space="preserve"> </w:delText>
        </w:r>
        <w:r w:rsidR="006D5080" w:rsidRPr="00460AF7" w:rsidDel="0080348E">
          <w:rPr>
            <w:rFonts w:ascii="Times New Roman" w:hAnsi="Times New Roman" w:cs="Times New Roman"/>
          </w:rPr>
          <w:delText>outbreak</w:delText>
        </w:r>
        <w:r w:rsidR="00526696" w:rsidRPr="00460AF7" w:rsidDel="0080348E">
          <w:rPr>
            <w:rFonts w:ascii="Times New Roman" w:hAnsi="Times New Roman" w:cs="Times New Roman"/>
          </w:rPr>
          <w:delText xml:space="preserve">. </w:delText>
        </w:r>
        <w:r w:rsidR="00D269C7" w:rsidRPr="00460AF7" w:rsidDel="0080348E">
          <w:rPr>
            <w:rFonts w:ascii="Times New Roman" w:hAnsi="Times New Roman" w:cs="Times New Roman"/>
          </w:rPr>
          <w:delText>It also favor</w:delText>
        </w:r>
        <w:r w:rsidR="00E1666B" w:rsidRPr="00460AF7" w:rsidDel="0080348E">
          <w:rPr>
            <w:rFonts w:ascii="Times New Roman" w:hAnsi="Times New Roman" w:cs="Times New Roman"/>
          </w:rPr>
          <w:delText>s</w:delText>
        </w:r>
        <w:r w:rsidR="00D269C7" w:rsidRPr="00460AF7" w:rsidDel="0080348E">
          <w:rPr>
            <w:rFonts w:ascii="Times New Roman" w:hAnsi="Times New Roman" w:cs="Times New Roman"/>
          </w:rPr>
          <w:delText xml:space="preserve"> the exchange among individuals. </w:delText>
        </w:r>
        <w:r w:rsidR="00F12FDD" w:rsidRPr="00460AF7" w:rsidDel="0080348E">
          <w:rPr>
            <w:rFonts w:ascii="Times New Roman" w:hAnsi="Times New Roman" w:cs="Times New Roman"/>
          </w:rPr>
          <w:delText>Genetic similarity among the population therefore changes as the population grows. At this point, dispersal certainly play</w:delText>
        </w:r>
        <w:r w:rsidR="00E1666B" w:rsidRPr="00460AF7" w:rsidDel="0080348E">
          <w:rPr>
            <w:rFonts w:ascii="Times New Roman" w:hAnsi="Times New Roman" w:cs="Times New Roman"/>
          </w:rPr>
          <w:delText>s</w:delText>
        </w:r>
        <w:r w:rsidR="00F12FDD" w:rsidRPr="00460AF7" w:rsidDel="0080348E">
          <w:rPr>
            <w:rFonts w:ascii="Times New Roman" w:hAnsi="Times New Roman" w:cs="Times New Roman"/>
          </w:rPr>
          <w:delText xml:space="preserve"> </w:delText>
        </w:r>
        <w:r w:rsidR="00BF4AD4" w:rsidRPr="00460AF7" w:rsidDel="0080348E">
          <w:rPr>
            <w:rFonts w:ascii="Times New Roman" w:hAnsi="Times New Roman" w:cs="Times New Roman"/>
          </w:rPr>
          <w:delText>an</w:delText>
        </w:r>
        <w:r w:rsidR="00F12FDD" w:rsidRPr="00460AF7" w:rsidDel="0080348E">
          <w:rPr>
            <w:rFonts w:ascii="Times New Roman" w:hAnsi="Times New Roman" w:cs="Times New Roman"/>
          </w:rPr>
          <w:delText xml:space="preserve"> important role to maintain the genetic similarity,</w:delText>
        </w:r>
        <w:r w:rsidR="00520620" w:rsidRPr="00460AF7" w:rsidDel="0080348E">
          <w:rPr>
            <w:rFonts w:ascii="Times New Roman" w:hAnsi="Times New Roman" w:cs="Times New Roman"/>
          </w:rPr>
          <w:delText xml:space="preserve"> </w:delText>
        </w:r>
        <w:r w:rsidR="00053BDA" w:rsidRPr="00460AF7" w:rsidDel="0080348E">
          <w:rPr>
            <w:rFonts w:ascii="Times New Roman" w:hAnsi="Times New Roman" w:cs="Times New Roman"/>
          </w:rPr>
          <w:delText>and</w:delText>
        </w:r>
        <w:r w:rsidR="00D269C7" w:rsidRPr="00460AF7" w:rsidDel="0080348E">
          <w:rPr>
            <w:rFonts w:ascii="Times New Roman" w:hAnsi="Times New Roman" w:cs="Times New Roman"/>
          </w:rPr>
          <w:delText xml:space="preserve"> this process is determined by time. A long cycle and a shorter cycle will certainly have different dispersal process and result</w:delText>
        </w:r>
      </w:del>
      <w:ins w:id="285" w:author="Auteur">
        <w:del w:id="286" w:author="Auteur">
          <w:r w:rsidR="0083106C" w:rsidRPr="00460AF7" w:rsidDel="0080348E">
            <w:rPr>
              <w:rFonts w:ascii="Times New Roman" w:hAnsi="Times New Roman" w:cs="Times New Roman"/>
            </w:rPr>
            <w:delText xml:space="preserve"> (REF)</w:delText>
          </w:r>
        </w:del>
      </w:ins>
      <w:del w:id="287" w:author="Auteur">
        <w:r w:rsidR="00D269C7" w:rsidRPr="00460AF7" w:rsidDel="0080348E">
          <w:rPr>
            <w:rFonts w:ascii="Times New Roman" w:hAnsi="Times New Roman" w:cs="Times New Roman"/>
          </w:rPr>
          <w:delText xml:space="preserve">. </w:delText>
        </w:r>
        <w:r w:rsidR="00077939" w:rsidRPr="00460AF7" w:rsidDel="0080348E">
          <w:rPr>
            <w:rFonts w:ascii="Times New Roman" w:hAnsi="Times New Roman" w:cs="Times New Roman"/>
          </w:rPr>
          <w:delText>Therefore,</w:delText>
        </w:r>
        <w:r w:rsidR="00F12FDD" w:rsidRPr="00460AF7" w:rsidDel="0080348E">
          <w:rPr>
            <w:rFonts w:ascii="Times New Roman" w:hAnsi="Times New Roman" w:cs="Times New Roman"/>
          </w:rPr>
          <w:delText xml:space="preserve"> </w:delText>
        </w:r>
      </w:del>
      <w:ins w:id="288" w:author="Auteur">
        <w:r w:rsidR="0048373A" w:rsidRPr="00611847">
          <w:rPr>
            <w:rFonts w:ascii="Times New Roman" w:hAnsi="Times New Roman" w:cs="Times New Roman"/>
            <w:rPrChange w:id="289" w:author="Auteur">
              <w:rPr>
                <w:rFonts w:ascii="Times New Roman" w:hAnsi="Times New Roman" w:cs="Times New Roman"/>
                <w:u w:val="single"/>
              </w:rPr>
            </w:rPrChange>
          </w:rPr>
          <w:t>i</w:t>
        </w:r>
        <w:del w:id="290" w:author="Auteur">
          <w:r w:rsidR="0080348E" w:rsidRPr="00611847" w:rsidDel="0048373A">
            <w:rPr>
              <w:rFonts w:ascii="Times New Roman" w:hAnsi="Times New Roman" w:cs="Times New Roman"/>
              <w:rPrChange w:id="291" w:author="Auteur">
                <w:rPr>
                  <w:rFonts w:ascii="Times New Roman" w:hAnsi="Times New Roman" w:cs="Times New Roman"/>
                  <w:u w:val="single"/>
                </w:rPr>
              </w:rPrChange>
            </w:rPr>
            <w:delText>I</w:delText>
          </w:r>
        </w:del>
      </w:ins>
      <w:del w:id="292" w:author="Auteur">
        <w:r w:rsidR="00F12FDD" w:rsidRPr="00460AF7" w:rsidDel="0080348E">
          <w:rPr>
            <w:rFonts w:ascii="Times New Roman" w:hAnsi="Times New Roman" w:cs="Times New Roman"/>
          </w:rPr>
          <w:delText>i</w:delText>
        </w:r>
      </w:del>
      <w:r w:rsidR="00F12FDD" w:rsidRPr="00460AF7">
        <w:rPr>
          <w:rFonts w:ascii="Times New Roman" w:hAnsi="Times New Roman" w:cs="Times New Roman"/>
        </w:rPr>
        <w:t xml:space="preserve">n </w:t>
      </w:r>
      <w:r w:rsidR="00D269C7" w:rsidRPr="00460AF7">
        <w:rPr>
          <w:rFonts w:ascii="Times New Roman" w:hAnsi="Times New Roman" w:cs="Times New Roman"/>
        </w:rPr>
        <w:t xml:space="preserve">this </w:t>
      </w:r>
      <w:r w:rsidR="00F12FDD" w:rsidRPr="00460AF7">
        <w:rPr>
          <w:rFonts w:ascii="Times New Roman" w:hAnsi="Times New Roman" w:cs="Times New Roman"/>
        </w:rPr>
        <w:t xml:space="preserve">study, we would like to </w:t>
      </w:r>
      <w:r w:rsidR="00CD3C5E" w:rsidRPr="00460AF7">
        <w:rPr>
          <w:rFonts w:ascii="Times New Roman" w:hAnsi="Times New Roman" w:cs="Times New Roman"/>
        </w:rPr>
        <w:t>see</w:t>
      </w:r>
      <w:r w:rsidR="00F12FDD" w:rsidRPr="00460AF7">
        <w:rPr>
          <w:rFonts w:ascii="Times New Roman" w:hAnsi="Times New Roman" w:cs="Times New Roman"/>
        </w:rPr>
        <w:t xml:space="preserve"> how </w:t>
      </w:r>
      <w:del w:id="293" w:author="Auteur">
        <w:r w:rsidR="00831FE6" w:rsidRPr="00460AF7" w:rsidDel="0048373A">
          <w:rPr>
            <w:rFonts w:ascii="Times New Roman" w:hAnsi="Times New Roman" w:cs="Times New Roman"/>
          </w:rPr>
          <w:delText xml:space="preserve">different </w:delText>
        </w:r>
      </w:del>
      <w:r w:rsidR="00831FE6" w:rsidRPr="00460AF7">
        <w:rPr>
          <w:rFonts w:ascii="Times New Roman" w:hAnsi="Times New Roman" w:cs="Times New Roman"/>
        </w:rPr>
        <w:t>frequenc</w:t>
      </w:r>
      <w:ins w:id="294" w:author="Auteur">
        <w:r w:rsidR="0048373A" w:rsidRPr="00611847">
          <w:rPr>
            <w:rFonts w:ascii="Times New Roman" w:hAnsi="Times New Roman" w:cs="Times New Roman"/>
            <w:rPrChange w:id="295" w:author="Auteur">
              <w:rPr>
                <w:rFonts w:ascii="Times New Roman" w:hAnsi="Times New Roman" w:cs="Times New Roman"/>
                <w:u w:val="single"/>
              </w:rPr>
            </w:rPrChange>
          </w:rPr>
          <w:t>y</w:t>
        </w:r>
      </w:ins>
      <w:del w:id="296" w:author="Auteur">
        <w:r w:rsidR="00E1666B" w:rsidRPr="00460AF7" w:rsidDel="0048373A">
          <w:rPr>
            <w:rFonts w:ascii="Times New Roman" w:hAnsi="Times New Roman" w:cs="Times New Roman"/>
          </w:rPr>
          <w:delText>ies</w:delText>
        </w:r>
      </w:del>
      <w:r w:rsidR="00831FE6" w:rsidRPr="00460AF7">
        <w:rPr>
          <w:rFonts w:ascii="Times New Roman" w:hAnsi="Times New Roman" w:cs="Times New Roman"/>
        </w:rPr>
        <w:t xml:space="preserve"> </w:t>
      </w:r>
      <w:del w:id="297" w:author="Auteur">
        <w:r w:rsidR="00831FE6" w:rsidRPr="00460AF7" w:rsidDel="0048373A">
          <w:rPr>
            <w:rFonts w:ascii="Times New Roman" w:hAnsi="Times New Roman" w:cs="Times New Roman"/>
          </w:rPr>
          <w:delText xml:space="preserve">of outbreak </w:delText>
        </w:r>
      </w:del>
      <w:ins w:id="298" w:author="Auteur">
        <w:r w:rsidR="00DC040C" w:rsidRPr="00460AF7">
          <w:rPr>
            <w:rFonts w:ascii="Times New Roman" w:hAnsi="Times New Roman" w:cs="Times New Roman"/>
          </w:rPr>
          <w:t>and dispersal</w:t>
        </w:r>
        <w:r w:rsidR="0048373A" w:rsidRPr="00611847">
          <w:rPr>
            <w:rFonts w:ascii="Times New Roman" w:hAnsi="Times New Roman" w:cs="Times New Roman"/>
            <w:rPrChange w:id="299" w:author="Auteur">
              <w:rPr>
                <w:rFonts w:ascii="Times New Roman" w:hAnsi="Times New Roman" w:cs="Times New Roman"/>
                <w:u w:val="single"/>
              </w:rPr>
            </w:rPrChange>
          </w:rPr>
          <w:t xml:space="preserve"> </w:t>
        </w:r>
        <w:del w:id="300" w:author="Auteur">
          <w:r w:rsidR="00DC040C" w:rsidRPr="00460AF7" w:rsidDel="0048373A">
            <w:rPr>
              <w:rFonts w:ascii="Times New Roman" w:hAnsi="Times New Roman" w:cs="Times New Roman"/>
            </w:rPr>
            <w:delText xml:space="preserve">s </w:delText>
          </w:r>
        </w:del>
      </w:ins>
      <w:r w:rsidR="00831FE6" w:rsidRPr="00460AF7">
        <w:rPr>
          <w:rFonts w:ascii="Times New Roman" w:hAnsi="Times New Roman" w:cs="Times New Roman"/>
        </w:rPr>
        <w:t>would</w:t>
      </w:r>
      <w:r w:rsidR="00F12FDD" w:rsidRPr="00460AF7">
        <w:rPr>
          <w:rFonts w:ascii="Times New Roman" w:hAnsi="Times New Roman" w:cs="Times New Roman"/>
        </w:rPr>
        <w:t xml:space="preserve"> </w:t>
      </w:r>
      <w:r w:rsidR="00F12FDD" w:rsidRPr="00460AF7">
        <w:rPr>
          <w:rFonts w:ascii="Times New Roman" w:hAnsi="Times New Roman" w:cs="Times New Roman"/>
          <w:lang w:val="en-US"/>
        </w:rPr>
        <w:t xml:space="preserve">affect </w:t>
      </w:r>
      <w:r w:rsidR="006C4DE2" w:rsidRPr="00460AF7">
        <w:rPr>
          <w:rFonts w:ascii="Times New Roman" w:hAnsi="Times New Roman" w:cs="Times New Roman"/>
          <w:lang w:val="en-US"/>
        </w:rPr>
        <w:t>the diversity los</w:t>
      </w:r>
      <w:r w:rsidR="00E1666B" w:rsidRPr="00460AF7">
        <w:rPr>
          <w:rFonts w:ascii="Times New Roman" w:hAnsi="Times New Roman" w:cs="Times New Roman"/>
          <w:lang w:val="en-US"/>
        </w:rPr>
        <w:t>s</w:t>
      </w:r>
      <w:r w:rsidR="006C4DE2" w:rsidRPr="00460AF7">
        <w:rPr>
          <w:rFonts w:ascii="Times New Roman" w:hAnsi="Times New Roman" w:cs="Times New Roman"/>
          <w:lang w:val="en-US"/>
        </w:rPr>
        <w:t xml:space="preserve"> and how it</w:t>
      </w:r>
      <w:r w:rsidR="00F12FDD" w:rsidRPr="00460AF7">
        <w:rPr>
          <w:rFonts w:ascii="Times New Roman" w:hAnsi="Times New Roman" w:cs="Times New Roman"/>
          <w:lang w:val="en-US"/>
        </w:rPr>
        <w:t xml:space="preserve"> maint</w:t>
      </w:r>
      <w:r w:rsidR="00E1666B" w:rsidRPr="00460AF7">
        <w:rPr>
          <w:rFonts w:ascii="Times New Roman" w:hAnsi="Times New Roman" w:cs="Times New Roman"/>
          <w:lang w:val="en-US"/>
        </w:rPr>
        <w:t>ains</w:t>
      </w:r>
      <w:r w:rsidR="006C4DE2" w:rsidRPr="00460AF7">
        <w:rPr>
          <w:rFonts w:ascii="Times New Roman" w:hAnsi="Times New Roman" w:cs="Times New Roman"/>
          <w:lang w:val="en-US"/>
        </w:rPr>
        <w:t xml:space="preserve"> the genetic </w:t>
      </w:r>
      <w:r w:rsidR="00A14899" w:rsidRPr="00460AF7">
        <w:rPr>
          <w:rFonts w:ascii="Times New Roman" w:hAnsi="Times New Roman" w:cs="Times New Roman"/>
          <w:lang w:val="en-US"/>
        </w:rPr>
        <w:t xml:space="preserve">structure </w:t>
      </w:r>
      <w:del w:id="301" w:author="Auteur">
        <w:r w:rsidR="00A14899" w:rsidRPr="00460AF7" w:rsidDel="00B64438">
          <w:rPr>
            <w:rFonts w:ascii="Times New Roman" w:hAnsi="Times New Roman" w:cs="Times New Roman"/>
            <w:lang w:val="en-US"/>
          </w:rPr>
          <w:delText>during the cycles</w:delText>
        </w:r>
      </w:del>
      <w:ins w:id="302" w:author="Auteur">
        <w:r w:rsidR="00B64438" w:rsidRPr="00611847">
          <w:rPr>
            <w:rFonts w:ascii="Times New Roman" w:hAnsi="Times New Roman" w:cs="Times New Roman"/>
            <w:lang w:val="en-US"/>
            <w:rPrChange w:id="303" w:author="Auteur">
              <w:rPr>
                <w:rFonts w:ascii="Times New Roman" w:hAnsi="Times New Roman" w:cs="Times New Roman"/>
                <w:u w:val="single"/>
                <w:lang w:val="en-US"/>
              </w:rPr>
            </w:rPrChange>
          </w:rPr>
          <w:t>of a cyclic population</w:t>
        </w:r>
      </w:ins>
      <w:r w:rsidR="00F12FDD" w:rsidRPr="00460AF7">
        <w:rPr>
          <w:rFonts w:ascii="Times New Roman" w:hAnsi="Times New Roman" w:cs="Times New Roman"/>
          <w:lang w:val="en-US"/>
        </w:rPr>
        <w:t>.</w:t>
      </w:r>
      <w:r w:rsidR="006C4DE2" w:rsidRPr="00460AF7">
        <w:rPr>
          <w:rFonts w:ascii="Times New Roman" w:hAnsi="Times New Roman" w:cs="Times New Roman"/>
          <w:lang w:val="en-US"/>
        </w:rPr>
        <w:t xml:space="preserve"> </w:t>
      </w:r>
      <w:del w:id="304" w:author="Auteur">
        <w:r w:rsidR="006C4DE2" w:rsidRPr="00460AF7" w:rsidDel="00605AE6">
          <w:rPr>
            <w:rFonts w:ascii="Times New Roman" w:hAnsi="Times New Roman" w:cs="Times New Roman"/>
            <w:lang w:val="en-US"/>
          </w:rPr>
          <w:delText xml:space="preserve">We will use </w:delText>
        </w:r>
        <w:r w:rsidR="00A14899" w:rsidRPr="00460AF7" w:rsidDel="00605AE6">
          <w:rPr>
            <w:rFonts w:ascii="Times New Roman" w:hAnsi="Times New Roman" w:cs="Times New Roman"/>
            <w:lang w:val="en-US"/>
          </w:rPr>
          <w:delText xml:space="preserve">expected heterozygosity to </w:delText>
        </w:r>
        <w:r w:rsidR="00E1666B" w:rsidRPr="00460AF7" w:rsidDel="00605AE6">
          <w:rPr>
            <w:rFonts w:ascii="Times New Roman" w:hAnsi="Times New Roman" w:cs="Times New Roman"/>
            <w:lang w:val="en-US"/>
          </w:rPr>
          <w:delText>examine</w:delText>
        </w:r>
        <w:r w:rsidR="00A14899" w:rsidRPr="00460AF7" w:rsidDel="00605AE6">
          <w:rPr>
            <w:rFonts w:ascii="Times New Roman" w:hAnsi="Times New Roman" w:cs="Times New Roman"/>
            <w:lang w:val="en-US"/>
          </w:rPr>
          <w:delText xml:space="preserve"> the </w:delText>
        </w:r>
      </w:del>
      <w:ins w:id="305" w:author="Auteur">
        <w:del w:id="306" w:author="Auteur">
          <w:r w:rsidR="00557838" w:rsidRPr="00460AF7" w:rsidDel="00605AE6">
            <w:rPr>
              <w:rFonts w:ascii="Times New Roman" w:hAnsi="Times New Roman" w:cs="Times New Roman"/>
              <w:lang w:val="en-US"/>
            </w:rPr>
            <w:delText xml:space="preserve">genetic </w:delText>
          </w:r>
        </w:del>
      </w:ins>
      <w:del w:id="307" w:author="Auteur">
        <w:r w:rsidR="00A14899" w:rsidRPr="00460AF7" w:rsidDel="00605AE6">
          <w:rPr>
            <w:rFonts w:ascii="Times New Roman" w:hAnsi="Times New Roman" w:cs="Times New Roman"/>
            <w:lang w:val="en-US"/>
          </w:rPr>
          <w:delText>diversity changes</w:delText>
        </w:r>
        <w:r w:rsidR="00871F52" w:rsidRPr="00460AF7" w:rsidDel="00605AE6">
          <w:rPr>
            <w:rFonts w:ascii="Times New Roman" w:hAnsi="Times New Roman" w:cs="Times New Roman"/>
            <w:lang w:val="en-US"/>
          </w:rPr>
          <w:delText xml:space="preserve"> in long term</w:delText>
        </w:r>
        <w:r w:rsidR="00A14899" w:rsidRPr="00460AF7" w:rsidDel="00605AE6">
          <w:rPr>
            <w:rFonts w:ascii="Times New Roman" w:hAnsi="Times New Roman" w:cs="Times New Roman"/>
            <w:lang w:val="en-US"/>
          </w:rPr>
          <w:delText xml:space="preserve"> and </w:delText>
        </w:r>
        <w:r w:rsidR="006C4DE2" w:rsidRPr="00460AF7" w:rsidDel="00605AE6">
          <w:rPr>
            <w:rFonts w:ascii="Times New Roman" w:hAnsi="Times New Roman" w:cs="Times New Roman"/>
            <w:lang w:val="en-US"/>
          </w:rPr>
          <w:delText xml:space="preserve">global </w:delText>
        </w:r>
        <w:r w:rsidR="006C4DE2" w:rsidRPr="00460AF7" w:rsidDel="00605AE6">
          <w:rPr>
            <w:rFonts w:ascii="Times New Roman" w:hAnsi="Times New Roman" w:cs="Times New Roman"/>
          </w:rPr>
          <w:delText xml:space="preserve">Fst to calculate </w:delText>
        </w:r>
        <w:r w:rsidR="00871F52" w:rsidRPr="00460AF7" w:rsidDel="00605AE6">
          <w:rPr>
            <w:rFonts w:ascii="Times New Roman" w:hAnsi="Times New Roman" w:cs="Times New Roman"/>
          </w:rPr>
          <w:delText>its</w:delText>
        </w:r>
        <w:r w:rsidR="006C4DE2" w:rsidRPr="00460AF7" w:rsidDel="00605AE6">
          <w:rPr>
            <w:rFonts w:ascii="Times New Roman" w:hAnsi="Times New Roman" w:cs="Times New Roman"/>
          </w:rPr>
          <w:delText xml:space="preserve"> maintenance</w:delText>
        </w:r>
        <w:r w:rsidR="00871F52" w:rsidRPr="00460AF7" w:rsidDel="00605AE6">
          <w:rPr>
            <w:rFonts w:ascii="Times New Roman" w:hAnsi="Times New Roman" w:cs="Times New Roman"/>
          </w:rPr>
          <w:delText xml:space="preserve"> with different frequencies</w:delText>
        </w:r>
        <w:r w:rsidR="00A14899" w:rsidRPr="00460AF7" w:rsidDel="00605AE6">
          <w:rPr>
            <w:rFonts w:ascii="Times New Roman" w:hAnsi="Times New Roman" w:cs="Times New Roman"/>
          </w:rPr>
          <w:delText>.</w:delText>
        </w:r>
        <w:r w:rsidR="00A14899" w:rsidRPr="00460AF7" w:rsidDel="00605AE6">
          <w:rPr>
            <w:rFonts w:ascii="Arial" w:hAnsi="Arial" w:cs="Arial"/>
            <w:color w:val="111111"/>
            <w:shd w:val="clear" w:color="auto" w:fill="FFFFFF"/>
          </w:rPr>
          <w:delText xml:space="preserve"> </w:delText>
        </w:r>
        <w:r w:rsidR="00A14899" w:rsidRPr="00611847" w:rsidDel="00605AE6">
          <w:rPr>
            <w:rFonts w:ascii="Times New Roman" w:hAnsi="Times New Roman" w:cs="Times New Roman"/>
            <w:lang w:val="en-US"/>
            <w:rPrChange w:id="308" w:author="Auteur">
              <w:rPr>
                <w:rFonts w:ascii="Times New Roman" w:hAnsi="Times New Roman" w:cs="Times New Roman"/>
              </w:rPr>
            </w:rPrChange>
          </w:rPr>
          <w:delText>As the lost of alleles or the los</w:delText>
        </w:r>
        <w:r w:rsidR="00E1666B" w:rsidRPr="00611847" w:rsidDel="00605AE6">
          <w:rPr>
            <w:rFonts w:ascii="Times New Roman" w:hAnsi="Times New Roman" w:cs="Times New Roman"/>
            <w:lang w:val="en-US"/>
            <w:rPrChange w:id="309" w:author="Auteur">
              <w:rPr>
                <w:rFonts w:ascii="Times New Roman" w:hAnsi="Times New Roman" w:cs="Times New Roman"/>
              </w:rPr>
            </w:rPrChange>
          </w:rPr>
          <w:delText>s</w:delText>
        </w:r>
        <w:r w:rsidR="00A14899" w:rsidRPr="00611847" w:rsidDel="00605AE6">
          <w:rPr>
            <w:rFonts w:ascii="Times New Roman" w:hAnsi="Times New Roman" w:cs="Times New Roman"/>
            <w:lang w:val="en-US"/>
            <w:rPrChange w:id="310" w:author="Auteur">
              <w:rPr>
                <w:rFonts w:ascii="Times New Roman" w:hAnsi="Times New Roman" w:cs="Times New Roman"/>
              </w:rPr>
            </w:rPrChange>
          </w:rPr>
          <w:delText xml:space="preserve"> of the evenness of the allele will decrease the expected heterozygosity, we want to see </w:delText>
        </w:r>
        <w:r w:rsidR="00871F52" w:rsidRPr="00611847" w:rsidDel="00605AE6">
          <w:rPr>
            <w:rFonts w:ascii="Times New Roman" w:hAnsi="Times New Roman" w:cs="Times New Roman"/>
            <w:lang w:val="en-US"/>
            <w:rPrChange w:id="311" w:author="Auteur">
              <w:rPr>
                <w:rFonts w:ascii="Times New Roman" w:hAnsi="Times New Roman" w:cs="Times New Roman"/>
              </w:rPr>
            </w:rPrChange>
          </w:rPr>
          <w:delText>the</w:delText>
        </w:r>
        <w:r w:rsidR="00A14899" w:rsidRPr="00611847" w:rsidDel="00605AE6">
          <w:rPr>
            <w:rFonts w:ascii="Times New Roman" w:hAnsi="Times New Roman" w:cs="Times New Roman"/>
            <w:lang w:val="en-US"/>
            <w:rPrChange w:id="312" w:author="Auteur">
              <w:rPr>
                <w:rFonts w:ascii="Times New Roman" w:hAnsi="Times New Roman" w:cs="Times New Roman"/>
              </w:rPr>
            </w:rPrChange>
          </w:rPr>
          <w:delText xml:space="preserve"> impact of different frequencies over the gene diversit</w:delText>
        </w:r>
        <w:r w:rsidR="00871F52" w:rsidRPr="00611847" w:rsidDel="00605AE6">
          <w:rPr>
            <w:rFonts w:ascii="Times New Roman" w:hAnsi="Times New Roman" w:cs="Times New Roman"/>
            <w:lang w:val="en-US"/>
            <w:rPrChange w:id="313" w:author="Auteur">
              <w:rPr>
                <w:rFonts w:ascii="Times New Roman" w:hAnsi="Times New Roman" w:cs="Times New Roman"/>
              </w:rPr>
            </w:rPrChange>
          </w:rPr>
          <w:delText>y</w:delText>
        </w:r>
        <w:r w:rsidR="00A14899" w:rsidRPr="00611847" w:rsidDel="00605AE6">
          <w:rPr>
            <w:rFonts w:ascii="Times New Roman" w:hAnsi="Times New Roman" w:cs="Times New Roman"/>
            <w:lang w:val="en-US"/>
            <w:rPrChange w:id="314" w:author="Auteur">
              <w:rPr>
                <w:rFonts w:ascii="Times New Roman" w:hAnsi="Times New Roman" w:cs="Times New Roman"/>
              </w:rPr>
            </w:rPrChange>
          </w:rPr>
          <w:delText xml:space="preserve">. </w:delText>
        </w:r>
        <w:r w:rsidR="00D22A6B" w:rsidRPr="00611847" w:rsidDel="00605AE6">
          <w:rPr>
            <w:rFonts w:ascii="Times New Roman" w:hAnsi="Times New Roman" w:cs="Times New Roman"/>
            <w:lang w:val="en-US"/>
            <w:rPrChange w:id="315" w:author="Auteur">
              <w:rPr>
                <w:rFonts w:ascii="Times New Roman" w:hAnsi="Times New Roman" w:cs="Times New Roman"/>
              </w:rPr>
            </w:rPrChange>
          </w:rPr>
          <w:delText xml:space="preserve">Fst is the ratio of the actual variance of gene frequency in subpopulations to its limiting value irrespective of their own structure </w:delText>
        </w:r>
        <w:r w:rsidR="006C4DE2" w:rsidRPr="00611847" w:rsidDel="00605AE6">
          <w:rPr>
            <w:rFonts w:ascii="Times New Roman" w:hAnsi="Times New Roman" w:cs="Times New Roman"/>
            <w:lang w:val="en-US"/>
            <w:rPrChange w:id="316" w:author="Auteur">
              <w:rPr>
                <w:rFonts w:ascii="Times New Roman" w:hAnsi="Times New Roman" w:cs="Times New Roman"/>
              </w:rPr>
            </w:rPrChange>
          </w:rPr>
          <w:delText xml:space="preserve">(Wright, 1965). </w:delText>
        </w:r>
        <w:r w:rsidR="006C4DE2" w:rsidRPr="00460AF7" w:rsidDel="00605AE6">
          <w:rPr>
            <w:rFonts w:ascii="Times New Roman" w:hAnsi="Times New Roman" w:cs="Times New Roman"/>
            <w:lang w:val="en-US"/>
          </w:rPr>
          <w:delText xml:space="preserve">Our hypothesis is that </w:delText>
        </w:r>
        <w:r w:rsidR="00E1666B" w:rsidRPr="00460AF7" w:rsidDel="00605AE6">
          <w:rPr>
            <w:rFonts w:ascii="Times New Roman" w:hAnsi="Times New Roman" w:cs="Times New Roman"/>
            <w:lang w:val="en-US"/>
          </w:rPr>
          <w:delText xml:space="preserve">Fst will be smaller </w:delText>
        </w:r>
        <w:r w:rsidR="006C4DE2" w:rsidRPr="00460AF7" w:rsidDel="00605AE6">
          <w:rPr>
            <w:rFonts w:ascii="Times New Roman" w:hAnsi="Times New Roman" w:cs="Times New Roman"/>
            <w:lang w:val="en-US"/>
          </w:rPr>
          <w:delText>with a longer outbreak cycle</w:delText>
        </w:r>
        <w:r w:rsidR="00E1666B" w:rsidRPr="00460AF7" w:rsidDel="00605AE6">
          <w:rPr>
            <w:rFonts w:ascii="Times New Roman" w:hAnsi="Times New Roman" w:cs="Times New Roman"/>
            <w:lang w:val="en-US"/>
          </w:rPr>
          <w:delText>.</w:delText>
        </w:r>
      </w:del>
    </w:p>
    <w:p w14:paraId="7F649707" w14:textId="77777777" w:rsidR="00377C89" w:rsidRPr="00611847" w:rsidRDefault="00377C89" w:rsidP="00460AF7">
      <w:pPr>
        <w:spacing w:before="120" w:after="0" w:line="480" w:lineRule="auto"/>
        <w:jc w:val="both"/>
        <w:rPr>
          <w:ins w:id="317" w:author="Auteur"/>
          <w:rFonts w:ascii="Times New Roman" w:hAnsi="Times New Roman" w:cs="Times New Roman"/>
          <w:lang w:val="en-US"/>
          <w:rPrChange w:id="318" w:author="Auteur">
            <w:rPr>
              <w:ins w:id="319" w:author="Auteur"/>
              <w:rFonts w:ascii="Arial" w:hAnsi="Arial" w:cs="Arial"/>
              <w:color w:val="111111"/>
              <w:shd w:val="clear" w:color="auto" w:fill="FFFFFF"/>
            </w:rPr>
          </w:rPrChange>
        </w:rPr>
      </w:pPr>
    </w:p>
    <w:p w14:paraId="2C501DB8" w14:textId="6CA5E16C" w:rsidR="002911ED" w:rsidDel="00C92070" w:rsidRDefault="006D5080" w:rsidP="00D4025A">
      <w:pPr>
        <w:spacing w:before="120" w:after="0" w:line="480" w:lineRule="auto"/>
        <w:jc w:val="both"/>
        <w:rPr>
          <w:ins w:id="320" w:author="Auteur"/>
          <w:del w:id="321" w:author="Auteur"/>
          <w:rFonts w:ascii="Times New Roman" w:hAnsi="Times New Roman" w:cs="Times New Roman"/>
          <w:lang w:val="en-US"/>
        </w:rPr>
      </w:pPr>
      <w:r>
        <w:rPr>
          <w:rFonts w:ascii="Times New Roman" w:hAnsi="Times New Roman" w:cs="Times New Roman"/>
          <w:lang w:val="en-US"/>
        </w:rPr>
        <w:t>T</w:t>
      </w:r>
      <w:r w:rsidR="00BF4AD4">
        <w:rPr>
          <w:rFonts w:ascii="Times New Roman" w:hAnsi="Times New Roman" w:cs="Times New Roman"/>
          <w:lang w:val="en-US"/>
        </w:rPr>
        <w:t xml:space="preserve">he study of </w:t>
      </w:r>
      <w:ins w:id="322" w:author="Auteur">
        <w:r w:rsidR="00605AE6">
          <w:rPr>
            <w:rFonts w:ascii="Times New Roman" w:hAnsi="Times New Roman" w:cs="Times New Roman"/>
            <w:lang w:val="en-US"/>
          </w:rPr>
          <w:t xml:space="preserve">a </w:t>
        </w:r>
      </w:ins>
      <w:r w:rsidR="009A1A5F">
        <w:rPr>
          <w:rFonts w:ascii="Times New Roman" w:hAnsi="Times New Roman" w:cs="Times New Roman"/>
          <w:lang w:val="en-US"/>
        </w:rPr>
        <w:t>cyclic</w:t>
      </w:r>
      <w:r w:rsidR="00BF4AD4">
        <w:rPr>
          <w:rFonts w:ascii="Times New Roman" w:hAnsi="Times New Roman" w:cs="Times New Roman"/>
          <w:lang w:val="en-US"/>
        </w:rPr>
        <w:t xml:space="preserve"> </w:t>
      </w:r>
      <w:del w:id="323" w:author="Auteur">
        <w:r w:rsidR="00BF4AD4" w:rsidDel="006D28F1">
          <w:rPr>
            <w:rFonts w:ascii="Times New Roman" w:hAnsi="Times New Roman" w:cs="Times New Roman"/>
            <w:lang w:val="en-US"/>
          </w:rPr>
          <w:delText xml:space="preserve">epidemic </w:delText>
        </w:r>
      </w:del>
      <w:ins w:id="324" w:author="Auteur">
        <w:r w:rsidR="006D28F1">
          <w:rPr>
            <w:rFonts w:ascii="Times New Roman" w:hAnsi="Times New Roman" w:cs="Times New Roman"/>
            <w:lang w:val="en-US"/>
          </w:rPr>
          <w:t xml:space="preserve">population </w:t>
        </w:r>
      </w:ins>
      <w:del w:id="325" w:author="Auteur">
        <w:r w:rsidR="00BF4AD4" w:rsidDel="00605AE6">
          <w:rPr>
            <w:rFonts w:ascii="Times New Roman" w:hAnsi="Times New Roman" w:cs="Times New Roman"/>
            <w:lang w:val="en-US"/>
          </w:rPr>
          <w:delText xml:space="preserve">of a specie </w:delText>
        </w:r>
      </w:del>
      <w:r w:rsidR="00BF4AD4">
        <w:rPr>
          <w:rFonts w:ascii="Times New Roman" w:hAnsi="Times New Roman" w:cs="Times New Roman"/>
          <w:lang w:val="en-US"/>
        </w:rPr>
        <w:t>can be difficult</w:t>
      </w:r>
      <w:ins w:id="326" w:author="Auteur">
        <w:r w:rsidR="00FC1400">
          <w:rPr>
            <w:rFonts w:ascii="Times New Roman" w:hAnsi="Times New Roman" w:cs="Times New Roman"/>
            <w:lang w:val="en-US"/>
          </w:rPr>
          <w:t xml:space="preserve">. </w:t>
        </w:r>
      </w:ins>
      <w:del w:id="327" w:author="Auteur">
        <w:r w:rsidR="00BF4AD4" w:rsidDel="00FC1400">
          <w:rPr>
            <w:rFonts w:ascii="Times New Roman" w:hAnsi="Times New Roman" w:cs="Times New Roman"/>
            <w:lang w:val="en-US"/>
          </w:rPr>
          <w:delText>. Firstly</w:delText>
        </w:r>
      </w:del>
      <w:ins w:id="328" w:author="Auteur">
        <w:del w:id="329" w:author="Auteur">
          <w:r w:rsidR="00F350C9" w:rsidDel="00FC1400">
            <w:rPr>
              <w:rFonts w:ascii="Times New Roman" w:hAnsi="Times New Roman" w:cs="Times New Roman"/>
              <w:lang w:val="en-US"/>
            </w:rPr>
            <w:delText>First</w:delText>
          </w:r>
        </w:del>
      </w:ins>
      <w:del w:id="330" w:author="Auteur">
        <w:r w:rsidR="00BF4AD4" w:rsidDel="00FC1400">
          <w:rPr>
            <w:rFonts w:ascii="Times New Roman" w:hAnsi="Times New Roman" w:cs="Times New Roman"/>
            <w:lang w:val="en-US"/>
          </w:rPr>
          <w:delText xml:space="preserve">, </w:delText>
        </w:r>
      </w:del>
      <w:ins w:id="331" w:author="Auteur">
        <w:r w:rsidR="00FC1400">
          <w:rPr>
            <w:rFonts w:ascii="Times New Roman" w:hAnsi="Times New Roman" w:cs="Times New Roman"/>
            <w:lang w:val="en-US"/>
          </w:rPr>
          <w:t>F</w:t>
        </w:r>
      </w:ins>
      <w:del w:id="332" w:author="Auteur">
        <w:r w:rsidR="00BF4AD4" w:rsidRPr="00C11D77" w:rsidDel="00FC1400">
          <w:rPr>
            <w:rFonts w:ascii="Times New Roman" w:hAnsi="Times New Roman" w:cs="Times New Roman"/>
            <w:lang w:val="en-US"/>
          </w:rPr>
          <w:delText>f</w:delText>
        </w:r>
      </w:del>
      <w:r w:rsidR="00BF4AD4" w:rsidRPr="00C11D77">
        <w:rPr>
          <w:rFonts w:ascii="Times New Roman" w:hAnsi="Times New Roman" w:cs="Times New Roman"/>
          <w:lang w:val="en-US"/>
        </w:rPr>
        <w:t>or large</w:t>
      </w:r>
      <w:r w:rsidR="00053BDA" w:rsidRPr="00B11B2B">
        <w:rPr>
          <w:rFonts w:ascii="Times New Roman" w:hAnsi="Times New Roman" w:cs="Times New Roman"/>
          <w:lang w:val="en-US"/>
        </w:rPr>
        <w:t>ly</w:t>
      </w:r>
      <w:r w:rsidR="00BF4AD4" w:rsidRPr="00C11D77">
        <w:rPr>
          <w:rFonts w:ascii="Times New Roman" w:hAnsi="Times New Roman" w:cs="Times New Roman"/>
          <w:lang w:val="en-US"/>
        </w:rPr>
        <w:t xml:space="preserve"> dispersed species,</w:t>
      </w:r>
      <w:r w:rsidR="00BF4AD4">
        <w:rPr>
          <w:rFonts w:ascii="Times New Roman" w:hAnsi="Times New Roman" w:cs="Times New Roman"/>
          <w:lang w:val="en-US"/>
        </w:rPr>
        <w:t xml:space="preserve"> </w:t>
      </w:r>
      <w:r w:rsidR="00053BDA">
        <w:rPr>
          <w:rFonts w:ascii="Times New Roman" w:hAnsi="Times New Roman" w:cs="Times New Roman"/>
          <w:lang w:val="en-US"/>
        </w:rPr>
        <w:t xml:space="preserve">it is difficult </w:t>
      </w:r>
      <w:r w:rsidR="00BF4AD4">
        <w:rPr>
          <w:rFonts w:ascii="Times New Roman" w:hAnsi="Times New Roman" w:cs="Times New Roman"/>
          <w:lang w:val="en-US"/>
        </w:rPr>
        <w:t xml:space="preserve">to sample the </w:t>
      </w:r>
      <w:r>
        <w:rPr>
          <w:rFonts w:ascii="Times New Roman" w:hAnsi="Times New Roman" w:cs="Times New Roman"/>
          <w:lang w:val="en-US"/>
        </w:rPr>
        <w:t xml:space="preserve">population from the </w:t>
      </w:r>
      <w:del w:id="333" w:author="Auteur">
        <w:r w:rsidR="00BF4AD4" w:rsidDel="00264AE8">
          <w:rPr>
            <w:rFonts w:ascii="Times New Roman" w:hAnsi="Times New Roman" w:cs="Times New Roman"/>
            <w:lang w:val="en-US"/>
          </w:rPr>
          <w:delText xml:space="preserve">whole </w:delText>
        </w:r>
      </w:del>
      <w:ins w:id="334" w:author="Auteur">
        <w:r w:rsidR="00264AE8">
          <w:rPr>
            <w:rFonts w:ascii="Times New Roman" w:hAnsi="Times New Roman" w:cs="Times New Roman"/>
            <w:lang w:val="en-US"/>
          </w:rPr>
          <w:t xml:space="preserve">entire </w:t>
        </w:r>
      </w:ins>
      <w:r w:rsidR="00BF4AD4">
        <w:rPr>
          <w:rFonts w:ascii="Times New Roman" w:hAnsi="Times New Roman" w:cs="Times New Roman"/>
          <w:lang w:val="en-US"/>
        </w:rPr>
        <w:t>landscape</w:t>
      </w:r>
      <w:r w:rsidR="00053BDA">
        <w:rPr>
          <w:rFonts w:ascii="Times New Roman" w:hAnsi="Times New Roman" w:cs="Times New Roman"/>
          <w:lang w:val="en-US"/>
        </w:rPr>
        <w:t>.</w:t>
      </w:r>
      <w:ins w:id="335" w:author="Auteur">
        <w:r w:rsidR="00FC1400">
          <w:rPr>
            <w:rFonts w:ascii="Times New Roman" w:hAnsi="Times New Roman" w:cs="Times New Roman"/>
            <w:lang w:val="en-US"/>
          </w:rPr>
          <w:t xml:space="preserve"> </w:t>
        </w:r>
      </w:ins>
      <w:del w:id="336" w:author="Auteur">
        <w:r w:rsidR="00053BDA" w:rsidDel="00FC1400">
          <w:rPr>
            <w:rFonts w:ascii="Times New Roman" w:hAnsi="Times New Roman" w:cs="Times New Roman"/>
            <w:lang w:val="en-US"/>
          </w:rPr>
          <w:delText xml:space="preserve"> </w:delText>
        </w:r>
        <w:r w:rsidR="00BF4AD4" w:rsidDel="00FC1400">
          <w:rPr>
            <w:rFonts w:ascii="Times New Roman" w:hAnsi="Times New Roman" w:cs="Times New Roman"/>
            <w:lang w:val="en-US"/>
          </w:rPr>
          <w:delText xml:space="preserve">Secondly, </w:delText>
        </w:r>
      </w:del>
      <w:ins w:id="337" w:author="Auteur">
        <w:r w:rsidR="00FC1400">
          <w:rPr>
            <w:rFonts w:ascii="Times New Roman" w:hAnsi="Times New Roman" w:cs="Times New Roman"/>
            <w:lang w:val="en-US"/>
          </w:rPr>
          <w:t>T</w:t>
        </w:r>
      </w:ins>
      <w:del w:id="338" w:author="Auteur">
        <w:r w:rsidR="00BF4AD4" w:rsidDel="00FC1400">
          <w:rPr>
            <w:rFonts w:ascii="Times New Roman" w:hAnsi="Times New Roman" w:cs="Times New Roman"/>
            <w:lang w:val="en-US"/>
          </w:rPr>
          <w:delText>t</w:delText>
        </w:r>
      </w:del>
      <w:r w:rsidR="00BF4AD4">
        <w:rPr>
          <w:rFonts w:ascii="Times New Roman" w:hAnsi="Times New Roman" w:cs="Times New Roman"/>
          <w:lang w:val="en-US"/>
        </w:rPr>
        <w:t xml:space="preserve">he </w:t>
      </w:r>
      <w:del w:id="339" w:author="Auteur">
        <w:r w:rsidR="00BF4AD4" w:rsidDel="007F515D">
          <w:rPr>
            <w:rFonts w:ascii="Times New Roman" w:hAnsi="Times New Roman" w:cs="Times New Roman"/>
            <w:lang w:val="en-US"/>
          </w:rPr>
          <w:delText>process</w:delText>
        </w:r>
      </w:del>
      <w:ins w:id="340" w:author="Auteur">
        <w:r w:rsidR="007F515D">
          <w:rPr>
            <w:rFonts w:ascii="Times New Roman" w:hAnsi="Times New Roman" w:cs="Times New Roman"/>
            <w:lang w:val="en-US"/>
          </w:rPr>
          <w:t>processes</w:t>
        </w:r>
      </w:ins>
      <w:r w:rsidR="00BF4AD4">
        <w:rPr>
          <w:rFonts w:ascii="Times New Roman" w:hAnsi="Times New Roman" w:cs="Times New Roman"/>
          <w:lang w:val="en-US"/>
        </w:rPr>
        <w:t xml:space="preserve"> of the population changes during the time can</w:t>
      </w:r>
      <w:r w:rsidR="00831FE6">
        <w:rPr>
          <w:rFonts w:ascii="Times New Roman" w:hAnsi="Times New Roman" w:cs="Times New Roman"/>
          <w:lang w:val="en-US"/>
        </w:rPr>
        <w:t xml:space="preserve"> be</w:t>
      </w:r>
      <w:r w:rsidR="00CD3C5E">
        <w:rPr>
          <w:rFonts w:ascii="Times New Roman" w:hAnsi="Times New Roman" w:cs="Times New Roman"/>
          <w:lang w:val="en-US"/>
        </w:rPr>
        <w:t xml:space="preserve"> invaluable to study a cyclic specie. However, </w:t>
      </w:r>
      <w:r w:rsidR="00BF4AD4">
        <w:rPr>
          <w:rFonts w:ascii="Times New Roman" w:hAnsi="Times New Roman" w:cs="Times New Roman"/>
          <w:lang w:val="en-US"/>
        </w:rPr>
        <w:t>this ask</w:t>
      </w:r>
      <w:r w:rsidR="00831FE6">
        <w:rPr>
          <w:rFonts w:ascii="Times New Roman" w:hAnsi="Times New Roman" w:cs="Times New Roman"/>
          <w:lang w:val="en-US"/>
        </w:rPr>
        <w:t>s</w:t>
      </w:r>
      <w:r w:rsidR="00BF4AD4">
        <w:rPr>
          <w:rFonts w:ascii="Times New Roman" w:hAnsi="Times New Roman" w:cs="Times New Roman"/>
          <w:lang w:val="en-US"/>
        </w:rPr>
        <w:t xml:space="preserve"> for a </w:t>
      </w:r>
      <w:r>
        <w:rPr>
          <w:rFonts w:ascii="Times New Roman" w:hAnsi="Times New Roman" w:cs="Times New Roman"/>
          <w:lang w:val="en-US"/>
        </w:rPr>
        <w:t>long period of work and sampl</w:t>
      </w:r>
      <w:r w:rsidR="00053BDA">
        <w:rPr>
          <w:rFonts w:ascii="Times New Roman" w:hAnsi="Times New Roman" w:cs="Times New Roman"/>
          <w:lang w:val="en-US"/>
        </w:rPr>
        <w:t>e</w:t>
      </w:r>
      <w:r w:rsidR="00831FE6">
        <w:rPr>
          <w:rFonts w:ascii="Times New Roman" w:hAnsi="Times New Roman" w:cs="Times New Roman"/>
          <w:lang w:val="en-US"/>
        </w:rPr>
        <w:t>s</w:t>
      </w:r>
      <w:r w:rsidR="00BF4AD4">
        <w:rPr>
          <w:rFonts w:ascii="Times New Roman" w:hAnsi="Times New Roman" w:cs="Times New Roman"/>
          <w:lang w:val="en-US"/>
        </w:rPr>
        <w:t xml:space="preserve"> during years even decades.</w:t>
      </w:r>
      <w:r w:rsidR="00CD3C5E">
        <w:rPr>
          <w:rFonts w:ascii="Times New Roman" w:hAnsi="Times New Roman" w:cs="Times New Roman"/>
          <w:lang w:val="en-US"/>
        </w:rPr>
        <w:t xml:space="preserve"> As a result,</w:t>
      </w:r>
      <w:r w:rsidR="00BF4AD4">
        <w:rPr>
          <w:rFonts w:ascii="Times New Roman" w:hAnsi="Times New Roman" w:cs="Times New Roman"/>
          <w:lang w:val="en-US"/>
        </w:rPr>
        <w:t xml:space="preserve"> these tempo-spatial difficulties </w:t>
      </w:r>
      <w:r>
        <w:rPr>
          <w:rFonts w:ascii="Times New Roman" w:hAnsi="Times New Roman" w:cs="Times New Roman"/>
          <w:lang w:val="en-US"/>
        </w:rPr>
        <w:t xml:space="preserve">always </w:t>
      </w:r>
      <w:r w:rsidR="00CD3C5E">
        <w:rPr>
          <w:rFonts w:ascii="Times New Roman" w:hAnsi="Times New Roman" w:cs="Times New Roman"/>
          <w:lang w:val="en-US"/>
        </w:rPr>
        <w:t>trouble</w:t>
      </w:r>
      <w:r w:rsidR="00BF4AD4">
        <w:rPr>
          <w:rFonts w:ascii="Times New Roman" w:hAnsi="Times New Roman" w:cs="Times New Roman"/>
          <w:lang w:val="en-US"/>
        </w:rPr>
        <w:t xml:space="preserve"> researchers and slow down the researches</w:t>
      </w:r>
      <w:ins w:id="341" w:author="Auteur">
        <w:r w:rsidR="006D28F1">
          <w:rPr>
            <w:rFonts w:ascii="Times New Roman" w:hAnsi="Times New Roman" w:cs="Times New Roman"/>
            <w:lang w:val="en-US"/>
          </w:rPr>
          <w:t xml:space="preserve"> and causes no research about the cyclic frequency</w:t>
        </w:r>
      </w:ins>
      <w:r w:rsidR="00BF4AD4">
        <w:rPr>
          <w:rFonts w:ascii="Times New Roman" w:hAnsi="Times New Roman" w:cs="Times New Roman"/>
          <w:lang w:val="en-US"/>
        </w:rPr>
        <w:t xml:space="preserve">. </w:t>
      </w:r>
      <w:del w:id="342" w:author="Auteur">
        <w:r w:rsidR="00BF4AD4" w:rsidDel="002911ED">
          <w:rPr>
            <w:rFonts w:ascii="Times New Roman" w:hAnsi="Times New Roman" w:cs="Times New Roman"/>
            <w:lang w:val="en-US"/>
          </w:rPr>
          <w:delText>So,</w:delText>
        </w:r>
        <w:r w:rsidR="00BF4AD4" w:rsidDel="007F515D">
          <w:rPr>
            <w:rFonts w:ascii="Times New Roman" w:hAnsi="Times New Roman" w:cs="Times New Roman"/>
            <w:lang w:val="en-US"/>
          </w:rPr>
          <w:delText xml:space="preserve"> </w:delText>
        </w:r>
      </w:del>
      <w:ins w:id="343" w:author="Auteur">
        <w:r w:rsidR="00C92070">
          <w:rPr>
            <w:rFonts w:ascii="Times New Roman" w:hAnsi="Times New Roman" w:cs="Times New Roman"/>
            <w:lang w:val="en-US"/>
          </w:rPr>
          <w:t xml:space="preserve">That is why </w:t>
        </w:r>
      </w:ins>
    </w:p>
    <w:p w14:paraId="504F89C6" w14:textId="77777777" w:rsidR="004B5D34" w:rsidRDefault="00C92070" w:rsidP="00D4025A">
      <w:pPr>
        <w:spacing w:before="120" w:after="0" w:line="480" w:lineRule="auto"/>
        <w:jc w:val="both"/>
        <w:rPr>
          <w:ins w:id="344" w:author="Auteur"/>
          <w:rFonts w:ascii="Times New Roman" w:hAnsi="Times New Roman" w:cs="Times New Roman"/>
          <w:lang w:val="en-US"/>
        </w:rPr>
      </w:pPr>
      <w:ins w:id="345" w:author="Auteur">
        <w:r>
          <w:rPr>
            <w:rFonts w:ascii="Times New Roman" w:hAnsi="Times New Roman" w:cs="Times New Roman"/>
            <w:lang w:val="en-US"/>
          </w:rPr>
          <w:t>i</w:t>
        </w:r>
        <w:del w:id="346" w:author="Auteur">
          <w:r w:rsidR="002911ED" w:rsidDel="00C92070">
            <w:rPr>
              <w:rFonts w:ascii="Times New Roman" w:hAnsi="Times New Roman" w:cs="Times New Roman"/>
              <w:lang w:val="en-US"/>
            </w:rPr>
            <w:delText>I</w:delText>
          </w:r>
        </w:del>
      </w:ins>
      <w:del w:id="347" w:author="Auteur">
        <w:r w:rsidR="00BF4AD4" w:rsidDel="002911ED">
          <w:rPr>
            <w:rFonts w:ascii="Times New Roman" w:hAnsi="Times New Roman" w:cs="Times New Roman"/>
            <w:lang w:val="en-US"/>
          </w:rPr>
          <w:delText>i</w:delText>
        </w:r>
      </w:del>
      <w:r w:rsidR="00BF4AD4">
        <w:rPr>
          <w:rFonts w:ascii="Times New Roman" w:hAnsi="Times New Roman" w:cs="Times New Roman"/>
          <w:lang w:val="en-US"/>
        </w:rPr>
        <w:t>n this study</w:t>
      </w:r>
      <w:ins w:id="348" w:author="Auteur">
        <w:r w:rsidR="00E7296E">
          <w:rPr>
            <w:rFonts w:ascii="Times New Roman" w:hAnsi="Times New Roman" w:cs="Times New Roman"/>
            <w:lang w:val="en-US"/>
          </w:rPr>
          <w:t xml:space="preserve"> </w:t>
        </w:r>
      </w:ins>
      <w:del w:id="349" w:author="Auteur">
        <w:r w:rsidR="00BF4AD4" w:rsidDel="00E7296E">
          <w:rPr>
            <w:rFonts w:ascii="Times New Roman" w:hAnsi="Times New Roman" w:cs="Times New Roman"/>
            <w:lang w:val="en-US"/>
          </w:rPr>
          <w:delText xml:space="preserve">, </w:delText>
        </w:r>
      </w:del>
      <w:ins w:id="350" w:author="Auteur">
        <w:r w:rsidR="00E7296E">
          <w:rPr>
            <w:rFonts w:ascii="Times New Roman" w:hAnsi="Times New Roman" w:cs="Times New Roman"/>
            <w:lang w:val="en-US"/>
          </w:rPr>
          <w:t>w</w:t>
        </w:r>
      </w:ins>
      <w:del w:id="351" w:author="Auteur">
        <w:r w:rsidR="00BF4AD4" w:rsidDel="00E7296E">
          <w:rPr>
            <w:rFonts w:ascii="Times New Roman" w:hAnsi="Times New Roman" w:cs="Times New Roman"/>
            <w:lang w:val="en-US"/>
          </w:rPr>
          <w:delText>w</w:delText>
        </w:r>
      </w:del>
      <w:r w:rsidR="00BF4AD4">
        <w:rPr>
          <w:rFonts w:ascii="Times New Roman" w:hAnsi="Times New Roman" w:cs="Times New Roman"/>
          <w:lang w:val="en-US"/>
        </w:rPr>
        <w:t>e</w:t>
      </w:r>
      <w:r w:rsidR="006D5080">
        <w:rPr>
          <w:rFonts w:ascii="Times New Roman" w:hAnsi="Times New Roman" w:cs="Times New Roman"/>
          <w:lang w:val="en-US"/>
        </w:rPr>
        <w:t xml:space="preserve"> </w:t>
      </w:r>
      <w:del w:id="352" w:author="Auteur">
        <w:r w:rsidR="006D5080" w:rsidDel="002911ED">
          <w:rPr>
            <w:rFonts w:ascii="Times New Roman" w:hAnsi="Times New Roman" w:cs="Times New Roman"/>
            <w:lang w:val="en-US"/>
          </w:rPr>
          <w:delText>try to</w:delText>
        </w:r>
        <w:r w:rsidR="00BF4AD4" w:rsidDel="002911ED">
          <w:rPr>
            <w:rFonts w:ascii="Times New Roman" w:hAnsi="Times New Roman" w:cs="Times New Roman"/>
            <w:lang w:val="en-US"/>
          </w:rPr>
          <w:delText xml:space="preserve"> </w:delText>
        </w:r>
      </w:del>
      <w:r w:rsidR="00BF4AD4">
        <w:rPr>
          <w:rFonts w:ascii="Times New Roman" w:hAnsi="Times New Roman" w:cs="Times New Roman"/>
          <w:lang w:val="en-US"/>
        </w:rPr>
        <w:t xml:space="preserve">use the </w:t>
      </w:r>
      <w:r w:rsidR="009E6FAE">
        <w:rPr>
          <w:rFonts w:ascii="Times New Roman" w:hAnsi="Times New Roman" w:cs="Times New Roman"/>
          <w:lang w:val="en-US"/>
        </w:rPr>
        <w:t xml:space="preserve">simulation </w:t>
      </w:r>
      <w:r w:rsidR="00BF4AD4">
        <w:rPr>
          <w:rFonts w:ascii="Times New Roman" w:hAnsi="Times New Roman" w:cs="Times New Roman"/>
          <w:lang w:val="en-US"/>
        </w:rPr>
        <w:t xml:space="preserve">program CDmetaPOP to simulate </w:t>
      </w:r>
      <w:ins w:id="353" w:author="Auteur">
        <w:del w:id="354" w:author="Auteur">
          <w:r w:rsidR="002911ED" w:rsidDel="00E7296E">
            <w:rPr>
              <w:rFonts w:ascii="Times New Roman" w:hAnsi="Times New Roman" w:cs="Times New Roman"/>
              <w:lang w:val="en-US"/>
            </w:rPr>
            <w:delText>a</w:delText>
          </w:r>
        </w:del>
        <w:r w:rsidR="00E7296E">
          <w:rPr>
            <w:rFonts w:ascii="Times New Roman" w:hAnsi="Times New Roman" w:cs="Times New Roman"/>
            <w:lang w:val="en-US"/>
          </w:rPr>
          <w:t>the</w:t>
        </w:r>
        <w:r w:rsidR="002911ED">
          <w:rPr>
            <w:rFonts w:ascii="Times New Roman" w:hAnsi="Times New Roman" w:cs="Times New Roman"/>
            <w:lang w:val="en-US"/>
          </w:rPr>
          <w:t xml:space="preserve"> </w:t>
        </w:r>
      </w:ins>
      <w:del w:id="355" w:author="Auteur">
        <w:r w:rsidR="00BF4AD4" w:rsidDel="002911ED">
          <w:rPr>
            <w:rFonts w:ascii="Times New Roman" w:hAnsi="Times New Roman" w:cs="Times New Roman"/>
            <w:lang w:val="en-US"/>
          </w:rPr>
          <w:delText xml:space="preserve">the </w:delText>
        </w:r>
      </w:del>
      <w:r w:rsidR="00BF4AD4">
        <w:rPr>
          <w:rFonts w:ascii="Times New Roman" w:hAnsi="Times New Roman" w:cs="Times New Roman"/>
          <w:lang w:val="en-US"/>
        </w:rPr>
        <w:t>cyclic population</w:t>
      </w:r>
      <w:ins w:id="356" w:author="Auteur">
        <w:r w:rsidR="00E7296E">
          <w:rPr>
            <w:rFonts w:ascii="Times New Roman" w:hAnsi="Times New Roman" w:cs="Times New Roman"/>
            <w:lang w:val="en-US"/>
          </w:rPr>
          <w:t xml:space="preserve"> of MPB</w:t>
        </w:r>
      </w:ins>
      <w:r w:rsidR="00BF4AD4">
        <w:rPr>
          <w:rFonts w:ascii="Times New Roman" w:hAnsi="Times New Roman" w:cs="Times New Roman"/>
          <w:lang w:val="en-US"/>
        </w:rPr>
        <w:t xml:space="preserve">. </w:t>
      </w:r>
    </w:p>
    <w:p w14:paraId="2927073F" w14:textId="50B4A5BF" w:rsidR="00BF4AD4" w:rsidRPr="00F12FDD" w:rsidRDefault="00606690" w:rsidP="00D4025A">
      <w:pPr>
        <w:spacing w:before="120" w:after="0" w:line="480" w:lineRule="auto"/>
        <w:jc w:val="both"/>
        <w:rPr>
          <w:rFonts w:ascii="Times New Roman" w:hAnsi="Times New Roman" w:cs="Times New Roman"/>
          <w:lang w:val="en-US"/>
        </w:rPr>
      </w:pPr>
      <w:ins w:id="357" w:author="Auteur">
        <w:r>
          <w:rPr>
            <w:rFonts w:ascii="Times New Roman" w:hAnsi="Times New Roman" w:cs="Times New Roman"/>
            <w:lang w:val="en-US"/>
          </w:rPr>
          <w:t>CDmetaPOP is a</w:t>
        </w:r>
        <w:r w:rsidRPr="00606690">
          <w:rPr>
            <w:rFonts w:ascii="Times New Roman" w:hAnsi="Times New Roman" w:cs="Times New Roman"/>
            <w:lang w:val="en-US"/>
          </w:rPr>
          <w:t>n individual-based, eco-evolutionary model for spatially-explicit simulation of population viability in landscape demogenetic</w:t>
        </w:r>
        <w:r w:rsidR="004B5D34">
          <w:rPr>
            <w:rFonts w:ascii="Times New Roman" w:hAnsi="Times New Roman" w:cs="Times New Roman"/>
            <w:lang w:val="en-US"/>
          </w:rPr>
          <w:t xml:space="preserve"> </w:t>
        </w:r>
      </w:ins>
      <w:moveToRangeStart w:id="358" w:author="Auteur" w:name="move523050732"/>
      <w:moveTo w:id="359" w:author="Auteur">
        <w:r w:rsidR="004B5D34" w:rsidRPr="00C204A2">
          <w:rPr>
            <w:rFonts w:ascii="Times New Roman" w:hAnsi="Times New Roman" w:cs="Times New Roman"/>
          </w:rPr>
          <w:t>(Landguth et al. 2017)</w:t>
        </w:r>
        <w:del w:id="360" w:author="Auteur">
          <w:r w:rsidR="004B5D34" w:rsidRPr="00C204A2" w:rsidDel="004B5D34">
            <w:rPr>
              <w:rFonts w:ascii="Times New Roman" w:eastAsia="Times New Roman" w:hAnsi="Times New Roman" w:cs="Times New Roman"/>
            </w:rPr>
            <w:delText>.</w:delText>
          </w:r>
        </w:del>
      </w:moveTo>
      <w:moveToRangeEnd w:id="358"/>
      <w:ins w:id="361" w:author="Auteur">
        <w:r>
          <w:rPr>
            <w:rFonts w:ascii="Times New Roman" w:hAnsi="Times New Roman" w:cs="Times New Roman"/>
            <w:lang w:val="en-US"/>
          </w:rPr>
          <w:t xml:space="preserve">. </w:t>
        </w:r>
      </w:ins>
      <w:r w:rsidR="00BF4AD4">
        <w:rPr>
          <w:rFonts w:ascii="Times New Roman" w:hAnsi="Times New Roman" w:cs="Times New Roman"/>
          <w:lang w:val="en-US"/>
        </w:rPr>
        <w:t xml:space="preserve">The advantage of </w:t>
      </w:r>
      <w:del w:id="362" w:author="Auteur">
        <w:r w:rsidR="00BF4AD4" w:rsidDel="00D81243">
          <w:rPr>
            <w:rFonts w:ascii="Times New Roman" w:hAnsi="Times New Roman" w:cs="Times New Roman"/>
            <w:lang w:val="en-US"/>
          </w:rPr>
          <w:delText xml:space="preserve">CDmetaPOP </w:delText>
        </w:r>
      </w:del>
      <w:ins w:id="363" w:author="Auteur">
        <w:r w:rsidR="00E85656">
          <w:rPr>
            <w:rFonts w:ascii="Times New Roman" w:hAnsi="Times New Roman" w:cs="Times New Roman"/>
            <w:lang w:val="en-US"/>
          </w:rPr>
          <w:t>CDmetaPOP</w:t>
        </w:r>
        <w:r w:rsidR="00D81243">
          <w:rPr>
            <w:rFonts w:ascii="Times New Roman" w:hAnsi="Times New Roman" w:cs="Times New Roman"/>
            <w:lang w:val="en-US"/>
          </w:rPr>
          <w:t xml:space="preserve"> </w:t>
        </w:r>
      </w:ins>
      <w:r w:rsidR="00BF4AD4">
        <w:rPr>
          <w:rFonts w:ascii="Times New Roman" w:hAnsi="Times New Roman" w:cs="Times New Roman"/>
          <w:lang w:val="en-US"/>
        </w:rPr>
        <w:t xml:space="preserve">is </w:t>
      </w:r>
      <w:r w:rsidR="00C11D77">
        <w:rPr>
          <w:rFonts w:ascii="Times New Roman" w:hAnsi="Times New Roman" w:cs="Times New Roman"/>
          <w:lang w:val="en-US"/>
        </w:rPr>
        <w:t>that it can</w:t>
      </w:r>
      <w:r w:rsidR="00BF4AD4">
        <w:rPr>
          <w:rFonts w:ascii="Times New Roman" w:hAnsi="Times New Roman" w:cs="Times New Roman"/>
          <w:lang w:val="en-US"/>
        </w:rPr>
        <w:t xml:space="preserve"> model complex demographic and genetic processes for</w:t>
      </w:r>
      <w:r w:rsidR="00C11D77">
        <w:rPr>
          <w:rFonts w:ascii="Times New Roman" w:hAnsi="Times New Roman" w:cs="Times New Roman"/>
          <w:lang w:val="en-US"/>
        </w:rPr>
        <w:t xml:space="preserve"> a system of</w:t>
      </w:r>
      <w:r w:rsidR="00BF4AD4">
        <w:rPr>
          <w:rFonts w:ascii="Times New Roman" w:hAnsi="Times New Roman" w:cs="Times New Roman"/>
          <w:lang w:val="en-US"/>
        </w:rPr>
        <w:t xml:space="preserve"> hundreds of thousands of individuals</w:t>
      </w:r>
      <w:del w:id="364" w:author="Auteur">
        <w:r w:rsidR="00BF4AD4" w:rsidDel="002911ED">
          <w:rPr>
            <w:rFonts w:ascii="Times New Roman" w:hAnsi="Times New Roman" w:cs="Times New Roman"/>
            <w:lang w:val="en-US"/>
          </w:rPr>
          <w:delText>.</w:delText>
        </w:r>
        <w:r w:rsidR="006F4436" w:rsidDel="002911ED">
          <w:rPr>
            <w:rFonts w:ascii="Times New Roman" w:hAnsi="Times New Roman" w:cs="Times New Roman"/>
            <w:lang w:val="en-US"/>
          </w:rPr>
          <w:delText xml:space="preserve"> We test three</w:delText>
        </w:r>
        <w:r w:rsidR="00284C3A" w:rsidDel="002911ED">
          <w:rPr>
            <w:rFonts w:ascii="Times New Roman" w:hAnsi="Times New Roman" w:cs="Times New Roman"/>
            <w:lang w:val="en-US"/>
          </w:rPr>
          <w:delText xml:space="preserve"> frequencies of outbreak cycles in a 15x15 grid or a 25x25 grid depending on the frequency. CDmetaPOP</w:delText>
        </w:r>
      </w:del>
      <w:ins w:id="365" w:author="Auteur">
        <w:r w:rsidR="002911ED">
          <w:rPr>
            <w:rFonts w:ascii="Times New Roman" w:hAnsi="Times New Roman" w:cs="Times New Roman"/>
            <w:lang w:val="en-US"/>
          </w:rPr>
          <w:t>, it</w:t>
        </w:r>
      </w:ins>
      <w:r w:rsidR="00284C3A">
        <w:rPr>
          <w:rFonts w:ascii="Times New Roman" w:hAnsi="Times New Roman" w:cs="Times New Roman"/>
          <w:lang w:val="en-US"/>
        </w:rPr>
        <w:t xml:space="preserve"> </w:t>
      </w:r>
      <w:del w:id="366" w:author="Auteur">
        <w:r w:rsidR="00284C3A" w:rsidDel="00606690">
          <w:rPr>
            <w:rFonts w:ascii="Times New Roman" w:hAnsi="Times New Roman" w:cs="Times New Roman"/>
            <w:lang w:val="en-US"/>
          </w:rPr>
          <w:delText>help</w:delText>
        </w:r>
        <w:r w:rsidR="00CD3C5E" w:rsidDel="00606690">
          <w:rPr>
            <w:rFonts w:ascii="Times New Roman" w:hAnsi="Times New Roman" w:cs="Times New Roman"/>
            <w:lang w:val="en-US"/>
          </w:rPr>
          <w:delText>s</w:delText>
        </w:r>
        <w:r w:rsidR="00284C3A" w:rsidDel="00606690">
          <w:rPr>
            <w:rFonts w:ascii="Times New Roman" w:hAnsi="Times New Roman" w:cs="Times New Roman"/>
            <w:lang w:val="en-US"/>
          </w:rPr>
          <w:delText xml:space="preserve"> us to</w:delText>
        </w:r>
      </w:del>
      <w:ins w:id="367" w:author="Auteur">
        <w:r>
          <w:rPr>
            <w:rFonts w:ascii="Times New Roman" w:hAnsi="Times New Roman" w:cs="Times New Roman"/>
            <w:lang w:val="en-US"/>
          </w:rPr>
          <w:t>can</w:t>
        </w:r>
      </w:ins>
      <w:r w:rsidR="00284C3A">
        <w:rPr>
          <w:rFonts w:ascii="Times New Roman" w:hAnsi="Times New Roman" w:cs="Times New Roman"/>
          <w:lang w:val="en-US"/>
        </w:rPr>
        <w:t xml:space="preserve"> simulate the movement between patches and the dispersal of the population </w:t>
      </w:r>
      <w:r w:rsidR="00F46660">
        <w:rPr>
          <w:rFonts w:ascii="Times New Roman" w:hAnsi="Times New Roman" w:cs="Times New Roman"/>
          <w:lang w:val="en-US"/>
        </w:rPr>
        <w:t>over</w:t>
      </w:r>
      <w:r w:rsidR="00284C3A">
        <w:rPr>
          <w:rFonts w:ascii="Times New Roman" w:hAnsi="Times New Roman" w:cs="Times New Roman"/>
          <w:lang w:val="en-US"/>
        </w:rPr>
        <w:t xml:space="preserve"> time</w:t>
      </w:r>
      <w:r w:rsidR="00FD150F">
        <w:rPr>
          <w:rFonts w:ascii="Times New Roman" w:hAnsi="Times New Roman" w:cs="Times New Roman"/>
          <w:lang w:val="en-US"/>
        </w:rPr>
        <w:t xml:space="preserve"> </w:t>
      </w:r>
      <w:r w:rsidR="00831FE6">
        <w:rPr>
          <w:rFonts w:ascii="Times New Roman" w:hAnsi="Times New Roman" w:cs="Times New Roman"/>
          <w:lang w:val="en-US"/>
        </w:rPr>
        <w:t>to</w:t>
      </w:r>
      <w:r w:rsidR="00FD150F">
        <w:rPr>
          <w:rFonts w:ascii="Times New Roman" w:hAnsi="Times New Roman" w:cs="Times New Roman"/>
          <w:lang w:val="en-US"/>
        </w:rPr>
        <w:t xml:space="preserve"> </w:t>
      </w:r>
      <w:del w:id="368" w:author="Auteur">
        <w:r w:rsidR="00284C3A" w:rsidDel="00606690">
          <w:rPr>
            <w:rFonts w:ascii="Times New Roman" w:hAnsi="Times New Roman" w:cs="Times New Roman"/>
            <w:lang w:val="en-US"/>
          </w:rPr>
          <w:delText xml:space="preserve">simulate </w:delText>
        </w:r>
      </w:del>
      <w:ins w:id="369" w:author="Auteur">
        <w:r>
          <w:rPr>
            <w:rFonts w:ascii="Times New Roman" w:hAnsi="Times New Roman" w:cs="Times New Roman"/>
            <w:lang w:val="en-US"/>
          </w:rPr>
          <w:t xml:space="preserve">track </w:t>
        </w:r>
      </w:ins>
      <w:r w:rsidR="00284C3A">
        <w:rPr>
          <w:rFonts w:ascii="Times New Roman" w:hAnsi="Times New Roman" w:cs="Times New Roman"/>
          <w:lang w:val="en-US"/>
        </w:rPr>
        <w:t>the spatial pattern, the population demography</w:t>
      </w:r>
      <w:r w:rsidR="00F46660">
        <w:rPr>
          <w:rFonts w:ascii="Times New Roman" w:hAnsi="Times New Roman" w:cs="Times New Roman"/>
          <w:lang w:val="en-US"/>
        </w:rPr>
        <w:t>,</w:t>
      </w:r>
      <w:r w:rsidR="00284C3A">
        <w:rPr>
          <w:rFonts w:ascii="Times New Roman" w:hAnsi="Times New Roman" w:cs="Times New Roman"/>
          <w:lang w:val="en-US"/>
        </w:rPr>
        <w:t xml:space="preserve"> and </w:t>
      </w:r>
      <w:r w:rsidR="00F46660">
        <w:rPr>
          <w:rFonts w:ascii="Times New Roman" w:hAnsi="Times New Roman" w:cs="Times New Roman"/>
          <w:lang w:val="en-US"/>
        </w:rPr>
        <w:t xml:space="preserve">the </w:t>
      </w:r>
      <w:r w:rsidR="00284C3A">
        <w:rPr>
          <w:rFonts w:ascii="Times New Roman" w:hAnsi="Times New Roman" w:cs="Times New Roman"/>
          <w:lang w:val="en-US"/>
        </w:rPr>
        <w:t>genetic flow.</w:t>
      </w:r>
      <w:ins w:id="370" w:author="Auteur">
        <w:r w:rsidR="00E85656">
          <w:rPr>
            <w:rFonts w:ascii="Times New Roman" w:hAnsi="Times New Roman" w:cs="Times New Roman"/>
            <w:lang w:val="en-US"/>
          </w:rPr>
          <w:t xml:space="preserve"> With the help of the different simulation scenarios, we would like to study h</w:t>
        </w:r>
        <w:r w:rsidR="00E85656" w:rsidRPr="00E85656">
          <w:rPr>
            <w:rFonts w:ascii="Times New Roman" w:hAnsi="Times New Roman" w:cs="Times New Roman"/>
            <w:lang w:val="en-US"/>
          </w:rPr>
          <w:t xml:space="preserve">ow do population cycle frequency and dispersal </w:t>
        </w:r>
        <w:r w:rsidR="00E85656">
          <w:rPr>
            <w:rFonts w:ascii="Times New Roman" w:hAnsi="Times New Roman" w:cs="Times New Roman"/>
            <w:lang w:val="en-US"/>
          </w:rPr>
          <w:t xml:space="preserve">impact population genetic structure? Is there interaction between them and </w:t>
        </w:r>
        <w:del w:id="371" w:author="Auteur">
          <w:r w:rsidR="00E85656" w:rsidDel="00E7296E">
            <w:rPr>
              <w:rFonts w:ascii="Times New Roman" w:hAnsi="Times New Roman" w:cs="Times New Roman"/>
              <w:lang w:val="en-US"/>
            </w:rPr>
            <w:delText>if yes</w:delText>
          </w:r>
        </w:del>
        <w:r w:rsidR="00E7296E">
          <w:rPr>
            <w:rFonts w:ascii="Times New Roman" w:hAnsi="Times New Roman" w:cs="Times New Roman"/>
            <w:lang w:val="en-US"/>
          </w:rPr>
          <w:t>if yes</w:t>
        </w:r>
        <w:r w:rsidR="00E85656">
          <w:rPr>
            <w:rFonts w:ascii="Times New Roman" w:hAnsi="Times New Roman" w:cs="Times New Roman"/>
            <w:lang w:val="en-US"/>
          </w:rPr>
          <w:t xml:space="preserve">, how do they </w:t>
        </w:r>
        <w:r w:rsidR="00E85656" w:rsidRPr="00E85656">
          <w:rPr>
            <w:rFonts w:ascii="Times New Roman" w:hAnsi="Times New Roman" w:cs="Times New Roman"/>
            <w:lang w:val="en-US"/>
          </w:rPr>
          <w:t xml:space="preserve">interact to shape population genetic structure of </w:t>
        </w:r>
        <w:del w:id="372" w:author="Auteur">
          <w:r w:rsidR="00E85656" w:rsidRPr="00E85656" w:rsidDel="00494274">
            <w:rPr>
              <w:rFonts w:ascii="Times New Roman" w:hAnsi="Times New Roman" w:cs="Times New Roman"/>
              <w:lang w:val="en-US"/>
            </w:rPr>
            <w:delText>Mountain pine beetle</w:delText>
          </w:r>
        </w:del>
        <w:r w:rsidR="00494274">
          <w:rPr>
            <w:rFonts w:ascii="Times New Roman" w:hAnsi="Times New Roman" w:cs="Times New Roman"/>
            <w:lang w:val="en-US"/>
          </w:rPr>
          <w:t>MPB</w:t>
        </w:r>
        <w:r w:rsidR="00E85656" w:rsidRPr="00E85656">
          <w:rPr>
            <w:rFonts w:ascii="Times New Roman" w:hAnsi="Times New Roman" w:cs="Times New Roman"/>
            <w:lang w:val="en-US"/>
          </w:rPr>
          <w:t>?</w:t>
        </w:r>
      </w:ins>
    </w:p>
    <w:p w14:paraId="3DB78928" w14:textId="1CB77781" w:rsidR="006063CD" w:rsidDel="003C417E" w:rsidRDefault="00C02187" w:rsidP="00D4025A">
      <w:pPr>
        <w:spacing w:before="120" w:after="0" w:line="480" w:lineRule="auto"/>
        <w:jc w:val="both"/>
        <w:rPr>
          <w:del w:id="373" w:author="Auteur"/>
          <w:rFonts w:ascii="Times New Roman" w:hAnsi="Times New Roman" w:cs="Times New Roman"/>
        </w:rPr>
      </w:pPr>
      <w:del w:id="374" w:author="Auteur">
        <w:r w:rsidDel="003C417E">
          <w:rPr>
            <w:rFonts w:ascii="Times New Roman" w:hAnsi="Times New Roman" w:cs="Times New Roman"/>
            <w:lang w:val="en-US"/>
          </w:rPr>
          <w:delText xml:space="preserve">Furthermore, in this study we use </w:delText>
        </w:r>
        <w:r w:rsidR="00313528" w:rsidRPr="00313528" w:rsidDel="003C417E">
          <w:rPr>
            <w:rFonts w:ascii="Times New Roman" w:hAnsi="Times New Roman" w:cs="Times New Roman"/>
            <w:lang w:val="en-US"/>
          </w:rPr>
          <w:delText>mountain pine beetle (</w:delText>
        </w:r>
      </w:del>
      <w:ins w:id="375" w:author="Auteur">
        <w:del w:id="376" w:author="Auteur">
          <w:r w:rsidR="00D80754" w:rsidRPr="00611847" w:rsidDel="003C417E">
            <w:rPr>
              <w:rFonts w:ascii="Times New Roman" w:hAnsi="Times New Roman" w:cs="Times New Roman"/>
              <w:i/>
              <w:lang w:val="en-US"/>
              <w:rPrChange w:id="377" w:author="Auteur">
                <w:rPr>
                  <w:rFonts w:ascii="Times New Roman" w:hAnsi="Times New Roman" w:cs="Times New Roman"/>
                  <w:lang w:val="en-US"/>
                </w:rPr>
              </w:rPrChange>
            </w:rPr>
            <w:delText>Dendroctonus ponderosae</w:delText>
          </w:r>
          <w:r w:rsidR="00D80754" w:rsidRPr="00D80754" w:rsidDel="003C417E">
            <w:rPr>
              <w:rFonts w:ascii="Times New Roman" w:hAnsi="Times New Roman" w:cs="Times New Roman"/>
              <w:lang w:val="en-US"/>
            </w:rPr>
            <w:delText xml:space="preserve"> </w:delText>
          </w:r>
        </w:del>
      </w:ins>
      <w:del w:id="378" w:author="Auteur">
        <w:r w:rsidR="00313528" w:rsidRPr="00313528" w:rsidDel="003C417E">
          <w:rPr>
            <w:rFonts w:ascii="Times New Roman" w:hAnsi="Times New Roman" w:cs="Times New Roman"/>
            <w:lang w:val="en-US"/>
          </w:rPr>
          <w:delText>MPB)</w:delText>
        </w:r>
        <w:r w:rsidR="00564FF2" w:rsidDel="003C417E">
          <w:rPr>
            <w:rFonts w:ascii="Times New Roman" w:hAnsi="Times New Roman" w:cs="Times New Roman"/>
            <w:lang w:val="en-US"/>
          </w:rPr>
          <w:delText xml:space="preserve"> as</w:delText>
        </w:r>
        <w:r w:rsidR="00284C3A" w:rsidDel="003C417E">
          <w:rPr>
            <w:rFonts w:ascii="Times New Roman" w:hAnsi="Times New Roman" w:cs="Times New Roman"/>
            <w:lang w:val="en-US"/>
          </w:rPr>
          <w:delText xml:space="preserve"> </w:delText>
        </w:r>
        <w:r w:rsidR="00F04299" w:rsidDel="003C417E">
          <w:rPr>
            <w:rFonts w:ascii="Times New Roman" w:hAnsi="Times New Roman" w:cs="Times New Roman"/>
            <w:lang w:val="en-US"/>
          </w:rPr>
          <w:delText>specie</w:delText>
        </w:r>
        <w:r w:rsidR="00564FF2" w:rsidDel="003C417E">
          <w:rPr>
            <w:rFonts w:ascii="Times New Roman" w:hAnsi="Times New Roman" w:cs="Times New Roman"/>
            <w:lang w:val="en-US"/>
          </w:rPr>
          <w:delText xml:space="preserve"> model</w:delText>
        </w:r>
        <w:r w:rsidR="00313528" w:rsidDel="003C417E">
          <w:rPr>
            <w:rFonts w:ascii="Times New Roman" w:hAnsi="Times New Roman" w:cs="Times New Roman"/>
            <w:lang w:val="en-US"/>
          </w:rPr>
          <w:delText>. MPB</w:delText>
        </w:r>
        <w:r w:rsidR="00313528" w:rsidRPr="00313528" w:rsidDel="003C417E">
          <w:rPr>
            <w:rFonts w:ascii="Times New Roman" w:hAnsi="Times New Roman" w:cs="Times New Roman"/>
            <w:lang w:val="en-US"/>
          </w:rPr>
          <w:delText xml:space="preserve"> is a native insect that attacks pines in western North American forests</w:delText>
        </w:r>
        <w:r w:rsidR="008F241F" w:rsidRPr="008F241F" w:rsidDel="003C417E">
          <w:delText xml:space="preserve"> </w:delText>
        </w:r>
        <w:r w:rsidR="008F241F" w:rsidRPr="002F6763" w:rsidDel="003C417E">
          <w:rPr>
            <w:rFonts w:ascii="Times New Roman" w:hAnsi="Times New Roman" w:cs="Times New Roman"/>
            <w:lang w:val="en-US"/>
          </w:rPr>
          <w:delText>(Harvey, Donato, and Turner 2014)</w:delText>
        </w:r>
        <w:r w:rsidR="00313528" w:rsidRPr="00313528" w:rsidDel="003C417E">
          <w:rPr>
            <w:rFonts w:ascii="Times New Roman" w:hAnsi="Times New Roman" w:cs="Times New Roman"/>
            <w:lang w:val="en-US"/>
          </w:rPr>
          <w:delText>.</w:delText>
        </w:r>
        <w:r w:rsidR="00067F21" w:rsidDel="003C417E">
          <w:rPr>
            <w:rFonts w:ascii="Times New Roman" w:hAnsi="Times New Roman" w:cs="Times New Roman"/>
            <w:lang w:val="en-US"/>
          </w:rPr>
          <w:delText xml:space="preserve"> </w:delText>
        </w:r>
        <w:r w:rsidR="00564FF2" w:rsidRPr="00564FF2" w:rsidDel="003C417E">
          <w:rPr>
            <w:rFonts w:ascii="Times New Roman" w:hAnsi="Times New Roman" w:cs="Times New Roman"/>
            <w:lang w:val="en-US"/>
          </w:rPr>
          <w:delText>The current MPB outbreak started in British Columbia in the early 1990s. The insect has since killed about 50%</w:delText>
        </w:r>
        <w:r w:rsidR="00564FF2" w:rsidRPr="00C36DAB" w:rsidDel="003C417E">
          <w:rPr>
            <w:rFonts w:ascii="Times New Roman" w:hAnsi="Times New Roman" w:cs="Times New Roman"/>
            <w:lang w:val="en-US"/>
          </w:rPr>
          <w:delText xml:space="preserve"> of the total volume of commercial lodgepole pine in the province which cause a huge damage in the forestry</w:delText>
        </w:r>
      </w:del>
      <w:ins w:id="379" w:author="Auteur">
        <w:del w:id="380" w:author="Auteur">
          <w:r w:rsidR="0014563D" w:rsidDel="003C417E">
            <w:rPr>
              <w:rFonts w:ascii="Times New Roman" w:hAnsi="Times New Roman" w:cs="Times New Roman"/>
              <w:lang w:val="en-US"/>
            </w:rPr>
            <w:delText xml:space="preserve"> (REF)</w:delText>
          </w:r>
        </w:del>
      </w:ins>
      <w:del w:id="381" w:author="Auteur">
        <w:r w:rsidR="00564FF2" w:rsidRPr="00C36DAB" w:rsidDel="003C417E">
          <w:rPr>
            <w:rFonts w:ascii="Times New Roman" w:hAnsi="Times New Roman" w:cs="Times New Roman"/>
            <w:lang w:val="en-US"/>
          </w:rPr>
          <w:delText xml:space="preserve">. </w:delText>
        </w:r>
        <w:r w:rsidR="00CD74C0" w:rsidDel="003C417E">
          <w:rPr>
            <w:rFonts w:ascii="Times New Roman" w:hAnsi="Times New Roman" w:cs="Times New Roman"/>
            <w:lang w:val="en-US"/>
          </w:rPr>
          <w:delText xml:space="preserve">Even though </w:delText>
        </w:r>
        <w:r w:rsidR="004E08A4" w:rsidRPr="00C36DAB" w:rsidDel="003C417E">
          <w:rPr>
            <w:rFonts w:ascii="Times New Roman" w:hAnsi="Times New Roman" w:cs="Times New Roman"/>
            <w:lang w:val="en-US"/>
          </w:rPr>
          <w:delText xml:space="preserve">Duncan et al. already created a model to predict severity and </w:delText>
        </w:r>
        <w:r w:rsidR="00CD3C5E" w:rsidDel="003C417E">
          <w:rPr>
            <w:rFonts w:ascii="Times New Roman" w:hAnsi="Times New Roman" w:cs="Times New Roman"/>
            <w:lang w:val="en-US"/>
          </w:rPr>
          <w:delText>o</w:delText>
        </w:r>
        <w:r w:rsidR="004E08A4" w:rsidRPr="00C36DAB" w:rsidDel="003C417E">
          <w:rPr>
            <w:rFonts w:ascii="Times New Roman" w:hAnsi="Times New Roman" w:cs="Times New Roman"/>
            <w:lang w:val="en-US"/>
          </w:rPr>
          <w:delText xml:space="preserve">utbreak-recovery cycle period </w:delText>
        </w:r>
        <w:r w:rsidR="00CD3C5E" w:rsidDel="003C417E">
          <w:rPr>
            <w:rFonts w:ascii="Times New Roman" w:hAnsi="Times New Roman" w:cs="Times New Roman"/>
            <w:lang w:val="en-US"/>
          </w:rPr>
          <w:delText>of MPB</w:delText>
        </w:r>
        <w:r w:rsidR="00711854" w:rsidDel="003C417E">
          <w:rPr>
            <w:rFonts w:ascii="Times New Roman" w:hAnsi="Times New Roman" w:cs="Times New Roman"/>
            <w:lang w:val="en-US"/>
          </w:rPr>
          <w:delText xml:space="preserve"> </w:delText>
        </w:r>
        <w:r w:rsidR="004E08A4" w:rsidRPr="00C36DAB" w:rsidDel="003C417E">
          <w:rPr>
            <w:rFonts w:ascii="Times New Roman" w:hAnsi="Times New Roman" w:cs="Times New Roman"/>
          </w:rPr>
          <w:delText>(Duncan et al. 2015</w:delText>
        </w:r>
        <w:r w:rsidDel="003C417E">
          <w:rPr>
            <w:rFonts w:ascii="Times New Roman" w:hAnsi="Times New Roman" w:cs="Times New Roman"/>
          </w:rPr>
          <w:delText xml:space="preserve">), </w:delText>
        </w:r>
        <w:r w:rsidR="003A7DA2" w:rsidDel="003C417E">
          <w:rPr>
            <w:rFonts w:ascii="Times New Roman" w:hAnsi="Times New Roman" w:cs="Times New Roman"/>
          </w:rPr>
          <w:delText>we still don’t have enough data to</w:delText>
        </w:r>
        <w:r w:rsidR="009364D4" w:rsidDel="003C417E">
          <w:rPr>
            <w:rFonts w:ascii="Times New Roman" w:hAnsi="Times New Roman" w:cs="Times New Roman"/>
          </w:rPr>
          <w:delText xml:space="preserve"> determine if the length of the outbreak cycles varies significantly.</w:delText>
        </w:r>
        <w:r w:rsidR="00711854" w:rsidDel="003C417E">
          <w:rPr>
            <w:rFonts w:ascii="Times New Roman" w:hAnsi="Times New Roman" w:cs="Times New Roman"/>
          </w:rPr>
          <w:delText xml:space="preserve"> </w:delText>
        </w:r>
        <w:r w:rsidR="009364D4" w:rsidDel="003C417E">
          <w:rPr>
            <w:rFonts w:ascii="Times New Roman" w:hAnsi="Times New Roman" w:cs="Times New Roman"/>
          </w:rPr>
          <w:delText>There</w:delText>
        </w:r>
        <w:r w:rsidR="003A7DA2" w:rsidDel="003C417E">
          <w:rPr>
            <w:rFonts w:ascii="Times New Roman" w:hAnsi="Times New Roman" w:cs="Times New Roman"/>
          </w:rPr>
          <w:delText xml:space="preserve"> could</w:delText>
        </w:r>
        <w:r w:rsidR="00B33D9D" w:rsidDel="003C417E">
          <w:rPr>
            <w:rFonts w:ascii="Times New Roman" w:hAnsi="Times New Roman" w:cs="Times New Roman"/>
          </w:rPr>
          <w:delText xml:space="preserve"> be </w:delText>
        </w:r>
        <w:r w:rsidR="00B33D9D" w:rsidRPr="00B33D9D" w:rsidDel="003C417E">
          <w:rPr>
            <w:rFonts w:ascii="Times New Roman" w:hAnsi="Times New Roman" w:cs="Times New Roman"/>
          </w:rPr>
          <w:delText>fluctuation</w:delText>
        </w:r>
        <w:r w:rsidR="00B33D9D" w:rsidDel="003C417E">
          <w:rPr>
            <w:rFonts w:ascii="Times New Roman" w:hAnsi="Times New Roman" w:cs="Times New Roman"/>
          </w:rPr>
          <w:delText xml:space="preserve"> in </w:delText>
        </w:r>
        <w:r w:rsidR="009364D4" w:rsidDel="003C417E">
          <w:rPr>
            <w:rFonts w:ascii="Times New Roman" w:hAnsi="Times New Roman" w:cs="Times New Roman"/>
          </w:rPr>
          <w:delText xml:space="preserve">the </w:delText>
        </w:r>
        <w:r w:rsidR="00B33D9D" w:rsidDel="003C417E">
          <w:rPr>
            <w:rFonts w:ascii="Times New Roman" w:hAnsi="Times New Roman" w:cs="Times New Roman"/>
          </w:rPr>
          <w:delText xml:space="preserve">long term. Our study can also help </w:delText>
        </w:r>
        <w:r w:rsidR="00F46660" w:rsidDel="003C417E">
          <w:rPr>
            <w:rFonts w:ascii="Times New Roman" w:hAnsi="Times New Roman" w:cs="Times New Roman"/>
          </w:rPr>
          <w:delText xml:space="preserve">future researchers </w:delText>
        </w:r>
        <w:r w:rsidR="00B33D9D" w:rsidDel="003C417E">
          <w:rPr>
            <w:rFonts w:ascii="Times New Roman" w:hAnsi="Times New Roman" w:cs="Times New Roman"/>
          </w:rPr>
          <w:delText>to understand this changes in long term</w:delText>
        </w:r>
        <w:r w:rsidR="003A7DA2" w:rsidDel="003C417E">
          <w:rPr>
            <w:rFonts w:ascii="Times New Roman" w:hAnsi="Times New Roman" w:cs="Times New Roman"/>
          </w:rPr>
          <w:delText xml:space="preserve"> caused by environment changes</w:delText>
        </w:r>
        <w:r w:rsidR="00B33D9D" w:rsidDel="003C417E">
          <w:rPr>
            <w:rFonts w:ascii="Times New Roman" w:hAnsi="Times New Roman" w:cs="Times New Roman"/>
          </w:rPr>
          <w:delText xml:space="preserve"> such as </w:delText>
        </w:r>
        <w:r w:rsidR="003A7DA2" w:rsidDel="003C417E">
          <w:rPr>
            <w:rFonts w:ascii="Times New Roman" w:hAnsi="Times New Roman" w:cs="Times New Roman"/>
          </w:rPr>
          <w:delText>the los</w:delText>
        </w:r>
        <w:r w:rsidR="009364D4" w:rsidDel="003C417E">
          <w:rPr>
            <w:rFonts w:ascii="Times New Roman" w:hAnsi="Times New Roman" w:cs="Times New Roman"/>
          </w:rPr>
          <w:delText>s</w:delText>
        </w:r>
        <w:r w:rsidR="003A7DA2" w:rsidDel="003C417E">
          <w:rPr>
            <w:rFonts w:ascii="Times New Roman" w:hAnsi="Times New Roman" w:cs="Times New Roman"/>
          </w:rPr>
          <w:delText xml:space="preserve"> of the habitat </w:delText>
        </w:r>
        <w:r w:rsidR="00B33D9D" w:rsidDel="003C417E">
          <w:rPr>
            <w:rFonts w:ascii="Times New Roman" w:hAnsi="Times New Roman" w:cs="Times New Roman"/>
          </w:rPr>
          <w:delText xml:space="preserve">and </w:delText>
        </w:r>
        <w:r w:rsidR="003A7DA2" w:rsidDel="003C417E">
          <w:rPr>
            <w:rFonts w:ascii="Times New Roman" w:hAnsi="Times New Roman" w:cs="Times New Roman"/>
          </w:rPr>
          <w:delText>climate changes.</w:delText>
        </w:r>
        <w:r w:rsidR="00C11160" w:rsidDel="003C417E">
          <w:rPr>
            <w:rFonts w:ascii="Times New Roman" w:hAnsi="Times New Roman" w:cs="Times New Roman"/>
          </w:rPr>
          <w:delText xml:space="preserve"> </w:delText>
        </w:r>
        <w:r w:rsidDel="003C417E">
          <w:rPr>
            <w:rFonts w:ascii="Times New Roman" w:hAnsi="Times New Roman" w:cs="Times New Roman"/>
          </w:rPr>
          <w:delText xml:space="preserve">Indeed, the </w:delText>
        </w:r>
        <w:r w:rsidR="00C11160" w:rsidDel="003C417E">
          <w:rPr>
            <w:rFonts w:ascii="Times New Roman" w:hAnsi="Times New Roman" w:cs="Times New Roman"/>
          </w:rPr>
          <w:delText>analysis of gene flow with different frequenc</w:delText>
        </w:r>
        <w:r w:rsidR="00711854" w:rsidDel="003C417E">
          <w:rPr>
            <w:rFonts w:ascii="Times New Roman" w:hAnsi="Times New Roman" w:cs="Times New Roman"/>
          </w:rPr>
          <w:delText>ies</w:delText>
        </w:r>
        <w:r w:rsidR="00C11160" w:rsidDel="003C417E">
          <w:rPr>
            <w:rFonts w:ascii="Times New Roman" w:hAnsi="Times New Roman" w:cs="Times New Roman"/>
          </w:rPr>
          <w:delText xml:space="preserve"> may help us </w:delText>
        </w:r>
        <w:r w:rsidR="00F46660" w:rsidDel="003C417E">
          <w:rPr>
            <w:rFonts w:ascii="Times New Roman" w:hAnsi="Times New Roman" w:cs="Times New Roman"/>
          </w:rPr>
          <w:delText xml:space="preserve">to </w:delText>
        </w:r>
        <w:r w:rsidR="00C11160" w:rsidDel="003C417E">
          <w:rPr>
            <w:rFonts w:ascii="Times New Roman" w:hAnsi="Times New Roman" w:cs="Times New Roman"/>
          </w:rPr>
          <w:delText xml:space="preserve">understand the outbreak stage with the real sampling data, and </w:delText>
        </w:r>
        <w:r w:rsidR="00CD74C0" w:rsidDel="003C417E">
          <w:rPr>
            <w:rFonts w:ascii="Times New Roman" w:hAnsi="Times New Roman" w:cs="Times New Roman"/>
          </w:rPr>
          <w:delText>in</w:delText>
        </w:r>
        <w:r w:rsidR="00C11160" w:rsidDel="003C417E">
          <w:rPr>
            <w:rFonts w:ascii="Times New Roman" w:hAnsi="Times New Roman" w:cs="Times New Roman"/>
          </w:rPr>
          <w:delText xml:space="preserve"> </w:delText>
        </w:r>
        <w:r w:rsidR="009364D4" w:rsidDel="003C417E">
          <w:rPr>
            <w:rFonts w:ascii="Times New Roman" w:hAnsi="Times New Roman" w:cs="Times New Roman"/>
          </w:rPr>
          <w:delText xml:space="preserve">the </w:delText>
        </w:r>
        <w:r w:rsidR="00C11160" w:rsidDel="003C417E">
          <w:rPr>
            <w:rFonts w:ascii="Times New Roman" w:hAnsi="Times New Roman" w:cs="Times New Roman"/>
          </w:rPr>
          <w:delText xml:space="preserve">long term, help us </w:delText>
        </w:r>
        <w:r w:rsidR="00F46660" w:rsidDel="003C417E">
          <w:rPr>
            <w:rFonts w:ascii="Times New Roman" w:hAnsi="Times New Roman" w:cs="Times New Roman"/>
          </w:rPr>
          <w:delText xml:space="preserve">to </w:delText>
        </w:r>
        <w:r w:rsidR="00CD74C0" w:rsidDel="003C417E">
          <w:rPr>
            <w:rFonts w:ascii="Times New Roman" w:hAnsi="Times New Roman" w:cs="Times New Roman"/>
          </w:rPr>
          <w:delText>understan</w:delText>
        </w:r>
        <w:r w:rsidR="00F46660" w:rsidDel="003C417E">
          <w:rPr>
            <w:rFonts w:ascii="Times New Roman" w:hAnsi="Times New Roman" w:cs="Times New Roman"/>
          </w:rPr>
          <w:delText>d</w:delText>
        </w:r>
        <w:r w:rsidR="00C11160" w:rsidDel="003C417E">
          <w:rPr>
            <w:rFonts w:ascii="Times New Roman" w:hAnsi="Times New Roman" w:cs="Times New Roman"/>
          </w:rPr>
          <w:delText xml:space="preserve"> how epidemic cycle changes</w:delText>
        </w:r>
        <w:r w:rsidR="001F5628" w:rsidDel="003C417E">
          <w:rPr>
            <w:rFonts w:ascii="Times New Roman" w:hAnsi="Times New Roman" w:cs="Times New Roman"/>
          </w:rPr>
          <w:delText xml:space="preserve">. </w:delText>
        </w:r>
        <w:r w:rsidR="00CD74C0" w:rsidDel="003C417E">
          <w:rPr>
            <w:rFonts w:ascii="Times New Roman" w:hAnsi="Times New Roman" w:cs="Times New Roman"/>
          </w:rPr>
          <w:delText>These knowledges</w:delText>
        </w:r>
        <w:r w:rsidR="001F5628" w:rsidDel="003C417E">
          <w:rPr>
            <w:rFonts w:ascii="Times New Roman" w:hAnsi="Times New Roman" w:cs="Times New Roman"/>
          </w:rPr>
          <w:delText xml:space="preserve"> will help ecologist</w:delText>
        </w:r>
        <w:r w:rsidR="00CD74C0" w:rsidDel="003C417E">
          <w:rPr>
            <w:rFonts w:ascii="Times New Roman" w:hAnsi="Times New Roman" w:cs="Times New Roman"/>
          </w:rPr>
          <w:delText>s</w:delText>
        </w:r>
        <w:r w:rsidR="001F5628" w:rsidDel="003C417E">
          <w:rPr>
            <w:rFonts w:ascii="Times New Roman" w:hAnsi="Times New Roman" w:cs="Times New Roman"/>
          </w:rPr>
          <w:delText xml:space="preserve"> and forestry</w:delText>
        </w:r>
        <w:r w:rsidR="001F5628" w:rsidDel="003C417E">
          <w:rPr>
            <w:rFonts w:ascii="Times New Roman" w:hAnsi="Times New Roman" w:cs="Times New Roman" w:hint="eastAsia"/>
          </w:rPr>
          <w:delText xml:space="preserve"> </w:delText>
        </w:r>
        <w:r w:rsidR="001F5628" w:rsidDel="003C417E">
          <w:rPr>
            <w:rFonts w:ascii="Times New Roman" w:hAnsi="Times New Roman" w:cs="Times New Roman"/>
            <w:lang w:val="en-US"/>
          </w:rPr>
          <w:delText>scientist</w:delText>
        </w:r>
        <w:r w:rsidR="00CD74C0" w:rsidDel="003C417E">
          <w:rPr>
            <w:rFonts w:ascii="Times New Roman" w:hAnsi="Times New Roman" w:cs="Times New Roman"/>
            <w:lang w:val="en-US"/>
          </w:rPr>
          <w:delText>s</w:delText>
        </w:r>
        <w:r w:rsidR="001F5628" w:rsidDel="003C417E">
          <w:rPr>
            <w:rFonts w:ascii="Times New Roman" w:hAnsi="Times New Roman" w:cs="Times New Roman"/>
            <w:lang w:val="en-US"/>
          </w:rPr>
          <w:delText xml:space="preserve"> </w:delText>
        </w:r>
        <w:r w:rsidR="00F46660" w:rsidDel="003C417E">
          <w:rPr>
            <w:rFonts w:ascii="Times New Roman" w:hAnsi="Times New Roman" w:cs="Times New Roman"/>
            <w:lang w:val="en-US"/>
          </w:rPr>
          <w:delText xml:space="preserve">to </w:delText>
        </w:r>
        <w:r w:rsidR="001F5628" w:rsidDel="003C417E">
          <w:rPr>
            <w:rFonts w:ascii="Times New Roman" w:hAnsi="Times New Roman" w:cs="Times New Roman"/>
            <w:lang w:val="en-US"/>
          </w:rPr>
          <w:delText xml:space="preserve">control </w:delText>
        </w:r>
        <w:r w:rsidR="009364D4" w:rsidDel="003C417E">
          <w:rPr>
            <w:rFonts w:ascii="Times New Roman" w:hAnsi="Times New Roman" w:cs="Times New Roman"/>
            <w:lang w:val="en-US"/>
          </w:rPr>
          <w:delText xml:space="preserve">pest </w:delText>
        </w:r>
        <w:r w:rsidR="001F5628" w:rsidDel="003C417E">
          <w:rPr>
            <w:rFonts w:ascii="Times New Roman" w:hAnsi="Times New Roman" w:cs="Times New Roman"/>
            <w:lang w:val="en-US"/>
          </w:rPr>
          <w:delText xml:space="preserve">and minimalize the damage during the outbreak.  </w:delText>
        </w:r>
        <w:r w:rsidR="001F5628" w:rsidDel="003C417E">
          <w:rPr>
            <w:rFonts w:ascii="Times New Roman" w:hAnsi="Times New Roman" w:cs="Times New Roman"/>
          </w:rPr>
          <w:delText xml:space="preserve"> </w:delText>
        </w:r>
        <w:r w:rsidR="00C11160" w:rsidDel="003C417E">
          <w:rPr>
            <w:rFonts w:ascii="Times New Roman" w:hAnsi="Times New Roman" w:cs="Times New Roman"/>
          </w:rPr>
          <w:delText xml:space="preserve"> </w:delText>
        </w:r>
      </w:del>
    </w:p>
    <w:p w14:paraId="7343379A" w14:textId="3C8A9032" w:rsidR="00D4025A" w:rsidRPr="00D4025A" w:rsidRDefault="00D41DA1" w:rsidP="00D4025A">
      <w:pPr>
        <w:spacing w:before="120" w:after="0" w:line="480" w:lineRule="auto"/>
        <w:jc w:val="both"/>
        <w:rPr>
          <w:rFonts w:ascii="Times New Roman" w:hAnsi="Times New Roman" w:cs="Times New Roman"/>
          <w:lang w:val="en-US"/>
        </w:rPr>
      </w:pPr>
      <w:moveFromRangeStart w:id="382" w:author="Auteur" w:name="move522870207"/>
      <w:moveFrom w:id="383" w:author="Auteur">
        <w:ins w:id="384" w:author="Auteur">
          <w:r w:rsidDel="00AC004D">
            <w:rPr>
              <w:noProof/>
              <w:lang w:eastAsia="en-CA"/>
            </w:rPr>
            <w:drawing>
              <wp:inline distT="0" distB="0" distL="0" distR="0" wp14:anchorId="06CA171D" wp14:editId="2ACA920D">
                <wp:extent cx="5943600" cy="2847975"/>
                <wp:effectExtent l="0" t="0" r="0" b="9525"/>
                <wp:docPr id="4" name="Image 4" descr="Résultats de recherche d'images pour « description of a wa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description of a wav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ins>
      </w:moveFrom>
      <w:moveFromRangeEnd w:id="382"/>
    </w:p>
    <w:p w14:paraId="451587A5" w14:textId="77777777" w:rsidR="008F241F" w:rsidRPr="002F6763" w:rsidRDefault="00EE3AC0" w:rsidP="00D4025A">
      <w:pPr>
        <w:spacing w:before="120" w:after="0" w:line="480" w:lineRule="auto"/>
        <w:jc w:val="both"/>
        <w:rPr>
          <w:rFonts w:ascii="Times New Roman" w:eastAsia="Times New Roman" w:hAnsi="Times New Roman" w:cs="Times New Roman"/>
          <w:b/>
          <w:u w:val="single"/>
        </w:rPr>
      </w:pPr>
      <w:r w:rsidRPr="002F6763">
        <w:rPr>
          <w:rFonts w:ascii="Times New Roman" w:eastAsia="Times New Roman" w:hAnsi="Times New Roman" w:cs="Times New Roman"/>
          <w:b/>
          <w:u w:val="single"/>
        </w:rPr>
        <w:lastRenderedPageBreak/>
        <w:t>Method</w:t>
      </w:r>
      <w:r w:rsidR="00A84F67" w:rsidRPr="002F6763">
        <w:rPr>
          <w:rFonts w:ascii="Times New Roman" w:eastAsia="Times New Roman" w:hAnsi="Times New Roman" w:cs="Times New Roman"/>
          <w:b/>
          <w:u w:val="single"/>
        </w:rPr>
        <w:t>:</w:t>
      </w:r>
    </w:p>
    <w:p w14:paraId="660193B0" w14:textId="32D9F581" w:rsidR="000B648A" w:rsidDel="00A510EE" w:rsidRDefault="005039DA" w:rsidP="00D4025A">
      <w:pPr>
        <w:spacing w:before="120" w:after="0" w:line="480" w:lineRule="auto"/>
        <w:jc w:val="both"/>
        <w:rPr>
          <w:ins w:id="385" w:author="Auteur"/>
          <w:del w:id="386" w:author="Auteur"/>
          <w:rFonts w:ascii="Times New Roman" w:hAnsi="Times New Roman" w:cs="Times New Roman"/>
        </w:rPr>
      </w:pPr>
      <w:del w:id="387" w:author="Auteur">
        <w:r w:rsidDel="004B5D34">
          <w:rPr>
            <w:rFonts w:ascii="Times New Roman" w:eastAsia="Times New Roman" w:hAnsi="Times New Roman" w:cs="Times New Roman"/>
          </w:rPr>
          <w:delText>W</w:delText>
        </w:r>
        <w:r w:rsidR="00A92A4C" w:rsidDel="004B5D34">
          <w:rPr>
            <w:rFonts w:ascii="Times New Roman" w:eastAsia="Times New Roman" w:hAnsi="Times New Roman" w:cs="Times New Roman"/>
          </w:rPr>
          <w:delText>e</w:delText>
        </w:r>
        <w:r w:rsidR="00265B35" w:rsidRPr="00C204A2" w:rsidDel="004B5D34">
          <w:rPr>
            <w:rFonts w:ascii="Times New Roman" w:eastAsia="Times New Roman" w:hAnsi="Times New Roman" w:cs="Times New Roman"/>
          </w:rPr>
          <w:delText xml:space="preserve"> use program CDmetaPOP to simulate the cyclic development process of </w:delText>
        </w:r>
        <w:r w:rsidR="00CE6249" w:rsidDel="004B5D34">
          <w:rPr>
            <w:rFonts w:ascii="Times New Roman" w:eastAsia="Times New Roman" w:hAnsi="Times New Roman" w:cs="Times New Roman"/>
          </w:rPr>
          <w:delText>a simplified</w:delText>
        </w:r>
        <w:r w:rsidR="00265B35" w:rsidRPr="00C204A2" w:rsidDel="004B5D34">
          <w:rPr>
            <w:rFonts w:ascii="Times New Roman" w:eastAsia="Times New Roman" w:hAnsi="Times New Roman" w:cs="Times New Roman"/>
          </w:rPr>
          <w:delText xml:space="preserve"> MPB population</w:delText>
        </w:r>
        <w:r w:rsidR="00AE429A" w:rsidRPr="00C204A2" w:rsidDel="004B5D34">
          <w:rPr>
            <w:rFonts w:ascii="Times New Roman" w:hAnsi="Times New Roman" w:cs="Times New Roman"/>
          </w:rPr>
          <w:delText xml:space="preserve"> </w:delText>
        </w:r>
      </w:del>
      <w:moveFromRangeStart w:id="388" w:author="Auteur" w:name="move523050732"/>
      <w:moveFrom w:id="389" w:author="Auteur">
        <w:r w:rsidR="00AE429A" w:rsidRPr="00C204A2" w:rsidDel="004B5D34">
          <w:rPr>
            <w:rFonts w:ascii="Times New Roman" w:hAnsi="Times New Roman" w:cs="Times New Roman"/>
          </w:rPr>
          <w:t>(Landguth et al. 2017)</w:t>
        </w:r>
        <w:r w:rsidR="00265B35" w:rsidRPr="00C204A2" w:rsidDel="004B5D34">
          <w:rPr>
            <w:rFonts w:ascii="Times New Roman" w:eastAsia="Times New Roman" w:hAnsi="Times New Roman" w:cs="Times New Roman"/>
          </w:rPr>
          <w:t xml:space="preserve">. </w:t>
        </w:r>
      </w:moveFrom>
      <w:moveFromRangeEnd w:id="388"/>
      <w:del w:id="390" w:author="Auteur">
        <w:r w:rsidR="00C6414F" w:rsidRPr="002F6763" w:rsidDel="00FB6987">
          <w:rPr>
            <w:rFonts w:ascii="Times New Roman" w:hAnsi="Times New Roman" w:cs="Times New Roman"/>
          </w:rPr>
          <w:delText>Three</w:delText>
        </w:r>
        <w:r w:rsidR="00CE6249" w:rsidRPr="002F6763" w:rsidDel="00FB6987">
          <w:rPr>
            <w:rFonts w:ascii="Times New Roman" w:hAnsi="Times New Roman" w:cs="Times New Roman"/>
          </w:rPr>
          <w:delText xml:space="preserve"> </w:delText>
        </w:r>
      </w:del>
      <w:ins w:id="391" w:author="Auteur">
        <w:r w:rsidR="00FB6987">
          <w:rPr>
            <w:rFonts w:ascii="Times New Roman" w:hAnsi="Times New Roman" w:cs="Times New Roman"/>
          </w:rPr>
          <w:t>Nine</w:t>
        </w:r>
        <w:r w:rsidR="00FB6987" w:rsidRPr="002F6763">
          <w:rPr>
            <w:rFonts w:ascii="Times New Roman" w:hAnsi="Times New Roman" w:cs="Times New Roman"/>
          </w:rPr>
          <w:t xml:space="preserve"> </w:t>
        </w:r>
      </w:ins>
      <w:r w:rsidR="00CE6249" w:rsidRPr="002F6763">
        <w:rPr>
          <w:rFonts w:ascii="Times New Roman" w:hAnsi="Times New Roman" w:cs="Times New Roman"/>
        </w:rPr>
        <w:t xml:space="preserve">different </w:t>
      </w:r>
      <w:r w:rsidR="00C6414F" w:rsidRPr="002F6763">
        <w:rPr>
          <w:rFonts w:ascii="Times New Roman" w:hAnsi="Times New Roman" w:cs="Times New Roman"/>
        </w:rPr>
        <w:t>scenarios</w:t>
      </w:r>
      <w:ins w:id="392" w:author="Auteur">
        <w:r w:rsidR="002768D0">
          <w:rPr>
            <w:rFonts w:ascii="Times New Roman" w:hAnsi="Times New Roman" w:cs="Times New Roman"/>
          </w:rPr>
          <w:t xml:space="preserve"> of cyclic MPB population</w:t>
        </w:r>
      </w:ins>
      <w:r w:rsidR="00CE6249" w:rsidRPr="002F6763">
        <w:rPr>
          <w:rFonts w:ascii="Times New Roman" w:hAnsi="Times New Roman" w:cs="Times New Roman"/>
        </w:rPr>
        <w:t xml:space="preserve"> </w:t>
      </w:r>
      <w:r w:rsidR="00423F39" w:rsidRPr="002F6763">
        <w:rPr>
          <w:rFonts w:ascii="Times New Roman" w:hAnsi="Times New Roman" w:cs="Times New Roman"/>
        </w:rPr>
        <w:t xml:space="preserve">were created </w:t>
      </w:r>
      <w:del w:id="393" w:author="Auteur">
        <w:r w:rsidR="00CE6249" w:rsidRPr="002F6763" w:rsidDel="00E846E1">
          <w:rPr>
            <w:rFonts w:ascii="Times New Roman" w:hAnsi="Times New Roman" w:cs="Times New Roman"/>
          </w:rPr>
          <w:delText xml:space="preserve">with </w:delText>
        </w:r>
      </w:del>
      <w:ins w:id="394" w:author="Auteur">
        <w:r w:rsidR="00E846E1">
          <w:rPr>
            <w:rFonts w:ascii="Times New Roman" w:hAnsi="Times New Roman" w:cs="Times New Roman"/>
          </w:rPr>
          <w:t>by combining</w:t>
        </w:r>
        <w:r w:rsidR="00E846E1" w:rsidRPr="002F6763">
          <w:rPr>
            <w:rFonts w:ascii="Times New Roman" w:hAnsi="Times New Roman" w:cs="Times New Roman"/>
          </w:rPr>
          <w:t xml:space="preserve"> </w:t>
        </w:r>
        <w:r w:rsidR="00B329C3">
          <w:rPr>
            <w:rFonts w:ascii="Times New Roman" w:hAnsi="Times New Roman" w:cs="Times New Roman"/>
          </w:rPr>
          <w:t xml:space="preserve">three </w:t>
        </w:r>
      </w:ins>
      <w:r w:rsidR="00CE6249" w:rsidRPr="002F6763">
        <w:rPr>
          <w:rFonts w:ascii="Times New Roman" w:hAnsi="Times New Roman" w:cs="Times New Roman"/>
        </w:rPr>
        <w:t xml:space="preserve">different </w:t>
      </w:r>
      <w:del w:id="395" w:author="Auteur">
        <w:r w:rsidDel="00B329C3">
          <w:rPr>
            <w:rFonts w:ascii="Times New Roman" w:hAnsi="Times New Roman" w:cs="Times New Roman"/>
          </w:rPr>
          <w:delText xml:space="preserve">outbreak </w:delText>
        </w:r>
      </w:del>
      <w:ins w:id="396" w:author="Auteur">
        <w:r w:rsidR="00B329C3">
          <w:rPr>
            <w:rFonts w:ascii="Times New Roman" w:hAnsi="Times New Roman" w:cs="Times New Roman"/>
          </w:rPr>
          <w:t xml:space="preserve">cyclic </w:t>
        </w:r>
      </w:ins>
      <w:del w:id="397" w:author="Auteur">
        <w:r w:rsidDel="00B329C3">
          <w:rPr>
            <w:rFonts w:ascii="Times New Roman" w:hAnsi="Times New Roman" w:cs="Times New Roman"/>
          </w:rPr>
          <w:delText>cycle times</w:delText>
        </w:r>
      </w:del>
      <w:ins w:id="398" w:author="Auteur">
        <w:r w:rsidR="00B329C3">
          <w:rPr>
            <w:rFonts w:ascii="Times New Roman" w:hAnsi="Times New Roman" w:cs="Times New Roman"/>
          </w:rPr>
          <w:t>frequencies</w:t>
        </w:r>
        <w:r w:rsidR="00FB6987">
          <w:rPr>
            <w:rFonts w:ascii="Times New Roman" w:hAnsi="Times New Roman" w:cs="Times New Roman"/>
          </w:rPr>
          <w:t xml:space="preserve"> </w:t>
        </w:r>
        <w:r w:rsidR="00615166">
          <w:rPr>
            <w:rFonts w:ascii="Times New Roman" w:hAnsi="Times New Roman" w:cs="Times New Roman"/>
          </w:rPr>
          <w:t xml:space="preserve">(10 year, 20 year, 40 year) </w:t>
        </w:r>
        <w:del w:id="399" w:author="Auteur">
          <w:r w:rsidR="00FB6987" w:rsidDel="00E846E1">
            <w:rPr>
              <w:rFonts w:ascii="Times New Roman" w:hAnsi="Times New Roman" w:cs="Times New Roman"/>
            </w:rPr>
            <w:delText xml:space="preserve">combined </w:delText>
          </w:r>
        </w:del>
        <w:r w:rsidR="00FB6987">
          <w:rPr>
            <w:rFonts w:ascii="Times New Roman" w:hAnsi="Times New Roman" w:cs="Times New Roman"/>
          </w:rPr>
          <w:t>with</w:t>
        </w:r>
        <w:r w:rsidR="00B329C3">
          <w:rPr>
            <w:rFonts w:ascii="Times New Roman" w:hAnsi="Times New Roman" w:cs="Times New Roman"/>
          </w:rPr>
          <w:t xml:space="preserve"> three</w:t>
        </w:r>
        <w:r w:rsidR="00FB6987">
          <w:rPr>
            <w:rFonts w:ascii="Times New Roman" w:hAnsi="Times New Roman" w:cs="Times New Roman"/>
          </w:rPr>
          <w:t xml:space="preserve"> different dispersal capacities</w:t>
        </w:r>
        <w:r w:rsidR="00615166">
          <w:rPr>
            <w:rFonts w:ascii="Times New Roman" w:hAnsi="Times New Roman" w:cs="Times New Roman"/>
          </w:rPr>
          <w:t xml:space="preserve"> (low, medium, high)</w:t>
        </w:r>
      </w:ins>
      <w:del w:id="400" w:author="Auteur">
        <w:r w:rsidDel="00FB6987">
          <w:rPr>
            <w:rFonts w:ascii="Times New Roman" w:hAnsi="Times New Roman" w:cs="Times New Roman"/>
          </w:rPr>
          <w:delText xml:space="preserve"> </w:delText>
        </w:r>
        <w:r w:rsidR="00503120" w:rsidRPr="002F6763" w:rsidDel="00FB6987">
          <w:rPr>
            <w:rFonts w:ascii="Times New Roman" w:hAnsi="Times New Roman" w:cs="Times New Roman"/>
          </w:rPr>
          <w:delText xml:space="preserve">which </w:delText>
        </w:r>
        <w:r w:rsidR="00C6414F" w:rsidRPr="002F6763" w:rsidDel="00FB6987">
          <w:rPr>
            <w:rFonts w:ascii="Times New Roman" w:hAnsi="Times New Roman" w:cs="Times New Roman"/>
          </w:rPr>
          <w:delText>are 10 years, 20years and 40years</w:delText>
        </w:r>
      </w:del>
      <w:r w:rsidR="00CE6249" w:rsidRPr="002F6763">
        <w:rPr>
          <w:rFonts w:ascii="Times New Roman" w:hAnsi="Times New Roman" w:cs="Times New Roman"/>
        </w:rPr>
        <w:t xml:space="preserve">. </w:t>
      </w:r>
      <w:del w:id="401" w:author="Auteur">
        <w:r w:rsidR="00831FE6" w:rsidRPr="002F6763" w:rsidDel="006A730B">
          <w:rPr>
            <w:rFonts w:ascii="Times New Roman" w:hAnsi="Times New Roman" w:cs="Times New Roman"/>
          </w:rPr>
          <w:delText>To</w:delText>
        </w:r>
        <w:r w:rsidR="00423F39" w:rsidRPr="002F6763" w:rsidDel="006A730B">
          <w:rPr>
            <w:rFonts w:ascii="Times New Roman" w:hAnsi="Times New Roman" w:cs="Times New Roman"/>
          </w:rPr>
          <w:delText xml:space="preserve"> create a cyclic population </w:delText>
        </w:r>
        <w:r w:rsidR="00511F07" w:rsidRPr="002F6763" w:rsidDel="006A730B">
          <w:rPr>
            <w:rFonts w:ascii="Times New Roman" w:hAnsi="Times New Roman" w:cs="Times New Roman"/>
          </w:rPr>
          <w:delText>in a</w:delText>
        </w:r>
        <w:r w:rsidRPr="005039DA" w:rsidDel="006A730B">
          <w:rPr>
            <w:rFonts w:ascii="Times New Roman" w:hAnsi="Times New Roman" w:cs="Times New Roman"/>
          </w:rPr>
          <w:delText xml:space="preserve"> </w:delText>
        </w:r>
        <w:r w:rsidRPr="002F6763" w:rsidDel="006A730B">
          <w:rPr>
            <w:rFonts w:ascii="Times New Roman" w:hAnsi="Times New Roman" w:cs="Times New Roman"/>
          </w:rPr>
          <w:delText>defined</w:delText>
        </w:r>
        <w:r w:rsidR="00511F07" w:rsidRPr="002F6763" w:rsidDel="006A730B">
          <w:rPr>
            <w:rFonts w:ascii="Times New Roman" w:hAnsi="Times New Roman" w:cs="Times New Roman"/>
          </w:rPr>
          <w:delText xml:space="preserve"> </w:delText>
        </w:r>
        <w:r w:rsidR="000B648A" w:rsidRPr="002F6763" w:rsidDel="006A730B">
          <w:rPr>
            <w:rFonts w:ascii="Times New Roman" w:hAnsi="Times New Roman" w:cs="Times New Roman"/>
          </w:rPr>
          <w:delText>landscape, we control the population size</w:delText>
        </w:r>
        <w:r w:rsidR="00C6414F" w:rsidRPr="002F6763" w:rsidDel="006A730B">
          <w:rPr>
            <w:rFonts w:ascii="Times New Roman" w:hAnsi="Times New Roman" w:cs="Times New Roman"/>
          </w:rPr>
          <w:delText xml:space="preserve"> </w:delText>
        </w:r>
        <w:r w:rsidR="00423F39" w:rsidRPr="002F6763" w:rsidDel="006A730B">
          <w:rPr>
            <w:rFonts w:ascii="Times New Roman" w:hAnsi="Times New Roman" w:cs="Times New Roman"/>
          </w:rPr>
          <w:delText>with time</w:delText>
        </w:r>
        <w:r w:rsidDel="006A730B">
          <w:rPr>
            <w:rFonts w:ascii="Times New Roman" w:hAnsi="Times New Roman" w:cs="Times New Roman"/>
          </w:rPr>
          <w:delText xml:space="preserve"> by </w:delText>
        </w:r>
        <w:r w:rsidR="00041B1F" w:rsidRPr="002F6763" w:rsidDel="006A730B">
          <w:rPr>
            <w:rFonts w:ascii="Times New Roman" w:hAnsi="Times New Roman" w:cs="Times New Roman"/>
          </w:rPr>
          <w:delText>us</w:delText>
        </w:r>
        <w:r w:rsidDel="006A730B">
          <w:rPr>
            <w:rFonts w:ascii="Times New Roman" w:hAnsi="Times New Roman" w:cs="Times New Roman"/>
          </w:rPr>
          <w:delText>ing</w:delText>
        </w:r>
        <w:r w:rsidR="00831FE6" w:rsidDel="006A730B">
          <w:rPr>
            <w:rFonts w:ascii="Times New Roman" w:hAnsi="Times New Roman" w:cs="Times New Roman"/>
          </w:rPr>
          <w:delText xml:space="preserve"> </w:delText>
        </w:r>
        <w:r w:rsidR="00041B1F" w:rsidRPr="002F6763" w:rsidDel="006A730B">
          <w:rPr>
            <w:rFonts w:ascii="Times New Roman" w:hAnsi="Times New Roman" w:cs="Times New Roman"/>
          </w:rPr>
          <w:delText xml:space="preserve">carrying capacity </w:delText>
        </w:r>
        <w:r w:rsidR="00C6414F" w:rsidRPr="002F6763" w:rsidDel="006A730B">
          <w:rPr>
            <w:rFonts w:ascii="Times New Roman" w:hAnsi="Times New Roman" w:cs="Times New Roman"/>
          </w:rPr>
          <w:delText>(K)</w:delText>
        </w:r>
        <w:r w:rsidDel="006A730B">
          <w:rPr>
            <w:rFonts w:ascii="Times New Roman" w:hAnsi="Times New Roman" w:cs="Times New Roman"/>
          </w:rPr>
          <w:delText xml:space="preserve"> changes</w:delText>
        </w:r>
        <w:r w:rsidR="00C6414F" w:rsidRPr="002F6763" w:rsidDel="006A730B">
          <w:rPr>
            <w:rFonts w:ascii="Times New Roman" w:hAnsi="Times New Roman" w:cs="Times New Roman"/>
          </w:rPr>
          <w:delText xml:space="preserve"> </w:delText>
        </w:r>
        <w:r w:rsidR="00041B1F" w:rsidRPr="002F6763" w:rsidDel="006A730B">
          <w:rPr>
            <w:rFonts w:ascii="Times New Roman" w:hAnsi="Times New Roman" w:cs="Times New Roman"/>
          </w:rPr>
          <w:delText xml:space="preserve">to lead the population size </w:delText>
        </w:r>
        <w:r w:rsidDel="006A730B">
          <w:rPr>
            <w:rFonts w:ascii="Times New Roman" w:hAnsi="Times New Roman" w:cs="Times New Roman"/>
          </w:rPr>
          <w:delText>over the landscape</w:delText>
        </w:r>
        <w:r w:rsidR="00041B1F" w:rsidRPr="002F6763" w:rsidDel="006A730B">
          <w:rPr>
            <w:rFonts w:ascii="Times New Roman" w:hAnsi="Times New Roman" w:cs="Times New Roman"/>
          </w:rPr>
          <w:delText xml:space="preserve">. </w:delText>
        </w:r>
      </w:del>
      <w:r w:rsidR="00041B1F" w:rsidRPr="002F6763">
        <w:rPr>
          <w:rFonts w:ascii="Times New Roman" w:hAnsi="Times New Roman" w:cs="Times New Roman"/>
        </w:rPr>
        <w:t>F</w:t>
      </w:r>
      <w:r w:rsidR="00FB0364" w:rsidRPr="002F6763">
        <w:rPr>
          <w:rFonts w:ascii="Times New Roman" w:hAnsi="Times New Roman" w:cs="Times New Roman"/>
        </w:rPr>
        <w:t xml:space="preserve">or each </w:t>
      </w:r>
      <w:del w:id="402" w:author="Auteur">
        <w:r w:rsidR="00FB0364" w:rsidRPr="002F6763" w:rsidDel="00BF5DCE">
          <w:rPr>
            <w:rFonts w:ascii="Times New Roman" w:hAnsi="Times New Roman" w:cs="Times New Roman"/>
          </w:rPr>
          <w:delText>outbreak frequency</w:delText>
        </w:r>
      </w:del>
      <w:ins w:id="403" w:author="Auteur">
        <w:r w:rsidR="00BF5DCE">
          <w:rPr>
            <w:rFonts w:ascii="Times New Roman" w:hAnsi="Times New Roman" w:cs="Times New Roman"/>
          </w:rPr>
          <w:t>scenario</w:t>
        </w:r>
      </w:ins>
      <w:r w:rsidR="00FB0364" w:rsidRPr="002F6763">
        <w:rPr>
          <w:rFonts w:ascii="Times New Roman" w:hAnsi="Times New Roman" w:cs="Times New Roman"/>
        </w:rPr>
        <w:t xml:space="preserve">, we </w:t>
      </w:r>
      <w:del w:id="404" w:author="Auteur">
        <w:r w:rsidR="00FB0364" w:rsidRPr="002F6763" w:rsidDel="00BF5DCE">
          <w:rPr>
            <w:rFonts w:ascii="Times New Roman" w:hAnsi="Times New Roman" w:cs="Times New Roman"/>
          </w:rPr>
          <w:delText>buil</w:delText>
        </w:r>
        <w:r w:rsidR="007452E0" w:rsidDel="00BF5DCE">
          <w:rPr>
            <w:rFonts w:ascii="Times New Roman" w:hAnsi="Times New Roman" w:cs="Times New Roman"/>
          </w:rPr>
          <w:delText>d</w:delText>
        </w:r>
        <w:r w:rsidR="00FB0364" w:rsidRPr="002F6763" w:rsidDel="00BF5DCE">
          <w:rPr>
            <w:rFonts w:ascii="Times New Roman" w:hAnsi="Times New Roman" w:cs="Times New Roman"/>
          </w:rPr>
          <w:delText xml:space="preserve"> </w:delText>
        </w:r>
      </w:del>
      <w:ins w:id="405" w:author="Auteur">
        <w:r w:rsidR="00BF5DCE" w:rsidRPr="002F6763">
          <w:rPr>
            <w:rFonts w:ascii="Times New Roman" w:hAnsi="Times New Roman" w:cs="Times New Roman"/>
          </w:rPr>
          <w:t>buil</w:t>
        </w:r>
        <w:r w:rsidR="00BF5DCE">
          <w:rPr>
            <w:rFonts w:ascii="Times New Roman" w:hAnsi="Times New Roman" w:cs="Times New Roman"/>
          </w:rPr>
          <w:t xml:space="preserve">t </w:t>
        </w:r>
      </w:ins>
      <w:r w:rsidR="00FB0364" w:rsidRPr="002F6763">
        <w:rPr>
          <w:rFonts w:ascii="Times New Roman" w:hAnsi="Times New Roman" w:cs="Times New Roman"/>
        </w:rPr>
        <w:t xml:space="preserve">a grid to represent </w:t>
      </w:r>
      <w:del w:id="406" w:author="Auteur">
        <w:r w:rsidR="00FB0364" w:rsidRPr="002F6763" w:rsidDel="00BF5DCE">
          <w:rPr>
            <w:rFonts w:ascii="Times New Roman" w:hAnsi="Times New Roman" w:cs="Times New Roman"/>
          </w:rPr>
          <w:delText xml:space="preserve">our </w:delText>
        </w:r>
      </w:del>
      <w:ins w:id="407" w:author="Auteur">
        <w:r w:rsidR="00BF5DCE">
          <w:rPr>
            <w:rFonts w:ascii="Times New Roman" w:hAnsi="Times New Roman" w:cs="Times New Roman"/>
          </w:rPr>
          <w:t>the</w:t>
        </w:r>
        <w:r w:rsidR="00BF5DCE" w:rsidRPr="002F6763">
          <w:rPr>
            <w:rFonts w:ascii="Times New Roman" w:hAnsi="Times New Roman" w:cs="Times New Roman"/>
          </w:rPr>
          <w:t xml:space="preserve"> </w:t>
        </w:r>
      </w:ins>
      <w:r w:rsidR="00FB0364" w:rsidRPr="002F6763">
        <w:rPr>
          <w:rFonts w:ascii="Times New Roman" w:hAnsi="Times New Roman" w:cs="Times New Roman"/>
        </w:rPr>
        <w:t xml:space="preserve">landscape. </w:t>
      </w:r>
      <w:ins w:id="408" w:author="Auteur">
        <w:r w:rsidR="006A730B">
          <w:rPr>
            <w:rFonts w:ascii="Times New Roman" w:hAnsi="Times New Roman" w:cs="Times New Roman"/>
          </w:rPr>
          <w:t>Then</w:t>
        </w:r>
        <w:r w:rsidR="006A730B" w:rsidRPr="002F6763">
          <w:rPr>
            <w:rFonts w:ascii="Times New Roman" w:hAnsi="Times New Roman" w:cs="Times New Roman"/>
          </w:rPr>
          <w:t xml:space="preserve"> we </w:t>
        </w:r>
        <w:del w:id="409" w:author="Auteur">
          <w:r w:rsidR="006A730B" w:rsidRPr="002F6763" w:rsidDel="00B32246">
            <w:rPr>
              <w:rFonts w:ascii="Times New Roman" w:hAnsi="Times New Roman" w:cs="Times New Roman"/>
            </w:rPr>
            <w:delText>control</w:delText>
          </w:r>
        </w:del>
        <w:r w:rsidR="00B32246" w:rsidRPr="002F6763">
          <w:rPr>
            <w:rFonts w:ascii="Times New Roman" w:hAnsi="Times New Roman" w:cs="Times New Roman"/>
          </w:rPr>
          <w:t>control</w:t>
        </w:r>
        <w:r w:rsidR="00B32246">
          <w:rPr>
            <w:rFonts w:ascii="Times New Roman" w:hAnsi="Times New Roman" w:cs="Times New Roman"/>
          </w:rPr>
          <w:t>led</w:t>
        </w:r>
        <w:r w:rsidR="006A730B" w:rsidRPr="002F6763">
          <w:rPr>
            <w:rFonts w:ascii="Times New Roman" w:hAnsi="Times New Roman" w:cs="Times New Roman"/>
          </w:rPr>
          <w:t xml:space="preserve"> the population </w:t>
        </w:r>
        <w:del w:id="410" w:author="Auteur">
          <w:r w:rsidR="006A730B" w:rsidRPr="002F6763" w:rsidDel="00B32246">
            <w:rPr>
              <w:rFonts w:ascii="Times New Roman" w:hAnsi="Times New Roman" w:cs="Times New Roman"/>
            </w:rPr>
            <w:delText>size</w:delText>
          </w:r>
        </w:del>
        <w:r w:rsidR="00B32246">
          <w:rPr>
            <w:rFonts w:ascii="Times New Roman" w:hAnsi="Times New Roman" w:cs="Times New Roman"/>
          </w:rPr>
          <w:t>change</w:t>
        </w:r>
        <w:r w:rsidR="006A730B" w:rsidRPr="002F6763">
          <w:rPr>
            <w:rFonts w:ascii="Times New Roman" w:hAnsi="Times New Roman" w:cs="Times New Roman"/>
          </w:rPr>
          <w:t xml:space="preserve"> </w:t>
        </w:r>
        <w:r w:rsidR="006A730B">
          <w:rPr>
            <w:rFonts w:ascii="Times New Roman" w:hAnsi="Times New Roman" w:cs="Times New Roman"/>
          </w:rPr>
          <w:t xml:space="preserve">by </w:t>
        </w:r>
        <w:del w:id="411" w:author="Auteur">
          <w:r w:rsidR="006A730B" w:rsidDel="00B32246">
            <w:rPr>
              <w:rFonts w:ascii="Times New Roman" w:hAnsi="Times New Roman" w:cs="Times New Roman"/>
            </w:rPr>
            <w:delText>creating a</w:delText>
          </w:r>
        </w:del>
        <w:r w:rsidR="006A730B">
          <w:rPr>
            <w:rFonts w:ascii="Times New Roman" w:hAnsi="Times New Roman" w:cs="Times New Roman"/>
          </w:rPr>
          <w:t xml:space="preserve"> </w:t>
        </w:r>
        <w:r w:rsidR="00703B89">
          <w:rPr>
            <w:rFonts w:ascii="Times New Roman" w:hAnsi="Times New Roman" w:cs="Times New Roman"/>
          </w:rPr>
          <w:t xml:space="preserve">using </w:t>
        </w:r>
        <w:del w:id="412" w:author="Auteur">
          <w:r w:rsidR="00703B89" w:rsidDel="00472DD0">
            <w:rPr>
              <w:rFonts w:ascii="Times New Roman" w:hAnsi="Times New Roman" w:cs="Times New Roman"/>
            </w:rPr>
            <w:delText xml:space="preserve">different frequency of </w:delText>
          </w:r>
        </w:del>
        <w:r w:rsidR="006A730B">
          <w:rPr>
            <w:rFonts w:ascii="Times New Roman" w:hAnsi="Times New Roman" w:cs="Times New Roman"/>
          </w:rPr>
          <w:t xml:space="preserve">sinusoidal </w:t>
        </w:r>
        <w:r w:rsidR="006A730B" w:rsidRPr="002F6763">
          <w:rPr>
            <w:rFonts w:ascii="Times New Roman" w:hAnsi="Times New Roman" w:cs="Times New Roman"/>
          </w:rPr>
          <w:t>carrying capacity (K)</w:t>
        </w:r>
        <w:r w:rsidR="00472DD0">
          <w:rPr>
            <w:rFonts w:ascii="Times New Roman" w:hAnsi="Times New Roman" w:cs="Times New Roman"/>
          </w:rPr>
          <w:t xml:space="preserve"> with different frequencies</w:t>
        </w:r>
        <w:del w:id="413" w:author="Auteur">
          <w:r w:rsidR="006A730B" w:rsidDel="00B32246">
            <w:rPr>
              <w:rFonts w:ascii="Times New Roman" w:hAnsi="Times New Roman" w:cs="Times New Roman"/>
            </w:rPr>
            <w:delText xml:space="preserve"> over the landscape grid</w:delText>
          </w:r>
        </w:del>
        <w:r w:rsidR="006A730B" w:rsidRPr="002F6763">
          <w:rPr>
            <w:rFonts w:ascii="Times New Roman" w:hAnsi="Times New Roman" w:cs="Times New Roman"/>
          </w:rPr>
          <w:t>.</w:t>
        </w:r>
        <w:del w:id="414" w:author="Auteur">
          <w:r w:rsidR="006A730B" w:rsidRPr="002F6763" w:rsidDel="00A6406E">
            <w:rPr>
              <w:rFonts w:ascii="Times New Roman" w:hAnsi="Times New Roman" w:cs="Times New Roman"/>
            </w:rPr>
            <w:delText xml:space="preserve"> </w:delText>
          </w:r>
        </w:del>
        <w:r w:rsidR="006A730B">
          <w:rPr>
            <w:rFonts w:ascii="Times New Roman" w:hAnsi="Times New Roman" w:cs="Times New Roman"/>
          </w:rPr>
          <w:t xml:space="preserve"> </w:t>
        </w:r>
      </w:ins>
      <w:r w:rsidR="00856875" w:rsidRPr="002F6763">
        <w:rPr>
          <w:rFonts w:ascii="Times New Roman" w:hAnsi="Times New Roman" w:cs="Times New Roman"/>
        </w:rPr>
        <w:t>I</w:t>
      </w:r>
      <w:r w:rsidR="00041B1F" w:rsidRPr="002F6763">
        <w:rPr>
          <w:rFonts w:ascii="Times New Roman" w:hAnsi="Times New Roman" w:cs="Times New Roman"/>
        </w:rPr>
        <w:t>n the gird</w:t>
      </w:r>
      <w:ins w:id="415" w:author="Auteur">
        <w:r w:rsidR="00B32246">
          <w:rPr>
            <w:rFonts w:ascii="Times New Roman" w:hAnsi="Times New Roman" w:cs="Times New Roman"/>
          </w:rPr>
          <w:t>,</w:t>
        </w:r>
      </w:ins>
      <w:del w:id="416" w:author="Auteur">
        <w:r w:rsidR="00041B1F" w:rsidRPr="002F6763" w:rsidDel="00B32246">
          <w:rPr>
            <w:rFonts w:ascii="Times New Roman" w:hAnsi="Times New Roman" w:cs="Times New Roman"/>
          </w:rPr>
          <w:delText xml:space="preserve">, </w:delText>
        </w:r>
        <w:r w:rsidR="00FB0364" w:rsidRPr="002F6763" w:rsidDel="00B32246">
          <w:rPr>
            <w:rFonts w:ascii="Times New Roman" w:hAnsi="Times New Roman" w:cs="Times New Roman"/>
          </w:rPr>
          <w:delText xml:space="preserve">each </w:delText>
        </w:r>
        <w:r w:rsidDel="00B32246">
          <w:rPr>
            <w:rFonts w:ascii="Times New Roman" w:hAnsi="Times New Roman" w:cs="Times New Roman" w:hint="eastAsia"/>
          </w:rPr>
          <w:delText>cell</w:delText>
        </w:r>
        <w:r w:rsidDel="00B32246">
          <w:rPr>
            <w:rFonts w:ascii="Times New Roman" w:hAnsi="Times New Roman" w:cs="Times New Roman"/>
          </w:rPr>
          <w:delText xml:space="preserve"> </w:delText>
        </w:r>
        <w:r w:rsidR="00FB0364" w:rsidRPr="002F6763" w:rsidDel="00B32246">
          <w:rPr>
            <w:rFonts w:ascii="Times New Roman" w:hAnsi="Times New Roman" w:cs="Times New Roman"/>
          </w:rPr>
          <w:delText>has its own carrying capacity (K)</w:delText>
        </w:r>
        <w:r w:rsidR="00322FE4" w:rsidRPr="002F6763" w:rsidDel="00B32246">
          <w:rPr>
            <w:rFonts w:ascii="Times New Roman" w:hAnsi="Times New Roman" w:cs="Times New Roman"/>
          </w:rPr>
          <w:delText xml:space="preserve"> and</w:delText>
        </w:r>
      </w:del>
      <w:r w:rsidR="00322FE4" w:rsidRPr="002F6763">
        <w:rPr>
          <w:rFonts w:ascii="Times New Roman" w:hAnsi="Times New Roman" w:cs="Times New Roman"/>
        </w:rPr>
        <w:t xml:space="preserve"> </w:t>
      </w:r>
      <w:r w:rsidR="00FB0364" w:rsidRPr="002F6763">
        <w:rPr>
          <w:rFonts w:ascii="Times New Roman" w:hAnsi="Times New Roman" w:cs="Times New Roman"/>
        </w:rPr>
        <w:t xml:space="preserve">the change of </w:t>
      </w:r>
      <w:ins w:id="417" w:author="Auteur">
        <w:r w:rsidR="006A730B" w:rsidRPr="002F6763">
          <w:rPr>
            <w:rFonts w:ascii="Times New Roman" w:hAnsi="Times New Roman" w:cs="Times New Roman"/>
          </w:rPr>
          <w:t>carrying capacity</w:t>
        </w:r>
      </w:ins>
      <w:del w:id="418" w:author="Auteur">
        <w:r w:rsidR="00FB0364" w:rsidRPr="002F6763" w:rsidDel="006A730B">
          <w:rPr>
            <w:rFonts w:ascii="Times New Roman" w:hAnsi="Times New Roman" w:cs="Times New Roman"/>
          </w:rPr>
          <w:delText>K</w:delText>
        </w:r>
      </w:del>
      <w:r w:rsidR="00FB0364" w:rsidRPr="002F6763">
        <w:rPr>
          <w:rFonts w:ascii="Times New Roman" w:hAnsi="Times New Roman" w:cs="Times New Roman"/>
        </w:rPr>
        <w:t xml:space="preserve"> </w:t>
      </w:r>
      <w:del w:id="419" w:author="Auteur">
        <w:r w:rsidR="00FB0364" w:rsidRPr="002F6763" w:rsidDel="00A6406E">
          <w:rPr>
            <w:rFonts w:ascii="Times New Roman" w:hAnsi="Times New Roman" w:cs="Times New Roman"/>
          </w:rPr>
          <w:delText>in a</w:delText>
        </w:r>
      </w:del>
      <w:ins w:id="420" w:author="Auteur">
        <w:r w:rsidR="00A6406E">
          <w:rPr>
            <w:rFonts w:ascii="Times New Roman" w:hAnsi="Times New Roman" w:cs="Times New Roman"/>
          </w:rPr>
          <w:t>of a</w:t>
        </w:r>
      </w:ins>
      <w:r w:rsidR="00FB0364" w:rsidRPr="002F6763">
        <w:rPr>
          <w:rFonts w:ascii="Times New Roman" w:hAnsi="Times New Roman" w:cs="Times New Roman"/>
        </w:rPr>
        <w:t xml:space="preserve">ll the </w:t>
      </w:r>
      <w:r>
        <w:rPr>
          <w:rFonts w:ascii="Times New Roman" w:hAnsi="Times New Roman" w:cs="Times New Roman"/>
        </w:rPr>
        <w:t>cells</w:t>
      </w:r>
      <w:r w:rsidR="00FB0364" w:rsidRPr="002F6763">
        <w:rPr>
          <w:rFonts w:ascii="Times New Roman" w:hAnsi="Times New Roman" w:cs="Times New Roman"/>
        </w:rPr>
        <w:t xml:space="preserve"> </w:t>
      </w:r>
      <w:del w:id="421" w:author="Auteur">
        <w:r w:rsidR="00FB0364" w:rsidRPr="002F6763" w:rsidDel="00A6406E">
          <w:rPr>
            <w:rFonts w:ascii="Times New Roman" w:hAnsi="Times New Roman" w:cs="Times New Roman"/>
          </w:rPr>
          <w:delText xml:space="preserve">is </w:delText>
        </w:r>
      </w:del>
      <w:ins w:id="422" w:author="Auteur">
        <w:r w:rsidR="00A6406E">
          <w:rPr>
            <w:rFonts w:ascii="Times New Roman" w:hAnsi="Times New Roman" w:cs="Times New Roman"/>
          </w:rPr>
          <w:t>are</w:t>
        </w:r>
        <w:r w:rsidR="00A6406E" w:rsidRPr="002F6763">
          <w:rPr>
            <w:rFonts w:ascii="Times New Roman" w:hAnsi="Times New Roman" w:cs="Times New Roman"/>
          </w:rPr>
          <w:t xml:space="preserve"> </w:t>
        </w:r>
      </w:ins>
      <w:r w:rsidR="00FB0364" w:rsidRPr="002F6763">
        <w:rPr>
          <w:rFonts w:ascii="Times New Roman" w:hAnsi="Times New Roman" w:cs="Times New Roman"/>
        </w:rPr>
        <w:t>synchronised</w:t>
      </w:r>
      <w:r w:rsidR="00A92A4C">
        <w:rPr>
          <w:rFonts w:ascii="Times New Roman" w:hAnsi="Times New Roman" w:cs="Times New Roman"/>
        </w:rPr>
        <w:t xml:space="preserve"> except for the refuges</w:t>
      </w:r>
      <w:del w:id="423" w:author="Auteur">
        <w:r w:rsidR="00A92A4C" w:rsidDel="00A6406E">
          <w:rPr>
            <w:rFonts w:ascii="Times New Roman" w:hAnsi="Times New Roman" w:cs="Times New Roman"/>
          </w:rPr>
          <w:delText xml:space="preserve"> which have an optimized K all the time</w:delText>
        </w:r>
      </w:del>
      <w:ins w:id="424" w:author="Auteur">
        <w:r w:rsidR="00B32246">
          <w:rPr>
            <w:rFonts w:ascii="Times New Roman" w:hAnsi="Times New Roman" w:cs="Times New Roman"/>
          </w:rPr>
          <w:t>. The total K over the grid will then lead the population to rise and fall.</w:t>
        </w:r>
      </w:ins>
      <w:del w:id="425" w:author="Auteur">
        <w:r w:rsidR="00FB0364" w:rsidRPr="002F6763" w:rsidDel="00B32246">
          <w:rPr>
            <w:rFonts w:ascii="Times New Roman" w:hAnsi="Times New Roman" w:cs="Times New Roman"/>
          </w:rPr>
          <w:delText>.</w:delText>
        </w:r>
      </w:del>
      <w:r w:rsidR="000B648A" w:rsidRPr="002F6763">
        <w:rPr>
          <w:rFonts w:ascii="Times New Roman" w:hAnsi="Times New Roman" w:cs="Times New Roman"/>
        </w:rPr>
        <w:t xml:space="preserve"> </w:t>
      </w:r>
      <w:del w:id="426" w:author="Auteur">
        <w:r w:rsidR="00FB0364" w:rsidRPr="002F6763" w:rsidDel="00B15F41">
          <w:rPr>
            <w:rFonts w:ascii="Times New Roman" w:hAnsi="Times New Roman" w:cs="Times New Roman"/>
          </w:rPr>
          <w:delText>W</w:delText>
        </w:r>
        <w:r w:rsidR="000B648A" w:rsidRPr="002F6763" w:rsidDel="00B15F41">
          <w:rPr>
            <w:rFonts w:ascii="Times New Roman" w:hAnsi="Times New Roman" w:cs="Times New Roman"/>
          </w:rPr>
          <w:delText>e</w:delText>
        </w:r>
        <w:r w:rsidR="00FB0364" w:rsidRPr="002F6763" w:rsidDel="00B15F41">
          <w:rPr>
            <w:rFonts w:ascii="Times New Roman" w:hAnsi="Times New Roman" w:cs="Times New Roman"/>
          </w:rPr>
          <w:delText xml:space="preserve"> then</w:delText>
        </w:r>
        <w:r w:rsidR="00C6414F" w:rsidRPr="002F6763" w:rsidDel="00B15F41">
          <w:rPr>
            <w:rFonts w:ascii="Times New Roman" w:hAnsi="Times New Roman" w:cs="Times New Roman"/>
          </w:rPr>
          <w:delText xml:space="preserve"> use carrying capacity </w:delText>
        </w:r>
        <w:r w:rsidR="000B648A" w:rsidRPr="002F6763" w:rsidDel="00B15F41">
          <w:rPr>
            <w:rFonts w:ascii="Times New Roman" w:hAnsi="Times New Roman" w:cs="Times New Roman"/>
          </w:rPr>
          <w:delText xml:space="preserve">as our force to </w:delText>
        </w:r>
        <w:r w:rsidR="00A92A4C" w:rsidDel="00B15F41">
          <w:rPr>
            <w:rFonts w:ascii="Times New Roman" w:hAnsi="Times New Roman" w:cs="Times New Roman"/>
          </w:rPr>
          <w:delText>lead</w:delText>
        </w:r>
        <w:r w:rsidR="000B648A" w:rsidRPr="002F6763" w:rsidDel="00B15F41">
          <w:rPr>
            <w:rFonts w:ascii="Times New Roman" w:hAnsi="Times New Roman" w:cs="Times New Roman"/>
          </w:rPr>
          <w:delText xml:space="preserve"> the population size in the landscape.</w:delText>
        </w:r>
      </w:del>
      <w:r w:rsidR="00F96294" w:rsidRPr="002F6763">
        <w:rPr>
          <w:rFonts w:ascii="Times New Roman" w:hAnsi="Times New Roman" w:cs="Times New Roman"/>
        </w:rPr>
        <w:t xml:space="preserve"> </w:t>
      </w:r>
    </w:p>
    <w:p w14:paraId="2A7840E0" w14:textId="11371148" w:rsidR="00CF2E5D" w:rsidRDefault="00CF2E5D" w:rsidP="00D4025A">
      <w:pPr>
        <w:spacing w:before="120" w:after="0" w:line="480" w:lineRule="auto"/>
        <w:jc w:val="both"/>
        <w:rPr>
          <w:ins w:id="427" w:author="Auteur"/>
          <w:rFonts w:ascii="Times New Roman" w:hAnsi="Times New Roman" w:cs="Times New Roman"/>
        </w:rPr>
      </w:pPr>
    </w:p>
    <w:p w14:paraId="5DF4EDC5" w14:textId="77777777" w:rsidR="00CF2E5D" w:rsidRPr="00B11B2B" w:rsidRDefault="00CF2E5D" w:rsidP="00CF2E5D">
      <w:pPr>
        <w:spacing w:before="120" w:after="0" w:line="480" w:lineRule="auto"/>
        <w:jc w:val="both"/>
        <w:rPr>
          <w:ins w:id="428" w:author="Auteur"/>
          <w:rFonts w:ascii="Times New Roman" w:hAnsi="Times New Roman" w:cs="Times New Roman"/>
          <w:b/>
        </w:rPr>
      </w:pPr>
      <w:ins w:id="429" w:author="Auteur">
        <w:r w:rsidRPr="00B11B2B">
          <w:rPr>
            <w:rFonts w:ascii="Times New Roman" w:hAnsi="Times New Roman" w:cs="Times New Roman"/>
            <w:b/>
            <w:i/>
          </w:rPr>
          <w:t>Landscape grid:</w:t>
        </w:r>
        <w:r w:rsidRPr="00B11B2B">
          <w:rPr>
            <w:rFonts w:ascii="Times New Roman" w:hAnsi="Times New Roman" w:cs="Times New Roman"/>
            <w:b/>
          </w:rPr>
          <w:t xml:space="preserve"> </w:t>
        </w:r>
      </w:ins>
    </w:p>
    <w:p w14:paraId="6DE6B37E" w14:textId="10E6B3D1" w:rsidR="00FB6987" w:rsidRDefault="00B7546A" w:rsidP="00CF2E5D">
      <w:pPr>
        <w:spacing w:before="120" w:after="0" w:line="480" w:lineRule="auto"/>
        <w:jc w:val="both"/>
        <w:rPr>
          <w:ins w:id="430" w:author="Auteur"/>
          <w:rFonts w:ascii="Times New Roman" w:hAnsi="Times New Roman" w:cs="Times New Roman"/>
        </w:rPr>
      </w:pPr>
      <w:ins w:id="431" w:author="Auteur">
        <w:r>
          <w:rPr>
            <w:rFonts w:ascii="Times New Roman" w:hAnsi="Times New Roman" w:cs="Times New Roman"/>
          </w:rPr>
          <w:t xml:space="preserve">We used different size of </w:t>
        </w:r>
        <w:del w:id="432" w:author="Auteur">
          <w:r w:rsidDel="008A4057">
            <w:rPr>
              <w:rFonts w:ascii="Times New Roman" w:hAnsi="Times New Roman" w:cs="Times New Roman"/>
            </w:rPr>
            <w:delText xml:space="preserve">N by N </w:delText>
          </w:r>
        </w:del>
        <w:r w:rsidRPr="002F6763">
          <w:rPr>
            <w:rFonts w:ascii="Times New Roman" w:hAnsi="Times New Roman" w:cs="Times New Roman"/>
          </w:rPr>
          <w:t>homogeneous grid</w:t>
        </w:r>
        <w:r>
          <w:rPr>
            <w:rFonts w:ascii="Times New Roman" w:hAnsi="Times New Roman" w:cs="Times New Roman"/>
          </w:rPr>
          <w:t xml:space="preserve"> as our virtual landscape</w:t>
        </w:r>
        <w:r w:rsidR="00BE131C">
          <w:rPr>
            <w:rFonts w:ascii="Times New Roman" w:hAnsi="Times New Roman" w:cs="Times New Roman"/>
          </w:rPr>
          <w:t xml:space="preserve"> for different scenario</w:t>
        </w:r>
        <w:del w:id="433" w:author="Auteur">
          <w:r w:rsidDel="00BE131C">
            <w:rPr>
              <w:rFonts w:ascii="Times New Roman" w:hAnsi="Times New Roman" w:cs="Times New Roman"/>
            </w:rPr>
            <w:delText xml:space="preserve">. The length of each </w:delText>
          </w:r>
          <w:r w:rsidDel="00E35F97">
            <w:rPr>
              <w:rFonts w:ascii="Times New Roman" w:hAnsi="Times New Roman" w:cs="Times New Roman"/>
            </w:rPr>
            <w:delText>pixel</w:delText>
          </w:r>
          <w:r w:rsidDel="00BE131C">
            <w:rPr>
              <w:rFonts w:ascii="Times New Roman" w:hAnsi="Times New Roman" w:cs="Times New Roman"/>
            </w:rPr>
            <w:delText xml:space="preserve"> has been defined as 1</w:delText>
          </w:r>
        </w:del>
        <w:r>
          <w:rPr>
            <w:rFonts w:ascii="Times New Roman" w:hAnsi="Times New Roman" w:cs="Times New Roman"/>
          </w:rPr>
          <w:t xml:space="preserve">. </w:t>
        </w:r>
        <w:del w:id="434" w:author="Auteur">
          <w:r w:rsidDel="005C69D9">
            <w:rPr>
              <w:rFonts w:ascii="Times New Roman" w:hAnsi="Times New Roman" w:cs="Times New Roman"/>
            </w:rPr>
            <w:delText>We then used the number of pixels</w:delText>
          </w:r>
          <w:r w:rsidR="00BE131C" w:rsidDel="005C69D9">
            <w:rPr>
              <w:rFonts w:ascii="Times New Roman" w:hAnsi="Times New Roman" w:cs="Times New Roman"/>
            </w:rPr>
            <w:delText>cells</w:delText>
          </w:r>
          <w:r w:rsidDel="005C69D9">
            <w:rPr>
              <w:rFonts w:ascii="Times New Roman" w:hAnsi="Times New Roman" w:cs="Times New Roman"/>
            </w:rPr>
            <w:delText xml:space="preserve"> to define the dispersal capacity in our scenarios</w:delText>
          </w:r>
        </w:del>
        <w:r w:rsidR="005C69D9">
          <w:rPr>
            <w:rFonts w:ascii="Times New Roman" w:hAnsi="Times New Roman" w:cs="Times New Roman"/>
          </w:rPr>
          <w:t>Dispersal capacity is defined by the max distance an individual can move in one year</w:t>
        </w:r>
        <w:r>
          <w:rPr>
            <w:rFonts w:ascii="Times New Roman" w:hAnsi="Times New Roman" w:cs="Times New Roman"/>
          </w:rPr>
          <w:t xml:space="preserve">. </w:t>
        </w:r>
        <w:del w:id="435" w:author="Auteur">
          <w:r w:rsidR="00FB6987" w:rsidDel="004A35B3">
            <w:rPr>
              <w:rFonts w:ascii="Times New Roman" w:hAnsi="Times New Roman" w:cs="Times New Roman"/>
            </w:rPr>
            <w:delText xml:space="preserve">To ensure the population can spread over the landscape grid without limit, </w:delText>
          </w:r>
        </w:del>
        <w:r w:rsidR="004A35B3">
          <w:rPr>
            <w:rFonts w:ascii="Times New Roman" w:hAnsi="Times New Roman" w:cs="Times New Roman"/>
          </w:rPr>
          <w:t>W</w:t>
        </w:r>
        <w:del w:id="436" w:author="Auteur">
          <w:r w:rsidR="00FB6987" w:rsidDel="004A35B3">
            <w:rPr>
              <w:rFonts w:ascii="Times New Roman" w:hAnsi="Times New Roman" w:cs="Times New Roman"/>
            </w:rPr>
            <w:delText>w</w:delText>
          </w:r>
        </w:del>
        <w:r w:rsidR="00FB6987">
          <w:rPr>
            <w:rFonts w:ascii="Times New Roman" w:hAnsi="Times New Roman" w:cs="Times New Roman"/>
          </w:rPr>
          <w:t xml:space="preserve">e </w:t>
        </w:r>
        <w:del w:id="437" w:author="Auteur">
          <w:r w:rsidR="00FB6987" w:rsidDel="004A35B3">
            <w:rPr>
              <w:rFonts w:ascii="Times New Roman" w:hAnsi="Times New Roman" w:cs="Times New Roman"/>
            </w:rPr>
            <w:delText>have</w:delText>
          </w:r>
        </w:del>
        <w:r w:rsidR="004A35B3">
          <w:rPr>
            <w:rFonts w:ascii="Times New Roman" w:hAnsi="Times New Roman" w:cs="Times New Roman"/>
          </w:rPr>
          <w:t>have</w:t>
        </w:r>
        <w:r w:rsidR="00FB6987">
          <w:rPr>
            <w:rFonts w:ascii="Times New Roman" w:hAnsi="Times New Roman" w:cs="Times New Roman"/>
          </w:rPr>
          <w:t xml:space="preserve"> tested the maximum distance </w:t>
        </w:r>
        <w:del w:id="438" w:author="Auteur">
          <w:r w:rsidR="00FB6987" w:rsidDel="004A35B3">
            <w:rPr>
              <w:rFonts w:ascii="Times New Roman" w:hAnsi="Times New Roman" w:cs="Times New Roman"/>
            </w:rPr>
            <w:delText>that</w:delText>
          </w:r>
        </w:del>
        <w:r w:rsidR="004A35B3">
          <w:rPr>
            <w:rFonts w:ascii="Times New Roman" w:hAnsi="Times New Roman" w:cs="Times New Roman"/>
          </w:rPr>
          <w:t>the</w:t>
        </w:r>
        <w:r w:rsidR="00FB6987">
          <w:rPr>
            <w:rFonts w:ascii="Times New Roman" w:hAnsi="Times New Roman" w:cs="Times New Roman"/>
          </w:rPr>
          <w:t xml:space="preserve"> population can reach in each scenario. </w:t>
        </w:r>
        <w:r w:rsidR="007D3911">
          <w:rPr>
            <w:rFonts w:ascii="Times New Roman" w:hAnsi="Times New Roman" w:cs="Times New Roman"/>
          </w:rPr>
          <w:t>Then w</w:t>
        </w:r>
        <w:r w:rsidR="00FB6987">
          <w:rPr>
            <w:rFonts w:ascii="Times New Roman" w:hAnsi="Times New Roman" w:cs="Times New Roman"/>
          </w:rPr>
          <w:t xml:space="preserve">e used </w:t>
        </w:r>
        <w:r w:rsidR="007D3911">
          <w:rPr>
            <w:rFonts w:ascii="Times New Roman" w:hAnsi="Times New Roman" w:cs="Times New Roman"/>
          </w:rPr>
          <w:t>a</w:t>
        </w:r>
        <w:r w:rsidR="00FB6987">
          <w:rPr>
            <w:rFonts w:ascii="Times New Roman" w:hAnsi="Times New Roman" w:cs="Times New Roman"/>
          </w:rPr>
          <w:t xml:space="preserve"> grid slightly bigger than </w:t>
        </w:r>
        <w:r w:rsidR="007D3911">
          <w:rPr>
            <w:rFonts w:ascii="Times New Roman" w:hAnsi="Times New Roman" w:cs="Times New Roman"/>
          </w:rPr>
          <w:t xml:space="preserve">their maximum needed for </w:t>
        </w:r>
        <w:del w:id="439" w:author="Auteur">
          <w:r w:rsidR="007D3911" w:rsidDel="006A0637">
            <w:rPr>
              <w:rFonts w:ascii="Times New Roman" w:hAnsi="Times New Roman" w:cs="Times New Roman"/>
            </w:rPr>
            <w:delText>different</w:delText>
          </w:r>
        </w:del>
        <w:r w:rsidR="006A0637">
          <w:rPr>
            <w:rFonts w:ascii="Times New Roman" w:hAnsi="Times New Roman" w:cs="Times New Roman"/>
          </w:rPr>
          <w:t>each</w:t>
        </w:r>
        <w:r w:rsidR="007D3911">
          <w:rPr>
            <w:rFonts w:ascii="Times New Roman" w:hAnsi="Times New Roman" w:cs="Times New Roman"/>
          </w:rPr>
          <w:t xml:space="preserve"> scenario to ensure </w:t>
        </w:r>
        <w:del w:id="440" w:author="Auteur">
          <w:r w:rsidR="007D3911" w:rsidDel="005C7410">
            <w:rPr>
              <w:rFonts w:ascii="Times New Roman" w:hAnsi="Times New Roman" w:cs="Times New Roman"/>
            </w:rPr>
            <w:delText>the dispersal</w:delText>
          </w:r>
          <w:r w:rsidR="004A35B3" w:rsidDel="005C7410">
            <w:rPr>
              <w:rFonts w:ascii="Times New Roman" w:hAnsi="Times New Roman" w:cs="Times New Roman"/>
            </w:rPr>
            <w:delText xml:space="preserve"> without</w:delText>
          </w:r>
        </w:del>
        <w:r w:rsidR="005C7410">
          <w:rPr>
            <w:rFonts w:ascii="Times New Roman" w:hAnsi="Times New Roman" w:cs="Times New Roman"/>
          </w:rPr>
          <w:t>no individual will</w:t>
        </w:r>
        <w:r w:rsidR="004A35B3">
          <w:rPr>
            <w:rFonts w:ascii="Times New Roman" w:hAnsi="Times New Roman" w:cs="Times New Roman"/>
          </w:rPr>
          <w:t xml:space="preserve"> reach</w:t>
        </w:r>
        <w:del w:id="441" w:author="Auteur">
          <w:r w:rsidR="004A35B3" w:rsidDel="005C7410">
            <w:rPr>
              <w:rFonts w:ascii="Times New Roman" w:hAnsi="Times New Roman" w:cs="Times New Roman"/>
            </w:rPr>
            <w:delText>ing</w:delText>
          </w:r>
        </w:del>
        <w:r w:rsidR="004A35B3">
          <w:rPr>
            <w:rFonts w:ascii="Times New Roman" w:hAnsi="Times New Roman" w:cs="Times New Roman"/>
          </w:rPr>
          <w:t xml:space="preserve"> the edge</w:t>
        </w:r>
        <w:r w:rsidR="007D3911">
          <w:rPr>
            <w:rFonts w:ascii="Times New Roman" w:hAnsi="Times New Roman" w:cs="Times New Roman"/>
          </w:rPr>
          <w:t xml:space="preserve"> and </w:t>
        </w:r>
        <w:del w:id="442" w:author="Auteur">
          <w:r w:rsidR="007D3911" w:rsidDel="00607BE2">
            <w:rPr>
              <w:rFonts w:ascii="Times New Roman" w:hAnsi="Times New Roman" w:cs="Times New Roman"/>
            </w:rPr>
            <w:delText xml:space="preserve">not </w:delText>
          </w:r>
        </w:del>
        <w:r w:rsidR="007D3911">
          <w:rPr>
            <w:rFonts w:ascii="Times New Roman" w:hAnsi="Times New Roman" w:cs="Times New Roman"/>
          </w:rPr>
          <w:t xml:space="preserve">to simulate </w:t>
        </w:r>
        <w:del w:id="443" w:author="Auteur">
          <w:r w:rsidR="007D3911" w:rsidDel="00607BE2">
            <w:rPr>
              <w:rFonts w:ascii="Times New Roman" w:hAnsi="Times New Roman" w:cs="Times New Roman"/>
            </w:rPr>
            <w:delText>many</w:delText>
          </w:r>
        </w:del>
        <w:r w:rsidR="00607BE2">
          <w:rPr>
            <w:rFonts w:ascii="Times New Roman" w:hAnsi="Times New Roman" w:cs="Times New Roman"/>
          </w:rPr>
          <w:t>less</w:t>
        </w:r>
        <w:r w:rsidR="007D3911">
          <w:rPr>
            <w:rFonts w:ascii="Times New Roman" w:hAnsi="Times New Roman" w:cs="Times New Roman"/>
          </w:rPr>
          <w:t xml:space="preserve"> empty </w:t>
        </w:r>
        <w:del w:id="444" w:author="Auteur">
          <w:r w:rsidR="007D3911" w:rsidDel="004A35B3">
            <w:rPr>
              <w:rFonts w:ascii="Times New Roman" w:hAnsi="Times New Roman" w:cs="Times New Roman"/>
            </w:rPr>
            <w:delText>pixels</w:delText>
          </w:r>
        </w:del>
        <w:r w:rsidR="004A35B3">
          <w:rPr>
            <w:rFonts w:ascii="Times New Roman" w:hAnsi="Times New Roman" w:cs="Times New Roman"/>
          </w:rPr>
          <w:t>cells</w:t>
        </w:r>
        <w:r w:rsidR="007D3911">
          <w:rPr>
            <w:rFonts w:ascii="Times New Roman" w:hAnsi="Times New Roman" w:cs="Times New Roman"/>
          </w:rPr>
          <w:t xml:space="preserve"> during the simulation.</w:t>
        </w:r>
      </w:ins>
    </w:p>
    <w:tbl>
      <w:tblPr>
        <w:tblW w:w="5540" w:type="dxa"/>
        <w:tblLook w:val="04A0" w:firstRow="1" w:lastRow="0" w:firstColumn="1" w:lastColumn="0" w:noHBand="0" w:noVBand="1"/>
      </w:tblPr>
      <w:tblGrid>
        <w:gridCol w:w="1760"/>
        <w:gridCol w:w="1760"/>
        <w:gridCol w:w="2020"/>
      </w:tblGrid>
      <w:tr w:rsidR="008852FF" w:rsidRPr="008852FF" w14:paraId="3D0E81A0" w14:textId="77777777" w:rsidTr="008852FF">
        <w:trPr>
          <w:trHeight w:val="290"/>
          <w:ins w:id="445" w:author="Auteur"/>
        </w:trPr>
        <w:tc>
          <w:tcPr>
            <w:tcW w:w="1760" w:type="dxa"/>
            <w:tcBorders>
              <w:top w:val="nil"/>
              <w:left w:val="nil"/>
              <w:bottom w:val="single" w:sz="4" w:space="0" w:color="auto"/>
              <w:right w:val="nil"/>
            </w:tcBorders>
            <w:shd w:val="clear" w:color="auto" w:fill="auto"/>
            <w:noWrap/>
            <w:vAlign w:val="center"/>
            <w:hideMark/>
          </w:tcPr>
          <w:p w14:paraId="5E47619A" w14:textId="77777777" w:rsidR="008852FF" w:rsidRPr="008852FF" w:rsidRDefault="008852FF" w:rsidP="008852FF">
            <w:pPr>
              <w:spacing w:after="0" w:line="240" w:lineRule="auto"/>
              <w:jc w:val="center"/>
              <w:rPr>
                <w:ins w:id="446" w:author="Auteur"/>
                <w:rFonts w:ascii="Calibri" w:eastAsia="Times New Roman" w:hAnsi="Calibri" w:cs="Calibri"/>
                <w:color w:val="000000"/>
              </w:rPr>
            </w:pPr>
            <w:ins w:id="447" w:author="Auteur">
              <w:r w:rsidRPr="008852FF">
                <w:rPr>
                  <w:rFonts w:ascii="Calibri" w:eastAsia="Times New Roman" w:hAnsi="Calibri" w:cs="Calibri"/>
                  <w:color w:val="000000"/>
                </w:rPr>
                <w:t>Frequency</w:t>
              </w:r>
            </w:ins>
          </w:p>
        </w:tc>
        <w:tc>
          <w:tcPr>
            <w:tcW w:w="1760" w:type="dxa"/>
            <w:tcBorders>
              <w:top w:val="nil"/>
              <w:left w:val="nil"/>
              <w:bottom w:val="single" w:sz="4" w:space="0" w:color="auto"/>
              <w:right w:val="nil"/>
            </w:tcBorders>
            <w:shd w:val="clear" w:color="auto" w:fill="auto"/>
            <w:noWrap/>
            <w:vAlign w:val="center"/>
            <w:hideMark/>
          </w:tcPr>
          <w:p w14:paraId="73782982" w14:textId="77777777" w:rsidR="008852FF" w:rsidRPr="008852FF" w:rsidRDefault="008852FF" w:rsidP="008852FF">
            <w:pPr>
              <w:spacing w:after="0" w:line="240" w:lineRule="auto"/>
              <w:jc w:val="center"/>
              <w:rPr>
                <w:ins w:id="448" w:author="Auteur"/>
                <w:rFonts w:ascii="Calibri" w:eastAsia="Times New Roman" w:hAnsi="Calibri" w:cs="Calibri"/>
                <w:color w:val="000000"/>
              </w:rPr>
            </w:pPr>
            <w:ins w:id="449" w:author="Auteur">
              <w:r w:rsidRPr="008852FF">
                <w:rPr>
                  <w:rFonts w:ascii="Calibri" w:eastAsia="Times New Roman" w:hAnsi="Calibri" w:cs="Calibri"/>
                  <w:color w:val="000000"/>
                </w:rPr>
                <w:t>dispersal (pixel)</w:t>
              </w:r>
            </w:ins>
          </w:p>
        </w:tc>
        <w:tc>
          <w:tcPr>
            <w:tcW w:w="2020" w:type="dxa"/>
            <w:tcBorders>
              <w:top w:val="nil"/>
              <w:left w:val="nil"/>
              <w:bottom w:val="single" w:sz="4" w:space="0" w:color="auto"/>
              <w:right w:val="nil"/>
            </w:tcBorders>
            <w:shd w:val="clear" w:color="auto" w:fill="auto"/>
            <w:noWrap/>
            <w:vAlign w:val="center"/>
            <w:hideMark/>
          </w:tcPr>
          <w:p w14:paraId="63DD54E3" w14:textId="77777777" w:rsidR="008852FF" w:rsidRPr="008852FF" w:rsidRDefault="008852FF" w:rsidP="008852FF">
            <w:pPr>
              <w:spacing w:after="0" w:line="240" w:lineRule="auto"/>
              <w:jc w:val="center"/>
              <w:rPr>
                <w:ins w:id="450" w:author="Auteur"/>
                <w:rFonts w:ascii="Calibri" w:eastAsia="Times New Roman" w:hAnsi="Calibri" w:cs="Calibri"/>
                <w:color w:val="000000"/>
              </w:rPr>
            </w:pPr>
            <w:ins w:id="451" w:author="Auteur">
              <w:r w:rsidRPr="008852FF">
                <w:rPr>
                  <w:rFonts w:ascii="Calibri" w:eastAsia="Times New Roman" w:hAnsi="Calibri" w:cs="Calibri"/>
                  <w:color w:val="000000"/>
                </w:rPr>
                <w:t>grid size (pixel*pixel)</w:t>
              </w:r>
            </w:ins>
          </w:p>
        </w:tc>
      </w:tr>
      <w:tr w:rsidR="008852FF" w:rsidRPr="008852FF" w14:paraId="56027A7D" w14:textId="77777777" w:rsidTr="008852FF">
        <w:trPr>
          <w:trHeight w:val="290"/>
          <w:ins w:id="452" w:author="Auteur"/>
        </w:trPr>
        <w:tc>
          <w:tcPr>
            <w:tcW w:w="1760" w:type="dxa"/>
            <w:tcBorders>
              <w:top w:val="nil"/>
              <w:left w:val="nil"/>
              <w:bottom w:val="nil"/>
              <w:right w:val="nil"/>
            </w:tcBorders>
            <w:shd w:val="clear" w:color="auto" w:fill="auto"/>
            <w:noWrap/>
            <w:vAlign w:val="center"/>
            <w:hideMark/>
          </w:tcPr>
          <w:p w14:paraId="708FA5F2" w14:textId="77777777" w:rsidR="008852FF" w:rsidRPr="008852FF" w:rsidRDefault="008852FF" w:rsidP="008852FF">
            <w:pPr>
              <w:spacing w:after="0" w:line="240" w:lineRule="auto"/>
              <w:jc w:val="center"/>
              <w:rPr>
                <w:ins w:id="453" w:author="Auteur"/>
                <w:rFonts w:ascii="Calibri" w:eastAsia="Times New Roman" w:hAnsi="Calibri" w:cs="Calibri"/>
                <w:color w:val="000000"/>
              </w:rPr>
            </w:pPr>
            <w:ins w:id="454" w:author="Auteur">
              <w:r w:rsidRPr="008852FF">
                <w:rPr>
                  <w:rFonts w:ascii="Calibri" w:eastAsia="Times New Roman" w:hAnsi="Calibri" w:cs="Calibri"/>
                  <w:color w:val="000000"/>
                </w:rPr>
                <w:t>10 year</w:t>
              </w:r>
            </w:ins>
          </w:p>
        </w:tc>
        <w:tc>
          <w:tcPr>
            <w:tcW w:w="1760" w:type="dxa"/>
            <w:tcBorders>
              <w:top w:val="nil"/>
              <w:left w:val="nil"/>
              <w:bottom w:val="nil"/>
              <w:right w:val="nil"/>
            </w:tcBorders>
            <w:shd w:val="clear" w:color="auto" w:fill="auto"/>
            <w:noWrap/>
            <w:vAlign w:val="center"/>
            <w:hideMark/>
          </w:tcPr>
          <w:p w14:paraId="51DE386A" w14:textId="77777777" w:rsidR="008852FF" w:rsidRPr="008852FF" w:rsidRDefault="008852FF" w:rsidP="008852FF">
            <w:pPr>
              <w:spacing w:after="0" w:line="240" w:lineRule="auto"/>
              <w:jc w:val="center"/>
              <w:rPr>
                <w:ins w:id="455" w:author="Auteur"/>
                <w:rFonts w:ascii="Calibri" w:eastAsia="Times New Roman" w:hAnsi="Calibri" w:cs="Calibri"/>
                <w:color w:val="000000"/>
              </w:rPr>
            </w:pPr>
            <w:ins w:id="456" w:author="Auteur">
              <w:r w:rsidRPr="008852FF">
                <w:rPr>
                  <w:rFonts w:ascii="Calibri" w:eastAsia="Times New Roman" w:hAnsi="Calibri" w:cs="Calibri"/>
                  <w:color w:val="000000"/>
                </w:rPr>
                <w:t>1.99</w:t>
              </w:r>
            </w:ins>
          </w:p>
        </w:tc>
        <w:tc>
          <w:tcPr>
            <w:tcW w:w="2020" w:type="dxa"/>
            <w:tcBorders>
              <w:top w:val="nil"/>
              <w:left w:val="nil"/>
              <w:bottom w:val="nil"/>
              <w:right w:val="nil"/>
            </w:tcBorders>
            <w:shd w:val="clear" w:color="auto" w:fill="auto"/>
            <w:noWrap/>
            <w:vAlign w:val="center"/>
            <w:hideMark/>
          </w:tcPr>
          <w:p w14:paraId="55270BF4" w14:textId="77777777" w:rsidR="008852FF" w:rsidRPr="008852FF" w:rsidRDefault="008852FF" w:rsidP="008852FF">
            <w:pPr>
              <w:spacing w:after="0" w:line="240" w:lineRule="auto"/>
              <w:jc w:val="center"/>
              <w:rPr>
                <w:ins w:id="457" w:author="Auteur"/>
                <w:rFonts w:ascii="Calibri" w:eastAsia="Times New Roman" w:hAnsi="Calibri" w:cs="Calibri"/>
                <w:color w:val="000000"/>
              </w:rPr>
            </w:pPr>
            <w:ins w:id="458" w:author="Auteur">
              <w:r w:rsidRPr="008852FF">
                <w:rPr>
                  <w:rFonts w:ascii="Calibri" w:eastAsia="Times New Roman" w:hAnsi="Calibri" w:cs="Calibri"/>
                  <w:color w:val="000000"/>
                </w:rPr>
                <w:t>21*21</w:t>
              </w:r>
            </w:ins>
          </w:p>
        </w:tc>
      </w:tr>
      <w:tr w:rsidR="008852FF" w:rsidRPr="008852FF" w14:paraId="263BE1E1" w14:textId="77777777" w:rsidTr="008852FF">
        <w:trPr>
          <w:trHeight w:val="290"/>
          <w:ins w:id="459" w:author="Auteur"/>
        </w:trPr>
        <w:tc>
          <w:tcPr>
            <w:tcW w:w="1760" w:type="dxa"/>
            <w:tcBorders>
              <w:top w:val="nil"/>
              <w:left w:val="nil"/>
              <w:bottom w:val="nil"/>
              <w:right w:val="nil"/>
            </w:tcBorders>
            <w:shd w:val="clear" w:color="auto" w:fill="auto"/>
            <w:noWrap/>
            <w:vAlign w:val="center"/>
            <w:hideMark/>
          </w:tcPr>
          <w:p w14:paraId="3821E800" w14:textId="77777777" w:rsidR="008852FF" w:rsidRPr="008852FF" w:rsidRDefault="008852FF" w:rsidP="008852FF">
            <w:pPr>
              <w:spacing w:after="0" w:line="240" w:lineRule="auto"/>
              <w:jc w:val="center"/>
              <w:rPr>
                <w:ins w:id="460" w:author="Auteur"/>
                <w:rFonts w:ascii="Calibri" w:eastAsia="Times New Roman" w:hAnsi="Calibri" w:cs="Calibri"/>
                <w:color w:val="000000"/>
              </w:rPr>
            </w:pPr>
            <w:ins w:id="461" w:author="Auteur">
              <w:r w:rsidRPr="008852FF">
                <w:rPr>
                  <w:rFonts w:ascii="Calibri" w:eastAsia="Times New Roman" w:hAnsi="Calibri" w:cs="Calibri"/>
                  <w:color w:val="000000"/>
                </w:rPr>
                <w:t>10 year</w:t>
              </w:r>
            </w:ins>
          </w:p>
        </w:tc>
        <w:tc>
          <w:tcPr>
            <w:tcW w:w="1760" w:type="dxa"/>
            <w:tcBorders>
              <w:top w:val="nil"/>
              <w:left w:val="nil"/>
              <w:bottom w:val="nil"/>
              <w:right w:val="nil"/>
            </w:tcBorders>
            <w:shd w:val="clear" w:color="auto" w:fill="auto"/>
            <w:noWrap/>
            <w:vAlign w:val="center"/>
            <w:hideMark/>
          </w:tcPr>
          <w:p w14:paraId="07CE12A2" w14:textId="77777777" w:rsidR="008852FF" w:rsidRPr="008852FF" w:rsidRDefault="008852FF" w:rsidP="008852FF">
            <w:pPr>
              <w:spacing w:after="0" w:line="240" w:lineRule="auto"/>
              <w:jc w:val="center"/>
              <w:rPr>
                <w:ins w:id="462" w:author="Auteur"/>
                <w:rFonts w:ascii="Calibri" w:eastAsia="Times New Roman" w:hAnsi="Calibri" w:cs="Calibri"/>
                <w:color w:val="000000"/>
              </w:rPr>
            </w:pPr>
            <w:ins w:id="463" w:author="Auteur">
              <w:r w:rsidRPr="008852FF">
                <w:rPr>
                  <w:rFonts w:ascii="Calibri" w:eastAsia="Times New Roman" w:hAnsi="Calibri" w:cs="Calibri"/>
                  <w:color w:val="000000"/>
                </w:rPr>
                <w:t>2.99</w:t>
              </w:r>
            </w:ins>
          </w:p>
        </w:tc>
        <w:tc>
          <w:tcPr>
            <w:tcW w:w="2020" w:type="dxa"/>
            <w:tcBorders>
              <w:top w:val="nil"/>
              <w:left w:val="nil"/>
              <w:bottom w:val="nil"/>
              <w:right w:val="nil"/>
            </w:tcBorders>
            <w:shd w:val="clear" w:color="auto" w:fill="auto"/>
            <w:noWrap/>
            <w:vAlign w:val="center"/>
            <w:hideMark/>
          </w:tcPr>
          <w:p w14:paraId="07AD8109" w14:textId="77777777" w:rsidR="008852FF" w:rsidRPr="008852FF" w:rsidRDefault="008852FF" w:rsidP="008852FF">
            <w:pPr>
              <w:spacing w:after="0" w:line="240" w:lineRule="auto"/>
              <w:jc w:val="center"/>
              <w:rPr>
                <w:ins w:id="464" w:author="Auteur"/>
                <w:rFonts w:ascii="Calibri" w:eastAsia="Times New Roman" w:hAnsi="Calibri" w:cs="Calibri"/>
                <w:color w:val="000000"/>
              </w:rPr>
            </w:pPr>
            <w:ins w:id="465" w:author="Auteur">
              <w:r w:rsidRPr="008852FF">
                <w:rPr>
                  <w:rFonts w:ascii="Calibri" w:eastAsia="Times New Roman" w:hAnsi="Calibri" w:cs="Calibri"/>
                  <w:color w:val="000000"/>
                </w:rPr>
                <w:t>21*21</w:t>
              </w:r>
            </w:ins>
          </w:p>
        </w:tc>
      </w:tr>
      <w:tr w:rsidR="008852FF" w:rsidRPr="008852FF" w14:paraId="39B1A6F6" w14:textId="77777777" w:rsidTr="008852FF">
        <w:trPr>
          <w:trHeight w:val="290"/>
          <w:ins w:id="466" w:author="Auteur"/>
        </w:trPr>
        <w:tc>
          <w:tcPr>
            <w:tcW w:w="1760" w:type="dxa"/>
            <w:tcBorders>
              <w:top w:val="nil"/>
              <w:left w:val="nil"/>
              <w:bottom w:val="nil"/>
              <w:right w:val="nil"/>
            </w:tcBorders>
            <w:shd w:val="clear" w:color="auto" w:fill="auto"/>
            <w:noWrap/>
            <w:vAlign w:val="center"/>
            <w:hideMark/>
          </w:tcPr>
          <w:p w14:paraId="625543A3" w14:textId="77777777" w:rsidR="008852FF" w:rsidRPr="008852FF" w:rsidRDefault="008852FF" w:rsidP="008852FF">
            <w:pPr>
              <w:spacing w:after="0" w:line="240" w:lineRule="auto"/>
              <w:jc w:val="center"/>
              <w:rPr>
                <w:ins w:id="467" w:author="Auteur"/>
                <w:rFonts w:ascii="Calibri" w:eastAsia="Times New Roman" w:hAnsi="Calibri" w:cs="Calibri"/>
                <w:color w:val="000000"/>
              </w:rPr>
            </w:pPr>
            <w:ins w:id="468" w:author="Auteur">
              <w:r w:rsidRPr="008852FF">
                <w:rPr>
                  <w:rFonts w:ascii="Calibri" w:eastAsia="Times New Roman" w:hAnsi="Calibri" w:cs="Calibri"/>
                  <w:color w:val="000000"/>
                </w:rPr>
                <w:t>10 year</w:t>
              </w:r>
            </w:ins>
          </w:p>
        </w:tc>
        <w:tc>
          <w:tcPr>
            <w:tcW w:w="1760" w:type="dxa"/>
            <w:tcBorders>
              <w:top w:val="nil"/>
              <w:left w:val="nil"/>
              <w:bottom w:val="nil"/>
              <w:right w:val="nil"/>
            </w:tcBorders>
            <w:shd w:val="clear" w:color="auto" w:fill="auto"/>
            <w:noWrap/>
            <w:vAlign w:val="center"/>
            <w:hideMark/>
          </w:tcPr>
          <w:p w14:paraId="7C10A851" w14:textId="77777777" w:rsidR="008852FF" w:rsidRPr="008852FF" w:rsidRDefault="008852FF" w:rsidP="008852FF">
            <w:pPr>
              <w:spacing w:after="0" w:line="240" w:lineRule="auto"/>
              <w:jc w:val="center"/>
              <w:rPr>
                <w:ins w:id="469" w:author="Auteur"/>
                <w:rFonts w:ascii="Calibri" w:eastAsia="Times New Roman" w:hAnsi="Calibri" w:cs="Calibri"/>
                <w:color w:val="000000"/>
              </w:rPr>
            </w:pPr>
            <w:ins w:id="470" w:author="Auteur">
              <w:r w:rsidRPr="008852FF">
                <w:rPr>
                  <w:rFonts w:ascii="Calibri" w:eastAsia="Times New Roman" w:hAnsi="Calibri" w:cs="Calibri"/>
                  <w:color w:val="000000"/>
                </w:rPr>
                <w:t>8.99</w:t>
              </w:r>
            </w:ins>
          </w:p>
        </w:tc>
        <w:tc>
          <w:tcPr>
            <w:tcW w:w="2020" w:type="dxa"/>
            <w:tcBorders>
              <w:top w:val="nil"/>
              <w:left w:val="nil"/>
              <w:bottom w:val="nil"/>
              <w:right w:val="nil"/>
            </w:tcBorders>
            <w:shd w:val="clear" w:color="auto" w:fill="auto"/>
            <w:noWrap/>
            <w:vAlign w:val="center"/>
            <w:hideMark/>
          </w:tcPr>
          <w:p w14:paraId="26161F0B" w14:textId="77777777" w:rsidR="008852FF" w:rsidRPr="008852FF" w:rsidRDefault="008852FF" w:rsidP="008852FF">
            <w:pPr>
              <w:spacing w:after="0" w:line="240" w:lineRule="auto"/>
              <w:jc w:val="center"/>
              <w:rPr>
                <w:ins w:id="471" w:author="Auteur"/>
                <w:rFonts w:ascii="Calibri" w:eastAsia="Times New Roman" w:hAnsi="Calibri" w:cs="Calibri"/>
                <w:color w:val="000000"/>
              </w:rPr>
            </w:pPr>
            <w:ins w:id="472" w:author="Auteur">
              <w:r w:rsidRPr="008852FF">
                <w:rPr>
                  <w:rFonts w:ascii="Calibri" w:eastAsia="Times New Roman" w:hAnsi="Calibri" w:cs="Calibri"/>
                  <w:color w:val="000000"/>
                </w:rPr>
                <w:t>41*41</w:t>
              </w:r>
            </w:ins>
          </w:p>
        </w:tc>
      </w:tr>
      <w:tr w:rsidR="008852FF" w:rsidRPr="008852FF" w14:paraId="73E26403" w14:textId="77777777" w:rsidTr="008852FF">
        <w:trPr>
          <w:trHeight w:val="290"/>
          <w:ins w:id="473" w:author="Auteur"/>
        </w:trPr>
        <w:tc>
          <w:tcPr>
            <w:tcW w:w="1760" w:type="dxa"/>
            <w:tcBorders>
              <w:top w:val="nil"/>
              <w:left w:val="nil"/>
              <w:bottom w:val="nil"/>
              <w:right w:val="nil"/>
            </w:tcBorders>
            <w:shd w:val="clear" w:color="auto" w:fill="auto"/>
            <w:noWrap/>
            <w:vAlign w:val="center"/>
            <w:hideMark/>
          </w:tcPr>
          <w:p w14:paraId="6F5F0D85" w14:textId="77777777" w:rsidR="008852FF" w:rsidRPr="008852FF" w:rsidRDefault="008852FF" w:rsidP="008852FF">
            <w:pPr>
              <w:spacing w:after="0" w:line="240" w:lineRule="auto"/>
              <w:jc w:val="center"/>
              <w:rPr>
                <w:ins w:id="474" w:author="Auteur"/>
                <w:rFonts w:ascii="Calibri" w:eastAsia="Times New Roman" w:hAnsi="Calibri" w:cs="Calibri"/>
                <w:color w:val="000000"/>
              </w:rPr>
            </w:pPr>
            <w:ins w:id="475" w:author="Auteur">
              <w:r w:rsidRPr="008852FF">
                <w:rPr>
                  <w:rFonts w:ascii="Calibri" w:eastAsia="Times New Roman" w:hAnsi="Calibri" w:cs="Calibri"/>
                  <w:color w:val="000000"/>
                </w:rPr>
                <w:t>20 year</w:t>
              </w:r>
            </w:ins>
          </w:p>
        </w:tc>
        <w:tc>
          <w:tcPr>
            <w:tcW w:w="1760" w:type="dxa"/>
            <w:tcBorders>
              <w:top w:val="nil"/>
              <w:left w:val="nil"/>
              <w:bottom w:val="nil"/>
              <w:right w:val="nil"/>
            </w:tcBorders>
            <w:shd w:val="clear" w:color="auto" w:fill="auto"/>
            <w:noWrap/>
            <w:vAlign w:val="center"/>
            <w:hideMark/>
          </w:tcPr>
          <w:p w14:paraId="2C96A592" w14:textId="77777777" w:rsidR="008852FF" w:rsidRPr="008852FF" w:rsidRDefault="008852FF" w:rsidP="008852FF">
            <w:pPr>
              <w:spacing w:after="0" w:line="240" w:lineRule="auto"/>
              <w:jc w:val="center"/>
              <w:rPr>
                <w:ins w:id="476" w:author="Auteur"/>
                <w:rFonts w:ascii="Calibri" w:eastAsia="Times New Roman" w:hAnsi="Calibri" w:cs="Calibri"/>
                <w:color w:val="000000"/>
              </w:rPr>
            </w:pPr>
            <w:ins w:id="477" w:author="Auteur">
              <w:r w:rsidRPr="008852FF">
                <w:rPr>
                  <w:rFonts w:ascii="Calibri" w:eastAsia="Times New Roman" w:hAnsi="Calibri" w:cs="Calibri"/>
                  <w:color w:val="000000"/>
                </w:rPr>
                <w:t>1.99</w:t>
              </w:r>
            </w:ins>
          </w:p>
        </w:tc>
        <w:tc>
          <w:tcPr>
            <w:tcW w:w="2020" w:type="dxa"/>
            <w:tcBorders>
              <w:top w:val="nil"/>
              <w:left w:val="nil"/>
              <w:bottom w:val="nil"/>
              <w:right w:val="nil"/>
            </w:tcBorders>
            <w:shd w:val="clear" w:color="auto" w:fill="auto"/>
            <w:noWrap/>
            <w:vAlign w:val="center"/>
            <w:hideMark/>
          </w:tcPr>
          <w:p w14:paraId="2A5AAE6D" w14:textId="77777777" w:rsidR="008852FF" w:rsidRPr="008852FF" w:rsidRDefault="008852FF" w:rsidP="008852FF">
            <w:pPr>
              <w:spacing w:after="0" w:line="240" w:lineRule="auto"/>
              <w:jc w:val="center"/>
              <w:rPr>
                <w:ins w:id="478" w:author="Auteur"/>
                <w:rFonts w:ascii="Calibri" w:eastAsia="Times New Roman" w:hAnsi="Calibri" w:cs="Calibri"/>
                <w:color w:val="000000"/>
              </w:rPr>
            </w:pPr>
            <w:ins w:id="479" w:author="Auteur">
              <w:r w:rsidRPr="008852FF">
                <w:rPr>
                  <w:rFonts w:ascii="Calibri" w:eastAsia="Times New Roman" w:hAnsi="Calibri" w:cs="Calibri"/>
                  <w:color w:val="000000"/>
                </w:rPr>
                <w:t>21*21</w:t>
              </w:r>
            </w:ins>
          </w:p>
        </w:tc>
      </w:tr>
      <w:tr w:rsidR="008852FF" w:rsidRPr="008852FF" w14:paraId="294F9D04" w14:textId="77777777" w:rsidTr="008852FF">
        <w:trPr>
          <w:trHeight w:val="290"/>
          <w:ins w:id="480" w:author="Auteur"/>
        </w:trPr>
        <w:tc>
          <w:tcPr>
            <w:tcW w:w="1760" w:type="dxa"/>
            <w:tcBorders>
              <w:top w:val="nil"/>
              <w:left w:val="nil"/>
              <w:bottom w:val="nil"/>
              <w:right w:val="nil"/>
            </w:tcBorders>
            <w:shd w:val="clear" w:color="auto" w:fill="auto"/>
            <w:noWrap/>
            <w:vAlign w:val="center"/>
            <w:hideMark/>
          </w:tcPr>
          <w:p w14:paraId="4F23ADD1" w14:textId="77777777" w:rsidR="008852FF" w:rsidRPr="008852FF" w:rsidRDefault="008852FF" w:rsidP="008852FF">
            <w:pPr>
              <w:spacing w:after="0" w:line="240" w:lineRule="auto"/>
              <w:jc w:val="center"/>
              <w:rPr>
                <w:ins w:id="481" w:author="Auteur"/>
                <w:rFonts w:ascii="Calibri" w:eastAsia="Times New Roman" w:hAnsi="Calibri" w:cs="Calibri"/>
                <w:color w:val="000000"/>
              </w:rPr>
            </w:pPr>
            <w:ins w:id="482" w:author="Auteur">
              <w:r w:rsidRPr="008852FF">
                <w:rPr>
                  <w:rFonts w:ascii="Calibri" w:eastAsia="Times New Roman" w:hAnsi="Calibri" w:cs="Calibri"/>
                  <w:color w:val="000000"/>
                </w:rPr>
                <w:t>20 year</w:t>
              </w:r>
            </w:ins>
          </w:p>
        </w:tc>
        <w:tc>
          <w:tcPr>
            <w:tcW w:w="1760" w:type="dxa"/>
            <w:tcBorders>
              <w:top w:val="nil"/>
              <w:left w:val="nil"/>
              <w:bottom w:val="nil"/>
              <w:right w:val="nil"/>
            </w:tcBorders>
            <w:shd w:val="clear" w:color="auto" w:fill="auto"/>
            <w:noWrap/>
            <w:vAlign w:val="center"/>
            <w:hideMark/>
          </w:tcPr>
          <w:p w14:paraId="26D005F7" w14:textId="77777777" w:rsidR="008852FF" w:rsidRPr="008852FF" w:rsidRDefault="008852FF" w:rsidP="008852FF">
            <w:pPr>
              <w:spacing w:after="0" w:line="240" w:lineRule="auto"/>
              <w:jc w:val="center"/>
              <w:rPr>
                <w:ins w:id="483" w:author="Auteur"/>
                <w:rFonts w:ascii="Calibri" w:eastAsia="Times New Roman" w:hAnsi="Calibri" w:cs="Calibri"/>
                <w:color w:val="000000"/>
              </w:rPr>
            </w:pPr>
            <w:ins w:id="484" w:author="Auteur">
              <w:r w:rsidRPr="008852FF">
                <w:rPr>
                  <w:rFonts w:ascii="Calibri" w:eastAsia="Times New Roman" w:hAnsi="Calibri" w:cs="Calibri"/>
                  <w:color w:val="000000"/>
                </w:rPr>
                <w:t>2.99</w:t>
              </w:r>
            </w:ins>
          </w:p>
        </w:tc>
        <w:tc>
          <w:tcPr>
            <w:tcW w:w="2020" w:type="dxa"/>
            <w:tcBorders>
              <w:top w:val="nil"/>
              <w:left w:val="nil"/>
              <w:bottom w:val="nil"/>
              <w:right w:val="nil"/>
            </w:tcBorders>
            <w:shd w:val="clear" w:color="auto" w:fill="auto"/>
            <w:noWrap/>
            <w:vAlign w:val="center"/>
            <w:hideMark/>
          </w:tcPr>
          <w:p w14:paraId="1581A2CF" w14:textId="77777777" w:rsidR="008852FF" w:rsidRPr="008852FF" w:rsidRDefault="008852FF" w:rsidP="008852FF">
            <w:pPr>
              <w:spacing w:after="0" w:line="240" w:lineRule="auto"/>
              <w:jc w:val="center"/>
              <w:rPr>
                <w:ins w:id="485" w:author="Auteur"/>
                <w:rFonts w:ascii="Calibri" w:eastAsia="Times New Roman" w:hAnsi="Calibri" w:cs="Calibri"/>
                <w:color w:val="000000"/>
              </w:rPr>
            </w:pPr>
            <w:ins w:id="486" w:author="Auteur">
              <w:r w:rsidRPr="008852FF">
                <w:rPr>
                  <w:rFonts w:ascii="Calibri" w:eastAsia="Times New Roman" w:hAnsi="Calibri" w:cs="Calibri"/>
                  <w:color w:val="000000"/>
                </w:rPr>
                <w:t>31*31</w:t>
              </w:r>
            </w:ins>
          </w:p>
        </w:tc>
      </w:tr>
      <w:tr w:rsidR="008852FF" w:rsidRPr="008852FF" w14:paraId="5525A1BA" w14:textId="77777777" w:rsidTr="008852FF">
        <w:trPr>
          <w:trHeight w:val="290"/>
          <w:ins w:id="487" w:author="Auteur"/>
        </w:trPr>
        <w:tc>
          <w:tcPr>
            <w:tcW w:w="1760" w:type="dxa"/>
            <w:tcBorders>
              <w:top w:val="nil"/>
              <w:left w:val="nil"/>
              <w:bottom w:val="nil"/>
              <w:right w:val="nil"/>
            </w:tcBorders>
            <w:shd w:val="clear" w:color="auto" w:fill="auto"/>
            <w:noWrap/>
            <w:vAlign w:val="center"/>
            <w:hideMark/>
          </w:tcPr>
          <w:p w14:paraId="6E4776AC" w14:textId="77777777" w:rsidR="008852FF" w:rsidRPr="008852FF" w:rsidRDefault="008852FF" w:rsidP="008852FF">
            <w:pPr>
              <w:spacing w:after="0" w:line="240" w:lineRule="auto"/>
              <w:jc w:val="center"/>
              <w:rPr>
                <w:ins w:id="488" w:author="Auteur"/>
                <w:rFonts w:ascii="Calibri" w:eastAsia="Times New Roman" w:hAnsi="Calibri" w:cs="Calibri"/>
                <w:color w:val="000000"/>
              </w:rPr>
            </w:pPr>
            <w:ins w:id="489" w:author="Auteur">
              <w:r w:rsidRPr="008852FF">
                <w:rPr>
                  <w:rFonts w:ascii="Calibri" w:eastAsia="Times New Roman" w:hAnsi="Calibri" w:cs="Calibri"/>
                  <w:color w:val="000000"/>
                </w:rPr>
                <w:t>20 year</w:t>
              </w:r>
            </w:ins>
          </w:p>
        </w:tc>
        <w:tc>
          <w:tcPr>
            <w:tcW w:w="1760" w:type="dxa"/>
            <w:tcBorders>
              <w:top w:val="nil"/>
              <w:left w:val="nil"/>
              <w:bottom w:val="nil"/>
              <w:right w:val="nil"/>
            </w:tcBorders>
            <w:shd w:val="clear" w:color="auto" w:fill="auto"/>
            <w:noWrap/>
            <w:vAlign w:val="center"/>
            <w:hideMark/>
          </w:tcPr>
          <w:p w14:paraId="46A0849E" w14:textId="77777777" w:rsidR="008852FF" w:rsidRPr="008852FF" w:rsidRDefault="008852FF" w:rsidP="008852FF">
            <w:pPr>
              <w:spacing w:after="0" w:line="240" w:lineRule="auto"/>
              <w:jc w:val="center"/>
              <w:rPr>
                <w:ins w:id="490" w:author="Auteur"/>
                <w:rFonts w:ascii="Calibri" w:eastAsia="Times New Roman" w:hAnsi="Calibri" w:cs="Calibri"/>
                <w:color w:val="000000"/>
              </w:rPr>
            </w:pPr>
            <w:ins w:id="491" w:author="Auteur">
              <w:r w:rsidRPr="008852FF">
                <w:rPr>
                  <w:rFonts w:ascii="Calibri" w:eastAsia="Times New Roman" w:hAnsi="Calibri" w:cs="Calibri"/>
                  <w:color w:val="000000"/>
                </w:rPr>
                <w:t>8.99</w:t>
              </w:r>
            </w:ins>
          </w:p>
        </w:tc>
        <w:tc>
          <w:tcPr>
            <w:tcW w:w="2020" w:type="dxa"/>
            <w:tcBorders>
              <w:top w:val="nil"/>
              <w:left w:val="nil"/>
              <w:bottom w:val="nil"/>
              <w:right w:val="nil"/>
            </w:tcBorders>
            <w:shd w:val="clear" w:color="auto" w:fill="auto"/>
            <w:noWrap/>
            <w:vAlign w:val="center"/>
            <w:hideMark/>
          </w:tcPr>
          <w:p w14:paraId="170C7D0A" w14:textId="77777777" w:rsidR="008852FF" w:rsidRPr="008852FF" w:rsidRDefault="008852FF" w:rsidP="008852FF">
            <w:pPr>
              <w:spacing w:after="0" w:line="240" w:lineRule="auto"/>
              <w:jc w:val="center"/>
              <w:rPr>
                <w:ins w:id="492" w:author="Auteur"/>
                <w:rFonts w:ascii="Calibri" w:eastAsia="Times New Roman" w:hAnsi="Calibri" w:cs="Calibri"/>
                <w:color w:val="000000"/>
              </w:rPr>
            </w:pPr>
            <w:ins w:id="493" w:author="Auteur">
              <w:r w:rsidRPr="008852FF">
                <w:rPr>
                  <w:rFonts w:ascii="Calibri" w:eastAsia="Times New Roman" w:hAnsi="Calibri" w:cs="Calibri"/>
                  <w:color w:val="000000"/>
                </w:rPr>
                <w:t>61*61</w:t>
              </w:r>
            </w:ins>
          </w:p>
        </w:tc>
      </w:tr>
      <w:tr w:rsidR="008852FF" w:rsidRPr="008852FF" w14:paraId="68771E3B" w14:textId="77777777" w:rsidTr="008852FF">
        <w:trPr>
          <w:trHeight w:val="290"/>
          <w:ins w:id="494" w:author="Auteur"/>
        </w:trPr>
        <w:tc>
          <w:tcPr>
            <w:tcW w:w="1760" w:type="dxa"/>
            <w:tcBorders>
              <w:top w:val="nil"/>
              <w:left w:val="nil"/>
              <w:bottom w:val="nil"/>
              <w:right w:val="nil"/>
            </w:tcBorders>
            <w:shd w:val="clear" w:color="auto" w:fill="auto"/>
            <w:noWrap/>
            <w:vAlign w:val="center"/>
            <w:hideMark/>
          </w:tcPr>
          <w:p w14:paraId="1FBA4626" w14:textId="77777777" w:rsidR="008852FF" w:rsidRPr="008852FF" w:rsidRDefault="008852FF" w:rsidP="008852FF">
            <w:pPr>
              <w:spacing w:after="0" w:line="240" w:lineRule="auto"/>
              <w:jc w:val="center"/>
              <w:rPr>
                <w:ins w:id="495" w:author="Auteur"/>
                <w:rFonts w:ascii="Calibri" w:eastAsia="Times New Roman" w:hAnsi="Calibri" w:cs="Calibri"/>
                <w:color w:val="000000"/>
              </w:rPr>
            </w:pPr>
            <w:ins w:id="496" w:author="Auteur">
              <w:r w:rsidRPr="008852FF">
                <w:rPr>
                  <w:rFonts w:ascii="Calibri" w:eastAsia="Times New Roman" w:hAnsi="Calibri" w:cs="Calibri"/>
                  <w:color w:val="000000"/>
                </w:rPr>
                <w:t>40 year</w:t>
              </w:r>
            </w:ins>
          </w:p>
        </w:tc>
        <w:tc>
          <w:tcPr>
            <w:tcW w:w="1760" w:type="dxa"/>
            <w:tcBorders>
              <w:top w:val="nil"/>
              <w:left w:val="nil"/>
              <w:bottom w:val="nil"/>
              <w:right w:val="nil"/>
            </w:tcBorders>
            <w:shd w:val="clear" w:color="auto" w:fill="auto"/>
            <w:noWrap/>
            <w:vAlign w:val="center"/>
            <w:hideMark/>
          </w:tcPr>
          <w:p w14:paraId="4821D0A8" w14:textId="77777777" w:rsidR="008852FF" w:rsidRPr="008852FF" w:rsidRDefault="008852FF" w:rsidP="008852FF">
            <w:pPr>
              <w:spacing w:after="0" w:line="240" w:lineRule="auto"/>
              <w:jc w:val="center"/>
              <w:rPr>
                <w:ins w:id="497" w:author="Auteur"/>
                <w:rFonts w:ascii="Calibri" w:eastAsia="Times New Roman" w:hAnsi="Calibri" w:cs="Calibri"/>
                <w:color w:val="000000"/>
              </w:rPr>
            </w:pPr>
            <w:ins w:id="498" w:author="Auteur">
              <w:r w:rsidRPr="008852FF">
                <w:rPr>
                  <w:rFonts w:ascii="Calibri" w:eastAsia="Times New Roman" w:hAnsi="Calibri" w:cs="Calibri"/>
                  <w:color w:val="000000"/>
                </w:rPr>
                <w:t>1.99</w:t>
              </w:r>
            </w:ins>
          </w:p>
        </w:tc>
        <w:tc>
          <w:tcPr>
            <w:tcW w:w="2020" w:type="dxa"/>
            <w:tcBorders>
              <w:top w:val="nil"/>
              <w:left w:val="nil"/>
              <w:bottom w:val="nil"/>
              <w:right w:val="nil"/>
            </w:tcBorders>
            <w:shd w:val="clear" w:color="auto" w:fill="auto"/>
            <w:noWrap/>
            <w:vAlign w:val="center"/>
            <w:hideMark/>
          </w:tcPr>
          <w:p w14:paraId="544EA75B" w14:textId="77777777" w:rsidR="008852FF" w:rsidRPr="008852FF" w:rsidRDefault="008852FF" w:rsidP="008852FF">
            <w:pPr>
              <w:spacing w:after="0" w:line="240" w:lineRule="auto"/>
              <w:jc w:val="center"/>
              <w:rPr>
                <w:ins w:id="499" w:author="Auteur"/>
                <w:rFonts w:ascii="Calibri" w:eastAsia="Times New Roman" w:hAnsi="Calibri" w:cs="Calibri"/>
                <w:color w:val="000000"/>
              </w:rPr>
            </w:pPr>
            <w:ins w:id="500" w:author="Auteur">
              <w:r w:rsidRPr="008852FF">
                <w:rPr>
                  <w:rFonts w:ascii="Calibri" w:eastAsia="Times New Roman" w:hAnsi="Calibri" w:cs="Calibri"/>
                  <w:color w:val="000000"/>
                </w:rPr>
                <w:t>41*41</w:t>
              </w:r>
            </w:ins>
          </w:p>
        </w:tc>
      </w:tr>
      <w:tr w:rsidR="008852FF" w:rsidRPr="008852FF" w14:paraId="035CE4E0" w14:textId="77777777" w:rsidTr="008852FF">
        <w:trPr>
          <w:trHeight w:val="290"/>
          <w:ins w:id="501" w:author="Auteur"/>
        </w:trPr>
        <w:tc>
          <w:tcPr>
            <w:tcW w:w="1760" w:type="dxa"/>
            <w:tcBorders>
              <w:top w:val="nil"/>
              <w:left w:val="nil"/>
              <w:bottom w:val="nil"/>
              <w:right w:val="nil"/>
            </w:tcBorders>
            <w:shd w:val="clear" w:color="auto" w:fill="auto"/>
            <w:noWrap/>
            <w:vAlign w:val="center"/>
            <w:hideMark/>
          </w:tcPr>
          <w:p w14:paraId="3CCFA4E9" w14:textId="77777777" w:rsidR="008852FF" w:rsidRPr="008852FF" w:rsidRDefault="008852FF" w:rsidP="008852FF">
            <w:pPr>
              <w:spacing w:after="0" w:line="240" w:lineRule="auto"/>
              <w:jc w:val="center"/>
              <w:rPr>
                <w:ins w:id="502" w:author="Auteur"/>
                <w:rFonts w:ascii="Calibri" w:eastAsia="Times New Roman" w:hAnsi="Calibri" w:cs="Calibri"/>
                <w:color w:val="000000"/>
              </w:rPr>
            </w:pPr>
            <w:ins w:id="503" w:author="Auteur">
              <w:r w:rsidRPr="008852FF">
                <w:rPr>
                  <w:rFonts w:ascii="Calibri" w:eastAsia="Times New Roman" w:hAnsi="Calibri" w:cs="Calibri"/>
                  <w:color w:val="000000"/>
                </w:rPr>
                <w:t>40 year</w:t>
              </w:r>
            </w:ins>
          </w:p>
        </w:tc>
        <w:tc>
          <w:tcPr>
            <w:tcW w:w="1760" w:type="dxa"/>
            <w:tcBorders>
              <w:top w:val="nil"/>
              <w:left w:val="nil"/>
              <w:bottom w:val="nil"/>
              <w:right w:val="nil"/>
            </w:tcBorders>
            <w:shd w:val="clear" w:color="auto" w:fill="auto"/>
            <w:noWrap/>
            <w:vAlign w:val="center"/>
            <w:hideMark/>
          </w:tcPr>
          <w:p w14:paraId="04F65291" w14:textId="77777777" w:rsidR="008852FF" w:rsidRPr="008852FF" w:rsidRDefault="008852FF" w:rsidP="008852FF">
            <w:pPr>
              <w:spacing w:after="0" w:line="240" w:lineRule="auto"/>
              <w:jc w:val="center"/>
              <w:rPr>
                <w:ins w:id="504" w:author="Auteur"/>
                <w:rFonts w:ascii="Calibri" w:eastAsia="Times New Roman" w:hAnsi="Calibri" w:cs="Calibri"/>
                <w:color w:val="000000"/>
              </w:rPr>
            </w:pPr>
            <w:ins w:id="505" w:author="Auteur">
              <w:r w:rsidRPr="008852FF">
                <w:rPr>
                  <w:rFonts w:ascii="Calibri" w:eastAsia="Times New Roman" w:hAnsi="Calibri" w:cs="Calibri"/>
                  <w:color w:val="000000"/>
                </w:rPr>
                <w:t>2.99</w:t>
              </w:r>
            </w:ins>
          </w:p>
        </w:tc>
        <w:tc>
          <w:tcPr>
            <w:tcW w:w="2020" w:type="dxa"/>
            <w:tcBorders>
              <w:top w:val="nil"/>
              <w:left w:val="nil"/>
              <w:bottom w:val="nil"/>
              <w:right w:val="nil"/>
            </w:tcBorders>
            <w:shd w:val="clear" w:color="auto" w:fill="auto"/>
            <w:noWrap/>
            <w:vAlign w:val="center"/>
            <w:hideMark/>
          </w:tcPr>
          <w:p w14:paraId="78CA48EF" w14:textId="77777777" w:rsidR="008852FF" w:rsidRPr="008852FF" w:rsidRDefault="008852FF" w:rsidP="008852FF">
            <w:pPr>
              <w:spacing w:after="0" w:line="240" w:lineRule="auto"/>
              <w:jc w:val="center"/>
              <w:rPr>
                <w:ins w:id="506" w:author="Auteur"/>
                <w:rFonts w:ascii="Calibri" w:eastAsia="Times New Roman" w:hAnsi="Calibri" w:cs="Calibri"/>
                <w:color w:val="000000"/>
              </w:rPr>
            </w:pPr>
            <w:ins w:id="507" w:author="Auteur">
              <w:r w:rsidRPr="008852FF">
                <w:rPr>
                  <w:rFonts w:ascii="Calibri" w:eastAsia="Times New Roman" w:hAnsi="Calibri" w:cs="Calibri"/>
                  <w:color w:val="000000"/>
                </w:rPr>
                <w:t>51*51</w:t>
              </w:r>
            </w:ins>
          </w:p>
        </w:tc>
      </w:tr>
      <w:tr w:rsidR="008852FF" w:rsidRPr="008852FF" w14:paraId="2363C08F" w14:textId="77777777" w:rsidTr="008852FF">
        <w:trPr>
          <w:trHeight w:val="290"/>
          <w:ins w:id="508" w:author="Auteur"/>
        </w:trPr>
        <w:tc>
          <w:tcPr>
            <w:tcW w:w="1760" w:type="dxa"/>
            <w:tcBorders>
              <w:top w:val="nil"/>
              <w:left w:val="nil"/>
              <w:bottom w:val="nil"/>
              <w:right w:val="nil"/>
            </w:tcBorders>
            <w:shd w:val="clear" w:color="auto" w:fill="auto"/>
            <w:noWrap/>
            <w:vAlign w:val="center"/>
            <w:hideMark/>
          </w:tcPr>
          <w:p w14:paraId="1DC51628" w14:textId="77777777" w:rsidR="008852FF" w:rsidRPr="008852FF" w:rsidRDefault="008852FF" w:rsidP="008852FF">
            <w:pPr>
              <w:spacing w:after="0" w:line="240" w:lineRule="auto"/>
              <w:jc w:val="center"/>
              <w:rPr>
                <w:ins w:id="509" w:author="Auteur"/>
                <w:rFonts w:ascii="Calibri" w:eastAsia="Times New Roman" w:hAnsi="Calibri" w:cs="Calibri"/>
                <w:color w:val="000000"/>
              </w:rPr>
            </w:pPr>
            <w:ins w:id="510" w:author="Auteur">
              <w:r w:rsidRPr="008852FF">
                <w:rPr>
                  <w:rFonts w:ascii="Calibri" w:eastAsia="Times New Roman" w:hAnsi="Calibri" w:cs="Calibri"/>
                  <w:color w:val="000000"/>
                </w:rPr>
                <w:t>40 year</w:t>
              </w:r>
            </w:ins>
          </w:p>
        </w:tc>
        <w:tc>
          <w:tcPr>
            <w:tcW w:w="1760" w:type="dxa"/>
            <w:tcBorders>
              <w:top w:val="nil"/>
              <w:left w:val="nil"/>
              <w:bottom w:val="nil"/>
              <w:right w:val="nil"/>
            </w:tcBorders>
            <w:shd w:val="clear" w:color="auto" w:fill="auto"/>
            <w:noWrap/>
            <w:vAlign w:val="center"/>
            <w:hideMark/>
          </w:tcPr>
          <w:p w14:paraId="2CEFB986" w14:textId="77777777" w:rsidR="008852FF" w:rsidRPr="008852FF" w:rsidRDefault="008852FF" w:rsidP="008852FF">
            <w:pPr>
              <w:spacing w:after="0" w:line="240" w:lineRule="auto"/>
              <w:jc w:val="center"/>
              <w:rPr>
                <w:ins w:id="511" w:author="Auteur"/>
                <w:rFonts w:ascii="Calibri" w:eastAsia="Times New Roman" w:hAnsi="Calibri" w:cs="Calibri"/>
                <w:color w:val="000000"/>
              </w:rPr>
            </w:pPr>
            <w:ins w:id="512" w:author="Auteur">
              <w:r w:rsidRPr="008852FF">
                <w:rPr>
                  <w:rFonts w:ascii="Calibri" w:eastAsia="Times New Roman" w:hAnsi="Calibri" w:cs="Calibri"/>
                  <w:color w:val="000000"/>
                </w:rPr>
                <w:t>8.99</w:t>
              </w:r>
            </w:ins>
          </w:p>
        </w:tc>
        <w:tc>
          <w:tcPr>
            <w:tcW w:w="2020" w:type="dxa"/>
            <w:tcBorders>
              <w:top w:val="nil"/>
              <w:left w:val="nil"/>
              <w:bottom w:val="nil"/>
              <w:right w:val="nil"/>
            </w:tcBorders>
            <w:shd w:val="clear" w:color="auto" w:fill="auto"/>
            <w:noWrap/>
            <w:vAlign w:val="center"/>
            <w:hideMark/>
          </w:tcPr>
          <w:p w14:paraId="03AD1DFA" w14:textId="77777777" w:rsidR="008852FF" w:rsidRPr="008852FF" w:rsidRDefault="008852FF" w:rsidP="008852FF">
            <w:pPr>
              <w:spacing w:after="0" w:line="240" w:lineRule="auto"/>
              <w:jc w:val="center"/>
              <w:rPr>
                <w:ins w:id="513" w:author="Auteur"/>
                <w:rFonts w:ascii="Calibri" w:eastAsia="Times New Roman" w:hAnsi="Calibri" w:cs="Calibri"/>
                <w:color w:val="000000"/>
              </w:rPr>
            </w:pPr>
            <w:ins w:id="514" w:author="Auteur">
              <w:r w:rsidRPr="008852FF">
                <w:rPr>
                  <w:rFonts w:ascii="Calibri" w:eastAsia="Times New Roman" w:hAnsi="Calibri" w:cs="Calibri"/>
                  <w:color w:val="000000"/>
                </w:rPr>
                <w:t>81*81</w:t>
              </w:r>
            </w:ins>
          </w:p>
        </w:tc>
      </w:tr>
    </w:tbl>
    <w:p w14:paraId="1D958876" w14:textId="77777777" w:rsidR="00B7546A" w:rsidRDefault="00B7546A" w:rsidP="00B7546A">
      <w:pPr>
        <w:spacing w:after="0" w:line="240" w:lineRule="auto"/>
        <w:jc w:val="both"/>
        <w:rPr>
          <w:ins w:id="515" w:author="Auteur"/>
          <w:rFonts w:ascii="Times New Roman" w:hAnsi="Times New Roman" w:cs="Times New Roman"/>
        </w:rPr>
      </w:pPr>
    </w:p>
    <w:p w14:paraId="4DAF7FA6" w14:textId="02EE1C05" w:rsidR="007D3911" w:rsidRPr="00611847" w:rsidDel="004F4EBE" w:rsidRDefault="00B7546A" w:rsidP="00B7546A">
      <w:pPr>
        <w:spacing w:after="0" w:line="240" w:lineRule="auto"/>
        <w:jc w:val="both"/>
        <w:rPr>
          <w:del w:id="516" w:author="Auteur"/>
          <w:rFonts w:ascii="Times New Roman" w:hAnsi="Times New Roman" w:cs="Times New Roman"/>
          <w:sz w:val="20"/>
          <w:szCs w:val="20"/>
          <w:rPrChange w:id="517" w:author="Auteur">
            <w:rPr>
              <w:del w:id="518" w:author="Auteur"/>
              <w:rFonts w:ascii="Times New Roman" w:hAnsi="Times New Roman" w:cs="Times New Roman"/>
            </w:rPr>
          </w:rPrChange>
        </w:rPr>
      </w:pPr>
      <w:ins w:id="519" w:author="Auteur">
        <w:r w:rsidRPr="00611847">
          <w:rPr>
            <w:rFonts w:ascii="Times New Roman" w:hAnsi="Times New Roman" w:cs="Times New Roman"/>
            <w:b/>
            <w:sz w:val="20"/>
            <w:szCs w:val="20"/>
            <w:rPrChange w:id="520" w:author="Auteur">
              <w:rPr>
                <w:rFonts w:ascii="Times New Roman" w:hAnsi="Times New Roman" w:cs="Times New Roman"/>
              </w:rPr>
            </w:rPrChange>
          </w:rPr>
          <w:t>Table 1</w:t>
        </w:r>
        <w:r w:rsidRPr="00611847">
          <w:rPr>
            <w:rFonts w:ascii="Times New Roman" w:hAnsi="Times New Roman" w:cs="Times New Roman"/>
            <w:sz w:val="20"/>
            <w:szCs w:val="20"/>
            <w:rPrChange w:id="521" w:author="Auteur">
              <w:rPr>
                <w:rFonts w:ascii="Times New Roman" w:hAnsi="Times New Roman" w:cs="Times New Roman"/>
              </w:rPr>
            </w:rPrChange>
          </w:rPr>
          <w:t xml:space="preserve">, Landscape grid size used in different simulation scenario. </w:t>
        </w:r>
        <w:del w:id="522" w:author="Auteur">
          <w:r w:rsidRPr="00611847" w:rsidDel="00F75CF7">
            <w:rPr>
              <w:rFonts w:ascii="Times New Roman" w:hAnsi="Times New Roman" w:cs="Times New Roman"/>
              <w:sz w:val="20"/>
              <w:szCs w:val="20"/>
              <w:rPrChange w:id="523" w:author="Auteur">
                <w:rPr>
                  <w:rFonts w:ascii="Times New Roman" w:hAnsi="Times New Roman" w:cs="Times New Roman"/>
                </w:rPr>
              </w:rPrChange>
            </w:rPr>
            <w:delText xml:space="preserve">Outbreak </w:delText>
          </w:r>
        </w:del>
        <w:r w:rsidR="00F75CF7" w:rsidRPr="00611847">
          <w:rPr>
            <w:rFonts w:ascii="Times New Roman" w:hAnsi="Times New Roman" w:cs="Times New Roman"/>
            <w:sz w:val="20"/>
            <w:szCs w:val="20"/>
            <w:rPrChange w:id="524" w:author="Auteur">
              <w:rPr>
                <w:rFonts w:ascii="Times New Roman" w:hAnsi="Times New Roman" w:cs="Times New Roman"/>
              </w:rPr>
            </w:rPrChange>
          </w:rPr>
          <w:t>F</w:t>
        </w:r>
        <w:del w:id="525" w:author="Auteur">
          <w:r w:rsidRPr="00611847" w:rsidDel="00F75CF7">
            <w:rPr>
              <w:rFonts w:ascii="Times New Roman" w:hAnsi="Times New Roman" w:cs="Times New Roman"/>
              <w:sz w:val="20"/>
              <w:szCs w:val="20"/>
              <w:rPrChange w:id="526" w:author="Auteur">
                <w:rPr>
                  <w:rFonts w:ascii="Times New Roman" w:hAnsi="Times New Roman" w:cs="Times New Roman"/>
                </w:rPr>
              </w:rPrChange>
            </w:rPr>
            <w:delText>f</w:delText>
          </w:r>
        </w:del>
        <w:r w:rsidRPr="00611847">
          <w:rPr>
            <w:rFonts w:ascii="Times New Roman" w:hAnsi="Times New Roman" w:cs="Times New Roman"/>
            <w:sz w:val="20"/>
            <w:szCs w:val="20"/>
            <w:rPrChange w:id="527" w:author="Auteur">
              <w:rPr>
                <w:rFonts w:ascii="Times New Roman" w:hAnsi="Times New Roman" w:cs="Times New Roman"/>
              </w:rPr>
            </w:rPrChange>
          </w:rPr>
          <w:t xml:space="preserve">requency is described by the wave length between two continuous population peaks; dispersal is the maximal distance that an individual </w:t>
        </w:r>
        <w:del w:id="528" w:author="Auteur">
          <w:r w:rsidRPr="00611847" w:rsidDel="00BB3490">
            <w:rPr>
              <w:rFonts w:ascii="Times New Roman" w:hAnsi="Times New Roman" w:cs="Times New Roman"/>
              <w:sz w:val="20"/>
              <w:szCs w:val="20"/>
              <w:rPrChange w:id="529" w:author="Auteur">
                <w:rPr>
                  <w:rFonts w:ascii="Times New Roman" w:hAnsi="Times New Roman" w:cs="Times New Roman"/>
                </w:rPr>
              </w:rPrChange>
            </w:rPr>
            <w:delText xml:space="preserve">can </w:delText>
          </w:r>
        </w:del>
        <w:r w:rsidR="00BB3490" w:rsidRPr="00611847">
          <w:rPr>
            <w:rFonts w:ascii="Times New Roman" w:hAnsi="Times New Roman" w:cs="Times New Roman"/>
            <w:sz w:val="20"/>
            <w:szCs w:val="20"/>
            <w:rPrChange w:id="530" w:author="Auteur">
              <w:rPr>
                <w:rFonts w:ascii="Times New Roman" w:hAnsi="Times New Roman" w:cs="Times New Roman"/>
              </w:rPr>
            </w:rPrChange>
          </w:rPr>
          <w:t xml:space="preserve">may </w:t>
        </w:r>
        <w:r w:rsidRPr="00611847">
          <w:rPr>
            <w:rFonts w:ascii="Times New Roman" w:hAnsi="Times New Roman" w:cs="Times New Roman"/>
            <w:sz w:val="20"/>
            <w:szCs w:val="20"/>
            <w:rPrChange w:id="531" w:author="Auteur">
              <w:rPr>
                <w:rFonts w:ascii="Times New Roman" w:hAnsi="Times New Roman" w:cs="Times New Roman"/>
              </w:rPr>
            </w:rPrChange>
          </w:rPr>
          <w:t>reach in one year.</w:t>
        </w:r>
      </w:ins>
    </w:p>
    <w:p w14:paraId="1FFD564B" w14:textId="77777777" w:rsidR="004F4EBE" w:rsidRPr="00611847" w:rsidRDefault="004F4EBE" w:rsidP="00B7546A">
      <w:pPr>
        <w:spacing w:after="0" w:line="240" w:lineRule="auto"/>
        <w:jc w:val="both"/>
        <w:rPr>
          <w:ins w:id="532" w:author="Auteur"/>
          <w:rFonts w:ascii="Times New Roman" w:hAnsi="Times New Roman" w:cs="Times New Roman"/>
          <w:sz w:val="20"/>
          <w:szCs w:val="20"/>
          <w:rPrChange w:id="533" w:author="Auteur">
            <w:rPr>
              <w:ins w:id="534" w:author="Auteur"/>
              <w:rFonts w:ascii="Times New Roman" w:hAnsi="Times New Roman" w:cs="Times New Roman"/>
            </w:rPr>
          </w:rPrChange>
        </w:rPr>
      </w:pPr>
    </w:p>
    <w:p w14:paraId="08C05C9A" w14:textId="77777777" w:rsidR="00B7546A" w:rsidRPr="008B6F1F" w:rsidRDefault="00B7546A" w:rsidP="00611847">
      <w:pPr>
        <w:spacing w:after="0" w:line="240" w:lineRule="auto"/>
        <w:jc w:val="both"/>
        <w:rPr>
          <w:ins w:id="535" w:author="Auteur"/>
          <w:rFonts w:ascii="Times New Roman" w:hAnsi="Times New Roman" w:cs="Times New Roman"/>
        </w:rPr>
        <w:pPrChange w:id="536" w:author="Auteur">
          <w:pPr>
            <w:spacing w:before="120" w:after="0" w:line="480" w:lineRule="auto"/>
            <w:jc w:val="both"/>
          </w:pPr>
        </w:pPrChange>
      </w:pPr>
    </w:p>
    <w:p w14:paraId="185287C5" w14:textId="61F309AA" w:rsidR="00CF2E5D" w:rsidDel="004F4EBE" w:rsidRDefault="00CF2E5D" w:rsidP="00D4025A">
      <w:pPr>
        <w:spacing w:before="120" w:after="0" w:line="480" w:lineRule="auto"/>
        <w:jc w:val="both"/>
        <w:rPr>
          <w:del w:id="537" w:author="Auteur"/>
          <w:rFonts w:ascii="Times New Roman" w:hAnsi="Times New Roman" w:cs="Times New Roman"/>
        </w:rPr>
      </w:pPr>
      <w:ins w:id="538" w:author="Auteur">
        <w:del w:id="539" w:author="Auteur">
          <w:r w:rsidRPr="002F6763" w:rsidDel="00B7546A">
            <w:rPr>
              <w:rFonts w:ascii="Times New Roman" w:hAnsi="Times New Roman" w:cs="Times New Roman"/>
            </w:rPr>
            <w:delText xml:space="preserve">After several tests, we noticed that the </w:delText>
          </w:r>
          <w:r w:rsidDel="00B7546A">
            <w:rPr>
              <w:rFonts w:ascii="Times New Roman" w:hAnsi="Times New Roman" w:cs="Times New Roman"/>
            </w:rPr>
            <w:delText>epidemic</w:delText>
          </w:r>
          <w:r w:rsidRPr="002F6763" w:rsidDel="00B7546A">
            <w:rPr>
              <w:rFonts w:ascii="Times New Roman" w:hAnsi="Times New Roman" w:cs="Times New Roman"/>
            </w:rPr>
            <w:delText xml:space="preserve"> would not be totally synchronized with the </w:delText>
          </w:r>
          <w:r w:rsidDel="00B7546A">
            <w:rPr>
              <w:rFonts w:ascii="Times New Roman" w:hAnsi="Times New Roman" w:cs="Times New Roman"/>
            </w:rPr>
            <w:delText>peaks</w:delText>
          </w:r>
          <w:r w:rsidRPr="002F6763" w:rsidDel="00B7546A">
            <w:rPr>
              <w:rFonts w:ascii="Times New Roman" w:hAnsi="Times New Roman" w:cs="Times New Roman"/>
            </w:rPr>
            <w:delText xml:space="preserve"> of the carrying capacity if there were still empty </w:delText>
          </w:r>
          <w:r w:rsidDel="00B7546A">
            <w:rPr>
              <w:rFonts w:ascii="Times New Roman" w:hAnsi="Times New Roman" w:cs="Times New Roman"/>
            </w:rPr>
            <w:delText>cells</w:delText>
          </w:r>
          <w:r w:rsidRPr="002F6763" w:rsidDel="00B7546A">
            <w:rPr>
              <w:rFonts w:ascii="Times New Roman" w:hAnsi="Times New Roman" w:cs="Times New Roman"/>
            </w:rPr>
            <w:delText xml:space="preserve"> in the grid</w:delText>
          </w:r>
          <w:r w:rsidDel="00B7546A">
            <w:rPr>
              <w:rFonts w:ascii="Times New Roman" w:hAnsi="Times New Roman" w:cs="Times New Roman"/>
            </w:rPr>
            <w:delText>, because empty cells can always offer new habitat for population to grows even the K is beginning to decline</w:delText>
          </w:r>
          <w:r w:rsidRPr="002F6763" w:rsidDel="00B7546A">
            <w:rPr>
              <w:rFonts w:ascii="Times New Roman" w:hAnsi="Times New Roman" w:cs="Times New Roman"/>
            </w:rPr>
            <w:delText>. To make sure that population dispersed and occupied all the cases in the grid, we designed different size of grid for different outbreak cycles scenario. With the chosen dispersal which is 8.99, we finally use a 15x15 homogeneous grid for 10</w:delText>
          </w:r>
          <w:r w:rsidDel="00B7546A">
            <w:rPr>
              <w:rFonts w:ascii="Times New Roman" w:hAnsi="Times New Roman" w:cs="Times New Roman"/>
            </w:rPr>
            <w:delText xml:space="preserve"> </w:delText>
          </w:r>
          <w:r w:rsidRPr="002F6763" w:rsidDel="00B7546A">
            <w:rPr>
              <w:rFonts w:ascii="Times New Roman" w:hAnsi="Times New Roman" w:cs="Times New Roman"/>
            </w:rPr>
            <w:delText>years outbreak scenario, 25x25 homogeneous grid for 20 and 40 years scenario. All grids were created with absorbing boundary conditions, which makes grid of 10years scenario a 17x17 grid, and the grid of 20 and 40 years scenario a 27x27 grid.</w:delText>
          </w:r>
        </w:del>
      </w:ins>
    </w:p>
    <w:p w14:paraId="4D8402CB" w14:textId="77777777" w:rsidR="004F4EBE" w:rsidRPr="00B11B2B" w:rsidRDefault="004F4EBE" w:rsidP="004F4EBE">
      <w:pPr>
        <w:spacing w:before="120" w:after="0" w:line="480" w:lineRule="auto"/>
        <w:jc w:val="both"/>
        <w:rPr>
          <w:ins w:id="540" w:author="Auteur"/>
          <w:rFonts w:ascii="Times New Roman" w:hAnsi="Times New Roman" w:cs="Times New Roman"/>
          <w:b/>
        </w:rPr>
      </w:pPr>
      <w:ins w:id="541" w:author="Auteur">
        <w:r w:rsidRPr="00B11B2B">
          <w:rPr>
            <w:rFonts w:ascii="Times New Roman" w:hAnsi="Times New Roman" w:cs="Times New Roman"/>
            <w:b/>
            <w:i/>
          </w:rPr>
          <w:t>Refuges:</w:t>
        </w:r>
        <w:r w:rsidRPr="00B11B2B">
          <w:rPr>
            <w:rFonts w:ascii="Times New Roman" w:hAnsi="Times New Roman" w:cs="Times New Roman"/>
            <w:b/>
          </w:rPr>
          <w:t xml:space="preserve"> </w:t>
        </w:r>
      </w:ins>
    </w:p>
    <w:p w14:paraId="5C6C09C6" w14:textId="39FF59E5" w:rsidR="004F4EBE" w:rsidRPr="002F6763" w:rsidRDefault="004F4EBE" w:rsidP="004F4EBE">
      <w:pPr>
        <w:spacing w:before="120" w:after="0" w:line="480" w:lineRule="auto"/>
        <w:jc w:val="both"/>
        <w:rPr>
          <w:ins w:id="542" w:author="Auteur"/>
          <w:rFonts w:ascii="Times New Roman" w:hAnsi="Times New Roman" w:cs="Times New Roman"/>
          <w:lang w:val="en-US"/>
        </w:rPr>
      </w:pPr>
      <w:ins w:id="543" w:author="Auteur">
        <w:r w:rsidRPr="002F6763">
          <w:rPr>
            <w:rFonts w:ascii="Times New Roman" w:hAnsi="Times New Roman" w:cs="Times New Roman"/>
          </w:rPr>
          <w:lastRenderedPageBreak/>
          <w:t xml:space="preserve">Refuges are the </w:t>
        </w:r>
        <w:r>
          <w:rPr>
            <w:rFonts w:ascii="Times New Roman" w:hAnsi="Times New Roman" w:cs="Times New Roman"/>
          </w:rPr>
          <w:t>cells</w:t>
        </w:r>
        <w:r w:rsidRPr="002F6763">
          <w:rPr>
            <w:rFonts w:ascii="Times New Roman" w:hAnsi="Times New Roman" w:cs="Times New Roman"/>
          </w:rPr>
          <w:t xml:space="preserve"> in which individuals </w:t>
        </w:r>
        <w:del w:id="544" w:author="Auteur">
          <w:r w:rsidRPr="002F6763" w:rsidDel="008B6F1F">
            <w:rPr>
              <w:rFonts w:ascii="Times New Roman" w:hAnsi="Times New Roman" w:cs="Times New Roman"/>
            </w:rPr>
            <w:delText>will be kept</w:delText>
          </w:r>
        </w:del>
        <w:r w:rsidR="008B6F1F">
          <w:rPr>
            <w:rFonts w:ascii="Times New Roman" w:hAnsi="Times New Roman" w:cs="Times New Roman"/>
          </w:rPr>
          <w:t>can survive</w:t>
        </w:r>
        <w:r w:rsidRPr="002F6763">
          <w:rPr>
            <w:rFonts w:ascii="Times New Roman" w:hAnsi="Times New Roman" w:cs="Times New Roman"/>
          </w:rPr>
          <w:t xml:space="preserve"> </w:t>
        </w:r>
        <w:r>
          <w:rPr>
            <w:rFonts w:ascii="Times New Roman" w:hAnsi="Times New Roman" w:cs="Times New Roman"/>
          </w:rPr>
          <w:t>during crash</w:t>
        </w:r>
        <w:r w:rsidR="00982C0E">
          <w:rPr>
            <w:rFonts w:ascii="Times New Roman" w:hAnsi="Times New Roman" w:cs="Times New Roman"/>
          </w:rPr>
          <w:t xml:space="preserve"> at population valleys</w:t>
        </w:r>
        <w:r w:rsidR="008B6F1F">
          <w:rPr>
            <w:rFonts w:ascii="Times New Roman" w:hAnsi="Times New Roman" w:cs="Times New Roman"/>
          </w:rPr>
          <w:t>. In our simulation scenarios,</w:t>
        </w:r>
        <w:r w:rsidR="008B6F1F" w:rsidRPr="002F6763">
          <w:rPr>
            <w:rFonts w:ascii="Times New Roman" w:hAnsi="Times New Roman" w:cs="Times New Roman"/>
          </w:rPr>
          <w:t xml:space="preserve"> we set</w:t>
        </w:r>
        <w:r w:rsidR="008B6F1F">
          <w:rPr>
            <w:rFonts w:ascii="Times New Roman" w:hAnsi="Times New Roman" w:cs="Times New Roman"/>
          </w:rPr>
          <w:t xml:space="preserve"> a 3x3 </w:t>
        </w:r>
        <w:r w:rsidR="008B6F1F" w:rsidRPr="002F6763">
          <w:rPr>
            <w:rFonts w:ascii="Times New Roman" w:hAnsi="Times New Roman" w:cs="Times New Roman"/>
          </w:rPr>
          <w:t xml:space="preserve">refuge in the centre of the grids. </w:t>
        </w:r>
        <w:r w:rsidR="008B6F1F">
          <w:rPr>
            <w:rFonts w:ascii="Times New Roman" w:hAnsi="Times New Roman" w:cs="Times New Roman"/>
            <w:lang w:val="en-US"/>
          </w:rPr>
          <w:t xml:space="preserve"> </w:t>
        </w:r>
        <w:del w:id="545" w:author="Auteur">
          <w:r w:rsidDel="008B6F1F">
            <w:rPr>
              <w:rFonts w:ascii="Times New Roman" w:hAnsi="Times New Roman" w:cs="Times New Roman"/>
            </w:rPr>
            <w:delText>, so they can</w:delText>
          </w:r>
        </w:del>
        <w:r w:rsidR="008B6F1F">
          <w:rPr>
            <w:rFonts w:ascii="Times New Roman" w:hAnsi="Times New Roman" w:cs="Times New Roman"/>
          </w:rPr>
          <w:t xml:space="preserve">Individuals survived the crash will be the founders who </w:t>
        </w:r>
        <w:del w:id="546" w:author="Auteur">
          <w:r w:rsidR="008B6F1F" w:rsidDel="00D1572C">
            <w:rPr>
              <w:rFonts w:ascii="Times New Roman" w:hAnsi="Times New Roman" w:cs="Times New Roman"/>
            </w:rPr>
            <w:delText>will</w:delText>
          </w:r>
          <w:r w:rsidRPr="002F6763" w:rsidDel="00D1572C">
            <w:rPr>
              <w:rFonts w:ascii="Times New Roman" w:hAnsi="Times New Roman" w:cs="Times New Roman"/>
            </w:rPr>
            <w:delText xml:space="preserve"> </w:delText>
          </w:r>
        </w:del>
        <w:r>
          <w:rPr>
            <w:rFonts w:ascii="Times New Roman" w:hAnsi="Times New Roman" w:cs="Times New Roman"/>
          </w:rPr>
          <w:t>rebuild</w:t>
        </w:r>
        <w:r w:rsidRPr="002F6763">
          <w:rPr>
            <w:rFonts w:ascii="Times New Roman" w:hAnsi="Times New Roman" w:cs="Times New Roman"/>
          </w:rPr>
          <w:t xml:space="preserve"> the population </w:t>
        </w:r>
        <w:del w:id="547" w:author="Auteur">
          <w:r w:rsidRPr="002F6763" w:rsidDel="00D1572C">
            <w:rPr>
              <w:rFonts w:ascii="Times New Roman" w:hAnsi="Times New Roman" w:cs="Times New Roman"/>
            </w:rPr>
            <w:delText xml:space="preserve">by </w:delText>
          </w:r>
          <w:r w:rsidRPr="002F6763" w:rsidDel="001267A8">
            <w:rPr>
              <w:rFonts w:ascii="Times New Roman" w:hAnsi="Times New Roman" w:cs="Times New Roman"/>
            </w:rPr>
            <w:delText>founding effect</w:delText>
          </w:r>
        </w:del>
        <w:r w:rsidR="001267A8">
          <w:rPr>
            <w:rFonts w:ascii="Times New Roman" w:hAnsi="Times New Roman" w:cs="Times New Roman"/>
          </w:rPr>
          <w:t>after</w:t>
        </w:r>
        <w:r w:rsidR="00D1572C">
          <w:rPr>
            <w:rFonts w:ascii="Times New Roman" w:hAnsi="Times New Roman" w:cs="Times New Roman"/>
          </w:rPr>
          <w:t>.</w:t>
        </w:r>
        <w:del w:id="548" w:author="Auteur">
          <w:r w:rsidR="001267A8" w:rsidDel="00D1572C">
            <w:rPr>
              <w:rFonts w:ascii="Times New Roman" w:hAnsi="Times New Roman" w:cs="Times New Roman"/>
            </w:rPr>
            <w:delText xml:space="preserve"> every </w:delText>
          </w:r>
          <w:r w:rsidR="008B6F1F" w:rsidDel="00D1572C">
            <w:rPr>
              <w:rFonts w:ascii="Times New Roman" w:hAnsi="Times New Roman" w:cs="Times New Roman"/>
            </w:rPr>
            <w:delText>crash</w:delText>
          </w:r>
          <w:r w:rsidRPr="002F6763" w:rsidDel="00D1572C">
            <w:rPr>
              <w:rFonts w:ascii="Times New Roman" w:hAnsi="Times New Roman" w:cs="Times New Roman"/>
            </w:rPr>
            <w:delText xml:space="preserve">. </w:delText>
          </w:r>
          <w:r w:rsidDel="008B6F1F">
            <w:rPr>
              <w:rFonts w:ascii="Times New Roman" w:hAnsi="Times New Roman" w:cs="Times New Roman"/>
            </w:rPr>
            <w:delText>Here</w:delText>
          </w:r>
          <w:r w:rsidRPr="002F6763" w:rsidDel="008B6F1F">
            <w:rPr>
              <w:rFonts w:ascii="Times New Roman" w:hAnsi="Times New Roman" w:cs="Times New Roman"/>
            </w:rPr>
            <w:delText xml:space="preserve"> we set</w:delText>
          </w:r>
          <w:r w:rsidDel="008B6F1F">
            <w:rPr>
              <w:rFonts w:ascii="Times New Roman" w:hAnsi="Times New Roman" w:cs="Times New Roman"/>
            </w:rPr>
            <w:delText xml:space="preserve"> only</w:delText>
          </w:r>
          <w:r w:rsidRPr="002F6763" w:rsidDel="008B6F1F">
            <w:rPr>
              <w:rFonts w:ascii="Times New Roman" w:hAnsi="Times New Roman" w:cs="Times New Roman"/>
            </w:rPr>
            <w:delText xml:space="preserve"> one refuge in the centre of the grids which represent 4% of the </w:delText>
          </w:r>
          <w:r w:rsidDel="008B6F1F">
            <w:rPr>
              <w:rFonts w:ascii="Times New Roman" w:hAnsi="Times New Roman" w:cs="Times New Roman"/>
            </w:rPr>
            <w:delText>landscape</w:delText>
          </w:r>
          <w:r w:rsidRPr="002F6763" w:rsidDel="008B6F1F">
            <w:rPr>
              <w:rFonts w:ascii="Times New Roman" w:hAnsi="Times New Roman" w:cs="Times New Roman"/>
            </w:rPr>
            <w:delText xml:space="preserve"> surface. In the 10-year-cycle scenario, this means a 3x3 refuge in the centre of a 15x15 grid.</w:delText>
          </w:r>
          <w:r w:rsidDel="008B6F1F">
            <w:rPr>
              <w:rFonts w:ascii="Times New Roman" w:hAnsi="Times New Roman" w:cs="Times New Roman"/>
            </w:rPr>
            <w:delText xml:space="preserve"> </w:delText>
          </w:r>
          <w:r w:rsidRPr="002F6763" w:rsidDel="008B6F1F">
            <w:rPr>
              <w:rFonts w:ascii="Times New Roman" w:hAnsi="Times New Roman" w:cs="Times New Roman"/>
            </w:rPr>
            <w:delText xml:space="preserve">In the cases of 20-year and 40-year scenarios, refuges are 5x5 squares in the centre of 25x25 grids. K is set to the maximum for all time in the refuges </w:delText>
          </w:r>
          <w:r w:rsidDel="008B6F1F">
            <w:rPr>
              <w:rFonts w:ascii="Times New Roman" w:hAnsi="Times New Roman" w:cs="Times New Roman"/>
            </w:rPr>
            <w:delText>to</w:delText>
          </w:r>
          <w:r w:rsidRPr="002F6763" w:rsidDel="008B6F1F">
            <w:rPr>
              <w:rFonts w:ascii="Times New Roman" w:hAnsi="Times New Roman" w:cs="Times New Roman"/>
              <w:lang w:val="en-US"/>
            </w:rPr>
            <w:delText xml:space="preserve"> help the individual</w:delText>
          </w:r>
          <w:r w:rsidDel="008B6F1F">
            <w:rPr>
              <w:rFonts w:ascii="Times New Roman" w:hAnsi="Times New Roman" w:cs="Times New Roman"/>
              <w:lang w:val="en-US"/>
            </w:rPr>
            <w:delText>s</w:delText>
          </w:r>
          <w:r w:rsidRPr="002F6763" w:rsidDel="008B6F1F">
            <w:rPr>
              <w:rFonts w:ascii="Times New Roman" w:hAnsi="Times New Roman" w:cs="Times New Roman"/>
              <w:lang w:val="en-US"/>
            </w:rPr>
            <w:delText xml:space="preserve"> </w:delText>
          </w:r>
          <w:r w:rsidDel="008B6F1F">
            <w:rPr>
              <w:rFonts w:ascii="Times New Roman" w:hAnsi="Times New Roman" w:cs="Times New Roman"/>
              <w:lang w:val="en-US"/>
            </w:rPr>
            <w:delText xml:space="preserve">inside </w:delText>
          </w:r>
          <w:r w:rsidRPr="002F6763" w:rsidDel="008B6F1F">
            <w:rPr>
              <w:rFonts w:ascii="Times New Roman" w:hAnsi="Times New Roman" w:cs="Times New Roman"/>
              <w:lang w:val="en-US"/>
            </w:rPr>
            <w:delText>survive the crash.</w:delText>
          </w:r>
        </w:del>
      </w:ins>
    </w:p>
    <w:p w14:paraId="637AEB89" w14:textId="77777777" w:rsidR="008B6F1F" w:rsidRDefault="008B6F1F" w:rsidP="008B6F1F">
      <w:pPr>
        <w:spacing w:before="100" w:beforeAutospacing="1" w:after="0" w:line="480" w:lineRule="auto"/>
        <w:jc w:val="both"/>
        <w:rPr>
          <w:ins w:id="549" w:author="Auteur"/>
          <w:rFonts w:ascii="Times New Roman" w:hAnsi="Times New Roman" w:cs="Times New Roman"/>
          <w:b/>
        </w:rPr>
      </w:pPr>
      <w:ins w:id="550" w:author="Auteur">
        <w:r w:rsidRPr="00B11B2B">
          <w:rPr>
            <w:rFonts w:ascii="Times New Roman" w:hAnsi="Times New Roman" w:cs="Times New Roman"/>
            <w:b/>
            <w:i/>
          </w:rPr>
          <w:t>Carrying capacity model:</w:t>
        </w:r>
        <w:r w:rsidRPr="00B11B2B">
          <w:rPr>
            <w:rFonts w:ascii="Times New Roman" w:hAnsi="Times New Roman" w:cs="Times New Roman"/>
            <w:b/>
          </w:rPr>
          <w:t xml:space="preserve"> </w:t>
        </w:r>
      </w:ins>
    </w:p>
    <w:p w14:paraId="7DAAC361" w14:textId="672BECD1" w:rsidR="008B6F1F" w:rsidRPr="00D4025A" w:rsidRDefault="00824C3F" w:rsidP="008B6F1F">
      <w:pPr>
        <w:spacing w:before="120" w:after="0" w:line="480" w:lineRule="auto"/>
        <w:jc w:val="both"/>
        <w:rPr>
          <w:ins w:id="551" w:author="Auteur"/>
          <w:rFonts w:ascii="Times New Roman" w:hAnsi="Times New Roman" w:cs="Times New Roman"/>
          <w:b/>
        </w:rPr>
      </w:pPr>
      <w:ins w:id="552" w:author="Auteur">
        <w:r>
          <w:rPr>
            <w:rFonts w:ascii="Times New Roman" w:hAnsi="Times New Roman" w:cs="Times New Roman"/>
          </w:rPr>
          <w:t xml:space="preserve">We need a </w:t>
        </w:r>
        <w:r w:rsidR="007623D6">
          <w:rPr>
            <w:rFonts w:ascii="Times New Roman" w:hAnsi="Times New Roman" w:cs="Times New Roman"/>
          </w:rPr>
          <w:t xml:space="preserve">small carrying capacity that </w:t>
        </w:r>
        <w:r w:rsidR="00CB363C">
          <w:rPr>
            <w:rFonts w:ascii="Times New Roman" w:hAnsi="Times New Roman" w:cs="Times New Roman"/>
          </w:rPr>
          <w:t xml:space="preserve">need less </w:t>
        </w:r>
        <w:r w:rsidR="00332124">
          <w:rPr>
            <w:rFonts w:ascii="Times New Roman" w:hAnsi="Times New Roman" w:cs="Times New Roman"/>
          </w:rPr>
          <w:t>computer memor</w:t>
        </w:r>
        <w:r w:rsidR="001F5AE4">
          <w:rPr>
            <w:rFonts w:ascii="Times New Roman" w:hAnsi="Times New Roman" w:cs="Times New Roman"/>
          </w:rPr>
          <w:t>y</w:t>
        </w:r>
        <w:del w:id="553" w:author="Auteur">
          <w:r w:rsidR="00332124" w:rsidDel="001F5AE4">
            <w:rPr>
              <w:rFonts w:ascii="Times New Roman" w:hAnsi="Times New Roman" w:cs="Times New Roman"/>
            </w:rPr>
            <w:delText>ies</w:delText>
          </w:r>
        </w:del>
        <w:r w:rsidR="00332124">
          <w:rPr>
            <w:rFonts w:ascii="Times New Roman" w:hAnsi="Times New Roman" w:cs="Times New Roman"/>
          </w:rPr>
          <w:t xml:space="preserve"> and </w:t>
        </w:r>
        <w:del w:id="554" w:author="Auteur">
          <w:r w:rsidR="007623D6" w:rsidDel="00332124">
            <w:rPr>
              <w:rFonts w:ascii="Times New Roman" w:hAnsi="Times New Roman" w:cs="Times New Roman"/>
            </w:rPr>
            <w:delText>can</w:delText>
          </w:r>
          <w:r w:rsidDel="00332124">
            <w:rPr>
              <w:rFonts w:ascii="Times New Roman" w:hAnsi="Times New Roman" w:cs="Times New Roman"/>
            </w:rPr>
            <w:delText xml:space="preserve"> save</w:delText>
          </w:r>
        </w:del>
        <w:r w:rsidR="00332124">
          <w:rPr>
            <w:rFonts w:ascii="Times New Roman" w:hAnsi="Times New Roman" w:cs="Times New Roman"/>
          </w:rPr>
          <w:t>less</w:t>
        </w:r>
        <w:r>
          <w:rPr>
            <w:rFonts w:ascii="Times New Roman" w:hAnsi="Times New Roman" w:cs="Times New Roman"/>
          </w:rPr>
          <w:t xml:space="preserve"> </w:t>
        </w:r>
        <w:del w:id="555" w:author="Auteur">
          <w:r w:rsidDel="00332124">
            <w:rPr>
              <w:rFonts w:ascii="Times New Roman" w:hAnsi="Times New Roman" w:cs="Times New Roman"/>
            </w:rPr>
            <w:delText xml:space="preserve">the </w:delText>
          </w:r>
        </w:del>
        <w:r>
          <w:rPr>
            <w:rFonts w:ascii="Times New Roman" w:hAnsi="Times New Roman" w:cs="Times New Roman"/>
          </w:rPr>
          <w:t>simulation time</w:t>
        </w:r>
        <w:del w:id="556" w:author="Auteur">
          <w:r w:rsidDel="00CB363C">
            <w:rPr>
              <w:rFonts w:ascii="Times New Roman" w:hAnsi="Times New Roman" w:cs="Times New Roman"/>
            </w:rPr>
            <w:delText xml:space="preserve"> and computer memories needed</w:delText>
          </w:r>
        </w:del>
        <w:r w:rsidR="009036AB">
          <w:rPr>
            <w:rFonts w:ascii="Times New Roman" w:hAnsi="Times New Roman" w:cs="Times New Roman"/>
          </w:rPr>
          <w:t xml:space="preserve">, but big enough </w:t>
        </w:r>
        <w:del w:id="557" w:author="Auteur">
          <w:r w:rsidR="009036AB" w:rsidDel="00F03129">
            <w:rPr>
              <w:rFonts w:ascii="Times New Roman" w:hAnsi="Times New Roman" w:cs="Times New Roman"/>
            </w:rPr>
            <w:delText xml:space="preserve">for us </w:delText>
          </w:r>
        </w:del>
        <w:r w:rsidR="009036AB">
          <w:rPr>
            <w:rFonts w:ascii="Times New Roman" w:hAnsi="Times New Roman" w:cs="Times New Roman"/>
          </w:rPr>
          <w:t xml:space="preserve">to have a bottleneck strong enough during population </w:t>
        </w:r>
        <w:del w:id="558" w:author="Auteur">
          <w:r w:rsidR="009036AB" w:rsidDel="00454EFA">
            <w:rPr>
              <w:rFonts w:ascii="Times New Roman" w:hAnsi="Times New Roman" w:cs="Times New Roman"/>
            </w:rPr>
            <w:delText>crashes</w:delText>
          </w:r>
        </w:del>
        <w:r w:rsidR="00454EFA">
          <w:rPr>
            <w:rFonts w:ascii="Times New Roman" w:hAnsi="Times New Roman" w:cs="Times New Roman"/>
          </w:rPr>
          <w:t>valley</w:t>
        </w:r>
        <w:r>
          <w:rPr>
            <w:rFonts w:ascii="Times New Roman" w:hAnsi="Times New Roman" w:cs="Times New Roman"/>
          </w:rPr>
          <w:t xml:space="preserve">. </w:t>
        </w:r>
        <w:r w:rsidR="005D0A58">
          <w:rPr>
            <w:rFonts w:ascii="Times New Roman" w:hAnsi="Times New Roman" w:cs="Times New Roman"/>
          </w:rPr>
          <w:t>After several tests, we finally chose 30 as our max carry capacity</w:t>
        </w:r>
        <w:r w:rsidR="009036AB">
          <w:rPr>
            <w:rFonts w:ascii="Times New Roman" w:hAnsi="Times New Roman" w:cs="Times New Roman"/>
          </w:rPr>
          <w:t xml:space="preserve">, it is the smallest carrying capacity which can cause different allelic lost after 10 cycles </w:t>
        </w:r>
        <w:del w:id="559" w:author="Auteur">
          <w:r w:rsidR="009036AB" w:rsidDel="007D25D3">
            <w:rPr>
              <w:rFonts w:ascii="Times New Roman" w:hAnsi="Times New Roman" w:cs="Times New Roman"/>
            </w:rPr>
            <w:delText>with</w:delText>
          </w:r>
        </w:del>
        <w:r w:rsidR="007D25D3">
          <w:rPr>
            <w:rFonts w:ascii="Times New Roman" w:hAnsi="Times New Roman" w:cs="Times New Roman"/>
          </w:rPr>
          <w:t>in</w:t>
        </w:r>
        <w:r w:rsidR="009036AB">
          <w:rPr>
            <w:rFonts w:ascii="Times New Roman" w:hAnsi="Times New Roman" w:cs="Times New Roman"/>
          </w:rPr>
          <w:t xml:space="preserve"> different scenarios</w:t>
        </w:r>
        <w:del w:id="560" w:author="Auteur">
          <w:r w:rsidR="005D0A58" w:rsidDel="009036AB">
            <w:rPr>
              <w:rFonts w:ascii="Times New Roman" w:hAnsi="Times New Roman" w:cs="Times New Roman"/>
            </w:rPr>
            <w:delText>, it is big enough for  us</w:delText>
          </w:r>
          <w:r w:rsidR="00903758" w:rsidDel="009036AB">
            <w:rPr>
              <w:rFonts w:ascii="Times New Roman" w:hAnsi="Times New Roman" w:cs="Times New Roman"/>
            </w:rPr>
            <w:delText>for us</w:delText>
          </w:r>
          <w:r w:rsidR="005D0A58" w:rsidDel="009036AB">
            <w:rPr>
              <w:rFonts w:ascii="Times New Roman" w:hAnsi="Times New Roman" w:cs="Times New Roman"/>
            </w:rPr>
            <w:delText xml:space="preserve"> to have a bottleneck strong enough during population crashes</w:delText>
          </w:r>
          <w:r w:rsidR="005D0A58" w:rsidDel="00824C3F">
            <w:rPr>
              <w:rFonts w:ascii="Times New Roman" w:hAnsi="Times New Roman" w:cs="Times New Roman"/>
            </w:rPr>
            <w:delText xml:space="preserve"> and small enough so we can svae</w:delText>
          </w:r>
          <w:r w:rsidR="00555D97" w:rsidDel="00824C3F">
            <w:rPr>
              <w:rFonts w:ascii="Times New Roman" w:hAnsi="Times New Roman" w:cs="Times New Roman"/>
            </w:rPr>
            <w:delText>save</w:delText>
          </w:r>
          <w:r w:rsidR="005D0A58" w:rsidDel="00824C3F">
            <w:rPr>
              <w:rFonts w:ascii="Times New Roman" w:hAnsi="Times New Roman" w:cs="Times New Roman"/>
            </w:rPr>
            <w:delText xml:space="preserve"> the simulation time and computer memories needed</w:delText>
          </w:r>
        </w:del>
        <w:r w:rsidR="005D0A58">
          <w:rPr>
            <w:rFonts w:ascii="Times New Roman" w:hAnsi="Times New Roman" w:cs="Times New Roman"/>
          </w:rPr>
          <w:t xml:space="preserve">. </w:t>
        </w:r>
        <w:r w:rsidR="00234FF4">
          <w:rPr>
            <w:rFonts w:ascii="Times New Roman" w:hAnsi="Times New Roman" w:cs="Times New Roman"/>
          </w:rPr>
          <w:t>We synchronized the carrying capacity of all the cells of the landscape grid, except for the centre refuge</w:t>
        </w:r>
        <w:r w:rsidR="005D0A58">
          <w:rPr>
            <w:rFonts w:ascii="Times New Roman" w:hAnsi="Times New Roman" w:cs="Times New Roman"/>
          </w:rPr>
          <w:t xml:space="preserve"> </w:t>
        </w:r>
        <w:del w:id="561" w:author="Auteur">
          <w:r w:rsidR="005D0A58" w:rsidDel="00326A02">
            <w:rPr>
              <w:rFonts w:ascii="Times New Roman" w:hAnsi="Times New Roman" w:cs="Times New Roman"/>
            </w:rPr>
            <w:delText>which will</w:delText>
          </w:r>
        </w:del>
        <w:r w:rsidR="00326A02">
          <w:rPr>
            <w:rFonts w:ascii="Times New Roman" w:hAnsi="Times New Roman" w:cs="Times New Roman"/>
          </w:rPr>
          <w:t>where it</w:t>
        </w:r>
        <w:r w:rsidR="005D0A58">
          <w:rPr>
            <w:rFonts w:ascii="Times New Roman" w:hAnsi="Times New Roman" w:cs="Times New Roman"/>
          </w:rPr>
          <w:t xml:space="preserve"> </w:t>
        </w:r>
        <w:del w:id="562" w:author="Auteur">
          <w:r w:rsidR="005D0A58" w:rsidDel="00555D97">
            <w:rPr>
              <w:rFonts w:ascii="Times New Roman" w:hAnsi="Times New Roman" w:cs="Times New Roman"/>
            </w:rPr>
            <w:delText>always</w:delText>
          </w:r>
        </w:del>
        <w:r w:rsidR="00555D97">
          <w:rPr>
            <w:rFonts w:ascii="Times New Roman" w:hAnsi="Times New Roman" w:cs="Times New Roman"/>
          </w:rPr>
          <w:t>stays at</w:t>
        </w:r>
        <w:r w:rsidR="005D0A58">
          <w:rPr>
            <w:rFonts w:ascii="Times New Roman" w:hAnsi="Times New Roman" w:cs="Times New Roman"/>
          </w:rPr>
          <w:t xml:space="preserve"> 30. </w:t>
        </w:r>
        <w:r w:rsidR="008B6F1F" w:rsidRPr="009978E5">
          <w:rPr>
            <w:rFonts w:ascii="Times New Roman" w:hAnsi="Times New Roman" w:cs="Times New Roman"/>
          </w:rPr>
          <w:t xml:space="preserve">To </w:t>
        </w:r>
        <w:r w:rsidR="008B6F1F">
          <w:rPr>
            <w:rFonts w:ascii="Times New Roman" w:hAnsi="Times New Roman" w:cs="Times New Roman"/>
          </w:rPr>
          <w:t>build</w:t>
        </w:r>
        <w:r w:rsidR="008B6F1F" w:rsidRPr="009978E5">
          <w:rPr>
            <w:rFonts w:ascii="Times New Roman" w:hAnsi="Times New Roman" w:cs="Times New Roman"/>
          </w:rPr>
          <w:t xml:space="preserve"> a cyclic population, </w:t>
        </w:r>
        <w:r w:rsidR="008B6F1F">
          <w:rPr>
            <w:rFonts w:ascii="Times New Roman" w:hAnsi="Times New Roman" w:cs="Times New Roman"/>
          </w:rPr>
          <w:t xml:space="preserve">we made </w:t>
        </w:r>
        <w:del w:id="563" w:author="Auteur">
          <w:r w:rsidR="008B6F1F" w:rsidDel="005D0A58">
            <w:rPr>
              <w:rFonts w:ascii="Times New Roman" w:hAnsi="Times New Roman" w:cs="Times New Roman"/>
            </w:rPr>
            <w:delText>our</w:delText>
          </w:r>
        </w:del>
        <w:r w:rsidR="005D0A58">
          <w:rPr>
            <w:rFonts w:ascii="Times New Roman" w:hAnsi="Times New Roman" w:cs="Times New Roman"/>
          </w:rPr>
          <w:t>the</w:t>
        </w:r>
        <w:r w:rsidR="008B6F1F" w:rsidRPr="009978E5">
          <w:rPr>
            <w:rFonts w:ascii="Times New Roman" w:hAnsi="Times New Roman" w:cs="Times New Roman"/>
          </w:rPr>
          <w:t xml:space="preserve"> </w:t>
        </w:r>
        <w:r w:rsidR="005D0A58">
          <w:rPr>
            <w:rFonts w:ascii="Times New Roman" w:hAnsi="Times New Roman" w:cs="Times New Roman"/>
          </w:rPr>
          <w:t xml:space="preserve">value of </w:t>
        </w:r>
        <w:r w:rsidR="008B6F1F" w:rsidRPr="009978E5">
          <w:rPr>
            <w:rFonts w:ascii="Times New Roman" w:hAnsi="Times New Roman" w:cs="Times New Roman"/>
          </w:rPr>
          <w:t xml:space="preserve">K </w:t>
        </w:r>
        <w:del w:id="564" w:author="Auteur">
          <w:r w:rsidR="008B6F1F" w:rsidRPr="009978E5" w:rsidDel="005D0A58">
            <w:rPr>
              <w:rFonts w:ascii="Times New Roman" w:hAnsi="Times New Roman" w:cs="Times New Roman"/>
            </w:rPr>
            <w:delText xml:space="preserve">string </w:delText>
          </w:r>
        </w:del>
        <w:r w:rsidR="008B6F1F" w:rsidRPr="009978E5">
          <w:rPr>
            <w:rFonts w:ascii="Times New Roman" w:hAnsi="Times New Roman" w:cs="Times New Roman"/>
          </w:rPr>
          <w:t xml:space="preserve">follows a </w:t>
        </w:r>
        <w:r w:rsidR="008B6F1F">
          <w:rPr>
            <w:rFonts w:ascii="Times New Roman" w:hAnsi="Times New Roman" w:cs="Times New Roman" w:hint="eastAsia"/>
          </w:rPr>
          <w:t>s</w:t>
        </w:r>
        <w:r w:rsidR="008B6F1F" w:rsidRPr="00CF1A88">
          <w:rPr>
            <w:rFonts w:ascii="Times New Roman" w:hAnsi="Times New Roman" w:cs="Times New Roman"/>
          </w:rPr>
          <w:t>inusoidal curve</w:t>
        </w:r>
        <w:r w:rsidR="008B6F1F" w:rsidRPr="009978E5">
          <w:rPr>
            <w:rFonts w:ascii="Times New Roman" w:hAnsi="Times New Roman" w:cs="Times New Roman"/>
          </w:rPr>
          <w:t xml:space="preserve">. </w:t>
        </w:r>
        <w:r w:rsidR="005D0A58">
          <w:rPr>
            <w:rFonts w:ascii="Times New Roman" w:hAnsi="Times New Roman" w:cs="Times New Roman"/>
          </w:rPr>
          <w:t>As showed in Figure2, t</w:t>
        </w:r>
        <w:del w:id="565" w:author="Auteur">
          <w:r w:rsidR="008B6F1F" w:rsidRPr="009978E5" w:rsidDel="005D0A58">
            <w:rPr>
              <w:rFonts w:ascii="Times New Roman" w:hAnsi="Times New Roman" w:cs="Times New Roman"/>
            </w:rPr>
            <w:delText>T</w:delText>
          </w:r>
        </w:del>
        <w:r w:rsidR="008B6F1F" w:rsidRPr="009978E5">
          <w:rPr>
            <w:rFonts w:ascii="Times New Roman" w:hAnsi="Times New Roman" w:cs="Times New Roman"/>
          </w:rPr>
          <w:t xml:space="preserve">he </w:t>
        </w:r>
        <w:del w:id="566" w:author="Auteur">
          <w:r w:rsidR="008B6F1F" w:rsidRPr="009978E5" w:rsidDel="006E1403">
            <w:rPr>
              <w:rFonts w:ascii="Times New Roman" w:hAnsi="Times New Roman" w:cs="Times New Roman"/>
            </w:rPr>
            <w:delText>crests</w:delText>
          </w:r>
        </w:del>
        <w:r w:rsidR="008313A6">
          <w:rPr>
            <w:rFonts w:ascii="Times New Roman" w:hAnsi="Times New Roman" w:cs="Times New Roman"/>
          </w:rPr>
          <w:t>peak</w:t>
        </w:r>
        <w:r w:rsidR="005D0A58">
          <w:rPr>
            <w:rFonts w:ascii="Times New Roman" w:hAnsi="Times New Roman" w:cs="Times New Roman"/>
          </w:rPr>
          <w:t>s</w:t>
        </w:r>
        <w:r w:rsidR="008B6F1F" w:rsidRPr="009978E5">
          <w:rPr>
            <w:rFonts w:ascii="Times New Roman" w:hAnsi="Times New Roman" w:cs="Times New Roman"/>
          </w:rPr>
          <w:t xml:space="preserve"> and</w:t>
        </w:r>
        <w:r w:rsidR="008B6F1F" w:rsidRPr="009978E5">
          <w:rPr>
            <w:rFonts w:ascii="Times New Roman" w:hAnsi="Times New Roman" w:cs="Times New Roman"/>
            <w:lang w:val="en-US"/>
          </w:rPr>
          <w:t xml:space="preserve"> the </w:t>
        </w:r>
        <w:del w:id="567" w:author="Auteur">
          <w:r w:rsidR="008B6F1F" w:rsidRPr="009978E5" w:rsidDel="008313A6">
            <w:rPr>
              <w:rFonts w:ascii="Times New Roman" w:hAnsi="Times New Roman" w:cs="Times New Roman"/>
            </w:rPr>
            <w:delText>troughs</w:delText>
          </w:r>
        </w:del>
        <w:r w:rsidR="008313A6">
          <w:rPr>
            <w:rFonts w:ascii="Times New Roman" w:hAnsi="Times New Roman" w:cs="Times New Roman"/>
          </w:rPr>
          <w:t>valley</w:t>
        </w:r>
        <w:r w:rsidR="005D0A58">
          <w:rPr>
            <w:rFonts w:ascii="Times New Roman" w:hAnsi="Times New Roman" w:cs="Times New Roman"/>
          </w:rPr>
          <w:t>s</w:t>
        </w:r>
        <w:r w:rsidR="008B6F1F" w:rsidRPr="009978E5">
          <w:rPr>
            <w:rFonts w:ascii="Times New Roman" w:hAnsi="Times New Roman" w:cs="Times New Roman"/>
          </w:rPr>
          <w:t xml:space="preserve"> represent the highest and the lowest carry capacity in eac</w:t>
        </w:r>
        <w:r w:rsidR="008B6F1F">
          <w:rPr>
            <w:rFonts w:ascii="Times New Roman" w:hAnsi="Times New Roman" w:cs="Times New Roman"/>
          </w:rPr>
          <w:t xml:space="preserve">h cell. </w:t>
        </w:r>
        <w:r w:rsidR="00786352">
          <w:rPr>
            <w:rFonts w:ascii="Times New Roman" w:hAnsi="Times New Roman" w:cs="Times New Roman"/>
          </w:rPr>
          <w:t xml:space="preserve">The gird will have the same </w:t>
        </w:r>
        <w:r w:rsidR="00615166">
          <w:rPr>
            <w:rFonts w:ascii="Times New Roman" w:hAnsi="Times New Roman" w:cs="Times New Roman"/>
          </w:rPr>
          <w:t xml:space="preserve">cycle </w:t>
        </w:r>
        <w:r w:rsidR="00786352">
          <w:rPr>
            <w:rFonts w:ascii="Times New Roman" w:hAnsi="Times New Roman" w:cs="Times New Roman"/>
          </w:rPr>
          <w:t>frequency</w:t>
        </w:r>
        <w:r w:rsidR="00615166">
          <w:rPr>
            <w:rFonts w:ascii="Times New Roman" w:hAnsi="Times New Roman" w:cs="Times New Roman"/>
          </w:rPr>
          <w:t xml:space="preserve"> as it is the sum of the synchronized cells.</w:t>
        </w:r>
        <w:del w:id="568" w:author="Auteur">
          <w:r w:rsidR="008B6F1F" w:rsidDel="00AC4805">
            <w:rPr>
              <w:rFonts w:ascii="Times New Roman" w:hAnsi="Times New Roman" w:cs="Times New Roman"/>
            </w:rPr>
            <w:delText>With different frequencies,</w:delText>
          </w:r>
          <w:r w:rsidR="008B6F1F" w:rsidRPr="009978E5" w:rsidDel="00AC4805">
            <w:rPr>
              <w:rFonts w:ascii="Times New Roman" w:hAnsi="Times New Roman" w:cs="Times New Roman"/>
            </w:rPr>
            <w:delText xml:space="preserve"> the crest</w:delText>
          </w:r>
          <w:r w:rsidR="008313A6" w:rsidDel="00AC4805">
            <w:rPr>
              <w:rFonts w:ascii="Times New Roman" w:hAnsi="Times New Roman" w:cs="Times New Roman"/>
            </w:rPr>
            <w:delText>peaks</w:delText>
          </w:r>
          <w:r w:rsidR="008B6F1F" w:rsidRPr="009978E5" w:rsidDel="00AC4805">
            <w:rPr>
              <w:rFonts w:ascii="Times New Roman" w:hAnsi="Times New Roman" w:cs="Times New Roman"/>
            </w:rPr>
            <w:delText xml:space="preserve"> </w:delText>
          </w:r>
          <w:r w:rsidR="008B6F1F" w:rsidDel="00AC4805">
            <w:rPr>
              <w:rFonts w:ascii="Times New Roman" w:hAnsi="Times New Roman" w:cs="Times New Roman"/>
            </w:rPr>
            <w:delText xml:space="preserve">of the sinusoidal curve </w:delText>
          </w:r>
          <w:r w:rsidR="008B6F1F" w:rsidRPr="009978E5" w:rsidDel="00AC4805">
            <w:rPr>
              <w:rFonts w:ascii="Times New Roman" w:hAnsi="Times New Roman" w:cs="Times New Roman"/>
            </w:rPr>
            <w:delText>appears with different cyclic times.</w:delText>
          </w:r>
        </w:del>
        <w:r w:rsidR="008B6F1F" w:rsidRPr="009978E5">
          <w:rPr>
            <w:rFonts w:ascii="Times New Roman" w:hAnsi="Times New Roman" w:cs="Times New Roman"/>
          </w:rPr>
          <w:t xml:space="preserve"> </w:t>
        </w:r>
        <w:del w:id="569" w:author="Auteur">
          <w:r w:rsidR="008B6F1F" w:rsidRPr="009978E5" w:rsidDel="00615166">
            <w:rPr>
              <w:rFonts w:ascii="Times New Roman" w:hAnsi="Times New Roman" w:cs="Times New Roman"/>
            </w:rPr>
            <w:delText xml:space="preserve">In our </w:delText>
          </w:r>
          <w:r w:rsidR="008B6F1F" w:rsidDel="00615166">
            <w:rPr>
              <w:rFonts w:ascii="Times New Roman" w:hAnsi="Times New Roman" w:cs="Times New Roman"/>
            </w:rPr>
            <w:delText>simulations</w:delText>
          </w:r>
          <w:r w:rsidR="008313A6" w:rsidDel="00615166">
            <w:rPr>
              <w:rFonts w:ascii="Times New Roman" w:hAnsi="Times New Roman" w:cs="Times New Roman"/>
            </w:rPr>
            <w:delText>research</w:delText>
          </w:r>
          <w:r w:rsidR="008B6F1F" w:rsidRPr="009978E5" w:rsidDel="00615166">
            <w:rPr>
              <w:rFonts w:ascii="Times New Roman" w:hAnsi="Times New Roman" w:cs="Times New Roman"/>
            </w:rPr>
            <w:delText xml:space="preserve">, </w:delText>
          </w:r>
          <w:r w:rsidR="008313A6" w:rsidDel="00615166">
            <w:rPr>
              <w:rFonts w:ascii="Times New Roman" w:hAnsi="Times New Roman" w:cs="Times New Roman"/>
            </w:rPr>
            <w:delText xml:space="preserve">we used </w:delText>
          </w:r>
          <w:r w:rsidR="008B6F1F" w:rsidRPr="009978E5" w:rsidDel="00615166">
            <w:rPr>
              <w:rFonts w:ascii="Times New Roman" w:hAnsi="Times New Roman" w:cs="Times New Roman"/>
            </w:rPr>
            <w:delText>when frequencies are 3.2, 6.4, 12.8, carrying capacity has corresponding crest</w:delText>
          </w:r>
          <w:r w:rsidR="008B6F1F" w:rsidRPr="009978E5" w:rsidDel="00615166">
            <w:rPr>
              <w:rFonts w:ascii="Times New Roman" w:hAnsi="Times New Roman" w:cs="Times New Roman"/>
              <w:lang w:val="en-US"/>
            </w:rPr>
            <w:delText xml:space="preserve"> with a cycle of </w:delText>
          </w:r>
          <w:r w:rsidR="008B6F1F" w:rsidDel="00615166">
            <w:rPr>
              <w:rFonts w:ascii="Times New Roman" w:hAnsi="Times New Roman" w:cs="Times New Roman"/>
              <w:lang w:val="en-US"/>
            </w:rPr>
            <w:delText xml:space="preserve">about </w:delText>
          </w:r>
          <w:r w:rsidR="008B6F1F" w:rsidRPr="009978E5" w:rsidDel="00615166">
            <w:rPr>
              <w:rFonts w:ascii="Times New Roman" w:hAnsi="Times New Roman" w:cs="Times New Roman"/>
              <w:lang w:val="en-US"/>
            </w:rPr>
            <w:delText>10</w:delText>
          </w:r>
          <w:r w:rsidR="008B6F1F" w:rsidDel="00615166">
            <w:rPr>
              <w:rFonts w:ascii="Times New Roman" w:hAnsi="Times New Roman" w:cs="Times New Roman"/>
              <w:lang w:val="en-US"/>
            </w:rPr>
            <w:delText xml:space="preserve"> years, 20 years, and 40 years </w:delText>
          </w:r>
          <w:r w:rsidR="008313A6" w:rsidDel="00615166">
            <w:rPr>
              <w:rFonts w:ascii="Times New Roman" w:hAnsi="Times New Roman" w:cs="Times New Roman"/>
              <w:lang w:val="en-US"/>
            </w:rPr>
            <w:delText>outbreak</w:delText>
          </w:r>
          <w:r w:rsidR="001A5F77" w:rsidDel="00615166">
            <w:rPr>
              <w:rFonts w:ascii="Times New Roman" w:hAnsi="Times New Roman" w:cs="Times New Roman"/>
              <w:lang w:val="en-US"/>
            </w:rPr>
            <w:delText>cyclic</w:delText>
          </w:r>
          <w:r w:rsidR="008313A6" w:rsidDel="00615166">
            <w:rPr>
              <w:rFonts w:ascii="Times New Roman" w:hAnsi="Times New Roman" w:cs="Times New Roman"/>
              <w:lang w:val="en-US"/>
            </w:rPr>
            <w:delText xml:space="preserve"> frequencies </w:delText>
          </w:r>
          <w:r w:rsidR="008B6F1F" w:rsidDel="00615166">
            <w:rPr>
              <w:rFonts w:ascii="Times New Roman" w:hAnsi="Times New Roman" w:cs="Times New Roman"/>
              <w:lang w:val="en-US"/>
            </w:rPr>
            <w:delText xml:space="preserve">(Figure2). </w:delText>
          </w:r>
          <w:r w:rsidR="008B6F1F" w:rsidRPr="009978E5" w:rsidDel="008313A6">
            <w:rPr>
              <w:rFonts w:ascii="Times New Roman" w:hAnsi="Times New Roman" w:cs="Times New Roman"/>
              <w:lang w:val="en-US"/>
            </w:rPr>
            <w:delText xml:space="preserve">In the </w:delText>
          </w:r>
          <w:r w:rsidR="008B6F1F" w:rsidDel="008313A6">
            <w:rPr>
              <w:rFonts w:ascii="Times New Roman" w:hAnsi="Times New Roman" w:cs="Times New Roman"/>
              <w:lang w:val="en-US"/>
            </w:rPr>
            <w:delText xml:space="preserve">scenarios </w:delText>
          </w:r>
          <w:r w:rsidR="008B6F1F" w:rsidRPr="009978E5" w:rsidDel="008313A6">
            <w:rPr>
              <w:rFonts w:ascii="Times New Roman" w:hAnsi="Times New Roman" w:cs="Times New Roman"/>
              <w:lang w:val="en-US"/>
            </w:rPr>
            <w:delText>where the</w:delText>
          </w:r>
          <w:r w:rsidR="008B6F1F" w:rsidDel="008313A6">
            <w:rPr>
              <w:rFonts w:ascii="Times New Roman" w:hAnsi="Times New Roman" w:cs="Times New Roman"/>
              <w:lang w:val="en-US"/>
            </w:rPr>
            <w:delText xml:space="preserve"> cycle time</w:delText>
          </w:r>
          <w:r w:rsidR="008B6F1F" w:rsidRPr="00B11B2B" w:rsidDel="008313A6">
            <w:rPr>
              <w:rFonts w:ascii="Times New Roman" w:hAnsi="Times New Roman" w:cs="Times New Roman"/>
              <w:lang w:val="en-US"/>
            </w:rPr>
            <w:delText xml:space="preserve"> is too </w:delText>
          </w:r>
          <w:r w:rsidR="008B6F1F" w:rsidDel="008313A6">
            <w:rPr>
              <w:rFonts w:ascii="Times New Roman" w:hAnsi="Times New Roman" w:cs="Times New Roman"/>
              <w:lang w:val="en-US"/>
            </w:rPr>
            <w:delText>short</w:delText>
          </w:r>
          <w:r w:rsidR="008B6F1F" w:rsidRPr="00B11B2B" w:rsidDel="008313A6">
            <w:rPr>
              <w:rFonts w:ascii="Times New Roman" w:hAnsi="Times New Roman" w:cs="Times New Roman"/>
              <w:lang w:val="en-US"/>
            </w:rPr>
            <w:delText>, for example in a 10-year-scenario, we compressed a sine cycle into 10 timestep points. As a result, there is a bigger chance that our timestep points at the K curve skips the value 0.</w:delText>
          </w:r>
          <w:r w:rsidR="008B6F1F" w:rsidRPr="009978E5" w:rsidDel="008313A6">
            <w:rPr>
              <w:rFonts w:ascii="Times New Roman" w:hAnsi="Times New Roman" w:cs="Times New Roman"/>
              <w:lang w:val="en-US"/>
            </w:rPr>
            <w:delText xml:space="preserve"> Since we would not be able to eliminate </w:delText>
          </w:r>
          <w:r w:rsidR="008B6F1F" w:rsidDel="008313A6">
            <w:rPr>
              <w:rFonts w:ascii="Times New Roman" w:hAnsi="Times New Roman" w:cs="Times New Roman"/>
              <w:lang w:val="en-US"/>
            </w:rPr>
            <w:delText>population</w:delText>
          </w:r>
          <w:r w:rsidR="008B6F1F" w:rsidRPr="009978E5" w:rsidDel="008313A6">
            <w:rPr>
              <w:rFonts w:ascii="Times New Roman" w:hAnsi="Times New Roman" w:cs="Times New Roman"/>
              <w:lang w:val="en-US"/>
            </w:rPr>
            <w:delText xml:space="preserve"> outside the refuge w</w:delText>
          </w:r>
          <w:r w:rsidR="008B6F1F" w:rsidDel="008313A6">
            <w:rPr>
              <w:rFonts w:ascii="Times New Roman" w:hAnsi="Times New Roman" w:cs="Times New Roman"/>
              <w:lang w:val="en-US"/>
            </w:rPr>
            <w:delText>ithout this K=0 timestep</w:delText>
          </w:r>
          <w:r w:rsidR="008B6F1F" w:rsidRPr="009978E5" w:rsidDel="008313A6">
            <w:rPr>
              <w:rFonts w:ascii="Times New Roman" w:hAnsi="Times New Roman" w:cs="Times New Roman"/>
              <w:lang w:val="en-US"/>
            </w:rPr>
            <w:delText>,</w:delText>
          </w:r>
          <w:r w:rsidR="008B6F1F" w:rsidDel="008313A6">
            <w:rPr>
              <w:rFonts w:ascii="Times New Roman" w:hAnsi="Times New Roman" w:cs="Times New Roman"/>
              <w:lang w:val="en-US"/>
            </w:rPr>
            <w:delText xml:space="preserve"> </w:delText>
          </w:r>
          <w:r w:rsidR="008B6F1F" w:rsidRPr="009978E5" w:rsidDel="008313A6">
            <w:rPr>
              <w:rFonts w:ascii="Times New Roman" w:hAnsi="Times New Roman" w:cs="Times New Roman"/>
              <w:lang w:val="en-US"/>
            </w:rPr>
            <w:delText xml:space="preserve">we forced </w:delText>
          </w:r>
          <w:r w:rsidR="008B6F1F" w:rsidDel="008313A6">
            <w:rPr>
              <w:rFonts w:ascii="Times New Roman" w:hAnsi="Times New Roman" w:cs="Times New Roman"/>
              <w:lang w:val="en-US"/>
            </w:rPr>
            <w:delText>K</w:delText>
          </w:r>
          <w:r w:rsidR="008B6F1F" w:rsidRPr="009978E5" w:rsidDel="008313A6">
            <w:rPr>
              <w:rFonts w:ascii="Times New Roman" w:hAnsi="Times New Roman" w:cs="Times New Roman"/>
              <w:lang w:val="en-US"/>
            </w:rPr>
            <w:delText xml:space="preserve"> to 0 at each trough to get a crash and keep only individuals in the refuge.</w:delText>
          </w:r>
        </w:del>
      </w:ins>
    </w:p>
    <w:p w14:paraId="1B164D90" w14:textId="329D2F23" w:rsidR="008B6F1F" w:rsidDel="008313A6" w:rsidRDefault="008313A6" w:rsidP="008B6F1F">
      <w:pPr>
        <w:spacing w:before="100" w:beforeAutospacing="1" w:after="0" w:line="240" w:lineRule="auto"/>
        <w:contextualSpacing/>
        <w:rPr>
          <w:del w:id="570" w:author="Auteur"/>
          <w:rFonts w:ascii="Times New Roman" w:hAnsi="Times New Roman" w:cs="Times New Roman"/>
          <w:lang w:val="en-US"/>
        </w:rPr>
      </w:pPr>
      <w:ins w:id="571" w:author="Auteur">
        <w:r>
          <w:rPr>
            <w:rFonts w:ascii="Times New Roman" w:hAnsi="Times New Roman" w:cs="Times New Roman"/>
            <w:noProof/>
            <w:lang w:eastAsia="en-CA"/>
          </w:rPr>
          <w:drawing>
            <wp:inline distT="0" distB="0" distL="0" distR="0" wp14:anchorId="5326190C" wp14:editId="0813B112">
              <wp:extent cx="5137150" cy="2495550"/>
              <wp:effectExtent l="0" t="0" r="6350" b="0"/>
              <wp:docPr id="14" name="Picture 1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ycle frequencies.png"/>
                      <pic:cNvPicPr/>
                    </pic:nvPicPr>
                    <pic:blipFill rotWithShape="1">
                      <a:blip r:embed="rId10">
                        <a:extLst>
                          <a:ext uri="{28A0092B-C50C-407E-A947-70E740481C1C}">
                            <a14:useLocalDpi xmlns:a14="http://schemas.microsoft.com/office/drawing/2010/main" val="0"/>
                          </a:ext>
                        </a:extLst>
                      </a:blip>
                      <a:srcRect l="3099" t="19656" r="10470" b="5343"/>
                      <a:stretch/>
                    </pic:blipFill>
                    <pic:spPr bwMode="auto">
                      <a:xfrm>
                        <a:off x="0" y="0"/>
                        <a:ext cx="5137150" cy="2495550"/>
                      </a:xfrm>
                      <a:prstGeom prst="rect">
                        <a:avLst/>
                      </a:prstGeom>
                      <a:ln>
                        <a:noFill/>
                      </a:ln>
                      <a:extLst>
                        <a:ext uri="{53640926-AAD7-44D8-BBD7-CCE9431645EC}">
                          <a14:shadowObscured xmlns:a14="http://schemas.microsoft.com/office/drawing/2010/main"/>
                        </a:ext>
                      </a:extLst>
                    </pic:spPr>
                  </pic:pic>
                </a:graphicData>
              </a:graphic>
            </wp:inline>
          </w:drawing>
        </w:r>
        <w:del w:id="572" w:author="Auteur">
          <w:r w:rsidR="008B6F1F" w:rsidDel="008313A6">
            <w:rPr>
              <w:rFonts w:ascii="Times New Roman" w:hAnsi="Times New Roman" w:cs="Times New Roman"/>
              <w:lang w:val="en-US"/>
            </w:rPr>
            <w:delText>a)</w:delText>
          </w:r>
          <w:r w:rsidR="008B6F1F" w:rsidDel="008313A6">
            <w:rPr>
              <w:rFonts w:ascii="Times New Roman" w:hAnsi="Times New Roman" w:cs="Times New Roman"/>
              <w:noProof/>
              <w:lang w:eastAsia="en-CA"/>
            </w:rPr>
            <w:drawing>
              <wp:inline distT="0" distB="0" distL="0" distR="0" wp14:anchorId="5FAB3490" wp14:editId="09F76CE5">
                <wp:extent cx="2730500" cy="1753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1752" cy="1761047"/>
                        </a:xfrm>
                        <a:prstGeom prst="rect">
                          <a:avLst/>
                        </a:prstGeom>
                      </pic:spPr>
                    </pic:pic>
                  </a:graphicData>
                </a:graphic>
              </wp:inline>
            </w:drawing>
          </w:r>
          <w:r w:rsidR="008B6F1F" w:rsidDel="008313A6">
            <w:rPr>
              <w:rFonts w:ascii="Times New Roman" w:hAnsi="Times New Roman" w:cs="Times New Roman"/>
              <w:lang w:val="en-US"/>
            </w:rPr>
            <w:delText xml:space="preserve"> b)</w:delText>
          </w:r>
          <w:r w:rsidR="008B6F1F" w:rsidDel="008313A6">
            <w:rPr>
              <w:rFonts w:ascii="Times New Roman" w:hAnsi="Times New Roman" w:cs="Times New Roman"/>
              <w:noProof/>
              <w:lang w:eastAsia="en-CA"/>
            </w:rPr>
            <w:drawing>
              <wp:inline distT="0" distB="0" distL="0" distR="0" wp14:anchorId="63AF7D35" wp14:editId="59F92FBE">
                <wp:extent cx="2768600" cy="17782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ce k=0 at valley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826" cy="1781650"/>
                        </a:xfrm>
                        <a:prstGeom prst="rect">
                          <a:avLst/>
                        </a:prstGeom>
                      </pic:spPr>
                    </pic:pic>
                  </a:graphicData>
                </a:graphic>
              </wp:inline>
            </w:drawing>
          </w:r>
        </w:del>
      </w:ins>
    </w:p>
    <w:p w14:paraId="5445C1F5" w14:textId="77777777" w:rsidR="008313A6" w:rsidRDefault="008313A6" w:rsidP="008B6F1F">
      <w:pPr>
        <w:spacing w:before="100" w:beforeAutospacing="1" w:after="0" w:line="240" w:lineRule="auto"/>
        <w:contextualSpacing/>
        <w:rPr>
          <w:ins w:id="573" w:author="Auteur"/>
          <w:rFonts w:ascii="Times New Roman" w:hAnsi="Times New Roman" w:cs="Times New Roman"/>
          <w:lang w:val="en-US"/>
        </w:rPr>
      </w:pPr>
    </w:p>
    <w:p w14:paraId="41AA4163" w14:textId="0818A981" w:rsidR="008B6F1F" w:rsidRPr="00611847" w:rsidDel="008313A6" w:rsidRDefault="008B6F1F" w:rsidP="00611847">
      <w:pPr>
        <w:spacing w:before="100" w:beforeAutospacing="1" w:after="0" w:line="240" w:lineRule="auto"/>
        <w:contextualSpacing/>
        <w:rPr>
          <w:ins w:id="574" w:author="Auteur"/>
          <w:del w:id="575" w:author="Auteur"/>
          <w:rFonts w:ascii="Times New Roman" w:hAnsi="Times New Roman" w:cs="Times New Roman"/>
          <w:b/>
          <w:lang w:val="en-US"/>
          <w:rPrChange w:id="576" w:author="Auteur">
            <w:rPr>
              <w:ins w:id="577" w:author="Auteur"/>
              <w:del w:id="578" w:author="Auteur"/>
              <w:rFonts w:ascii="Times New Roman" w:hAnsi="Times New Roman" w:cs="Times New Roman"/>
              <w:lang w:val="en-US"/>
            </w:rPr>
          </w:rPrChange>
        </w:rPr>
      </w:pPr>
      <w:ins w:id="579" w:author="Auteur">
        <w:del w:id="580" w:author="Auteur">
          <w:r w:rsidRPr="00611847" w:rsidDel="008313A6">
            <w:rPr>
              <w:rFonts w:ascii="Times New Roman" w:hAnsi="Times New Roman" w:cs="Times New Roman"/>
              <w:b/>
              <w:lang w:val="en-US"/>
              <w:rPrChange w:id="581" w:author="Auteur">
                <w:rPr>
                  <w:rFonts w:ascii="Times New Roman" w:hAnsi="Times New Roman" w:cs="Times New Roman"/>
                  <w:lang w:val="en-US"/>
                </w:rPr>
              </w:rPrChange>
            </w:rPr>
            <w:delText>c)</w:delText>
          </w:r>
          <w:r w:rsidRPr="00611847" w:rsidDel="008313A6">
            <w:rPr>
              <w:rFonts w:ascii="Times New Roman" w:hAnsi="Times New Roman" w:cs="Times New Roman"/>
              <w:b/>
              <w:noProof/>
              <w:lang w:eastAsia="en-CA"/>
              <w:rPrChange w:id="582" w:author="Auteur">
                <w:rPr>
                  <w:rFonts w:ascii="Times New Roman" w:hAnsi="Times New Roman" w:cs="Times New Roman"/>
                  <w:noProof/>
                  <w:lang w:eastAsia="en-CA"/>
                </w:rPr>
              </w:rPrChange>
            </w:rPr>
            <w:drawing>
              <wp:inline distT="0" distB="0" distL="0" distR="0" wp14:anchorId="1FE921D9" wp14:editId="0B1AB40D">
                <wp:extent cx="2844571" cy="181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 20y_cycle.png"/>
                        <pic:cNvPicPr/>
                      </pic:nvPicPr>
                      <pic:blipFill rotWithShape="1">
                        <a:blip r:embed="rId13" cstate="print">
                          <a:extLst>
                            <a:ext uri="{28A0092B-C50C-407E-A947-70E740481C1C}">
                              <a14:useLocalDpi xmlns:a14="http://schemas.microsoft.com/office/drawing/2010/main" val="0"/>
                            </a:ext>
                          </a:extLst>
                        </a:blip>
                        <a:srcRect l="-1" r="-701" b="-279"/>
                        <a:stretch/>
                      </pic:blipFill>
                      <pic:spPr bwMode="auto">
                        <a:xfrm>
                          <a:off x="0" y="0"/>
                          <a:ext cx="2870151" cy="1832431"/>
                        </a:xfrm>
                        <a:prstGeom prst="rect">
                          <a:avLst/>
                        </a:prstGeom>
                        <a:ln>
                          <a:noFill/>
                        </a:ln>
                        <a:extLst>
                          <a:ext uri="{53640926-AAD7-44D8-BBD7-CCE9431645EC}">
                            <a14:shadowObscured xmlns:a14="http://schemas.microsoft.com/office/drawing/2010/main"/>
                          </a:ext>
                        </a:extLst>
                      </pic:spPr>
                    </pic:pic>
                  </a:graphicData>
                </a:graphic>
              </wp:inline>
            </w:drawing>
          </w:r>
          <w:r w:rsidRPr="00611847" w:rsidDel="008313A6">
            <w:rPr>
              <w:rFonts w:ascii="Times New Roman" w:hAnsi="Times New Roman" w:cs="Times New Roman"/>
              <w:b/>
              <w:lang w:val="en-US"/>
              <w:rPrChange w:id="583" w:author="Auteur">
                <w:rPr>
                  <w:rFonts w:ascii="Times New Roman" w:hAnsi="Times New Roman" w:cs="Times New Roman"/>
                  <w:lang w:val="en-US"/>
                </w:rPr>
              </w:rPrChange>
            </w:rPr>
            <w:delText>d)</w:delText>
          </w:r>
          <w:r w:rsidRPr="00611847" w:rsidDel="008313A6">
            <w:rPr>
              <w:rFonts w:ascii="Times New Roman" w:hAnsi="Times New Roman" w:cs="Times New Roman"/>
              <w:b/>
              <w:noProof/>
              <w:lang w:eastAsia="en-CA"/>
              <w:rPrChange w:id="584" w:author="Auteur">
                <w:rPr>
                  <w:rFonts w:ascii="Times New Roman" w:hAnsi="Times New Roman" w:cs="Times New Roman"/>
                  <w:noProof/>
                  <w:lang w:eastAsia="en-CA"/>
                </w:rPr>
              </w:rPrChange>
            </w:rPr>
            <w:drawing>
              <wp:inline distT="0" distB="0" distL="0" distR="0" wp14:anchorId="7E8263BC" wp14:editId="06D074D4">
                <wp:extent cx="2838450" cy="180958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 40y_cycle.png"/>
                        <pic:cNvPicPr/>
                      </pic:nvPicPr>
                      <pic:blipFill rotWithShape="1">
                        <a:blip r:embed="rId14" cstate="print">
                          <a:extLst>
                            <a:ext uri="{28A0092B-C50C-407E-A947-70E740481C1C}">
                              <a14:useLocalDpi xmlns:a14="http://schemas.microsoft.com/office/drawing/2010/main" val="0"/>
                            </a:ext>
                          </a:extLst>
                        </a:blip>
                        <a:srcRect t="-324" r="2468" b="3342"/>
                        <a:stretch/>
                      </pic:blipFill>
                      <pic:spPr bwMode="auto">
                        <a:xfrm>
                          <a:off x="0" y="0"/>
                          <a:ext cx="2861933" cy="1824559"/>
                        </a:xfrm>
                        <a:prstGeom prst="rect">
                          <a:avLst/>
                        </a:prstGeom>
                        <a:ln>
                          <a:noFill/>
                        </a:ln>
                        <a:extLst>
                          <a:ext uri="{53640926-AAD7-44D8-BBD7-CCE9431645EC}">
                            <a14:shadowObscured xmlns:a14="http://schemas.microsoft.com/office/drawing/2010/main"/>
                          </a:ext>
                        </a:extLst>
                      </pic:spPr>
                    </pic:pic>
                  </a:graphicData>
                </a:graphic>
              </wp:inline>
            </w:drawing>
          </w:r>
        </w:del>
      </w:ins>
    </w:p>
    <w:p w14:paraId="3B9B5605" w14:textId="181B7398" w:rsidR="008B6F1F" w:rsidRPr="00B11B2B" w:rsidDel="008313A6" w:rsidRDefault="008B6F1F" w:rsidP="00611847">
      <w:pPr>
        <w:spacing w:before="100" w:beforeAutospacing="1" w:after="0" w:line="240" w:lineRule="auto"/>
        <w:contextualSpacing/>
        <w:rPr>
          <w:ins w:id="585" w:author="Auteur"/>
          <w:del w:id="586" w:author="Auteur"/>
          <w:rFonts w:ascii="Times New Roman" w:hAnsi="Times New Roman" w:cs="Times New Roman"/>
          <w:sz w:val="20"/>
          <w:szCs w:val="20"/>
          <w:lang w:val="en-US"/>
        </w:rPr>
      </w:pPr>
      <w:ins w:id="587" w:author="Auteur">
        <w:r w:rsidRPr="00611847">
          <w:rPr>
            <w:rFonts w:ascii="Times New Roman" w:hAnsi="Times New Roman" w:cs="Times New Roman"/>
            <w:b/>
            <w:sz w:val="20"/>
            <w:szCs w:val="20"/>
            <w:lang w:val="en-US"/>
            <w:rPrChange w:id="588" w:author="Auteur">
              <w:rPr>
                <w:rFonts w:ascii="Times New Roman" w:hAnsi="Times New Roman" w:cs="Times New Roman"/>
                <w:sz w:val="20"/>
                <w:szCs w:val="20"/>
                <w:lang w:val="en-US"/>
              </w:rPr>
            </w:rPrChange>
          </w:rPr>
          <w:t>Figure2</w:t>
        </w:r>
        <w:r w:rsidRPr="00B11B2B">
          <w:rPr>
            <w:rFonts w:ascii="Times New Roman" w:hAnsi="Times New Roman" w:cs="Times New Roman"/>
            <w:sz w:val="20"/>
            <w:szCs w:val="20"/>
            <w:lang w:val="en-US"/>
          </w:rPr>
          <w:t xml:space="preserve">: Carrying capacity </w:t>
        </w:r>
        <w:r w:rsidR="00C54F9E">
          <w:rPr>
            <w:rFonts w:ascii="Times New Roman" w:hAnsi="Times New Roman" w:cs="Times New Roman"/>
            <w:sz w:val="20"/>
            <w:szCs w:val="20"/>
            <w:lang w:val="en-US"/>
          </w:rPr>
          <w:t>(</w:t>
        </w:r>
        <w:r w:rsidRPr="00B11B2B">
          <w:rPr>
            <w:rFonts w:ascii="Times New Roman" w:hAnsi="Times New Roman" w:cs="Times New Roman"/>
            <w:sz w:val="20"/>
            <w:szCs w:val="20"/>
            <w:lang w:val="en-US"/>
          </w:rPr>
          <w:t>K</w:t>
        </w:r>
        <w:r w:rsidR="00C54F9E">
          <w:rPr>
            <w:rFonts w:ascii="Times New Roman" w:hAnsi="Times New Roman" w:cs="Times New Roman"/>
            <w:sz w:val="20"/>
            <w:szCs w:val="20"/>
            <w:lang w:val="en-US"/>
          </w:rPr>
          <w:t>)</w:t>
        </w:r>
        <w:r w:rsidRPr="00B11B2B">
          <w:rPr>
            <w:rFonts w:ascii="Times New Roman" w:hAnsi="Times New Roman" w:cs="Times New Roman"/>
            <w:sz w:val="20"/>
            <w:szCs w:val="20"/>
            <w:lang w:val="en-US"/>
          </w:rPr>
          <w:t xml:space="preserve"> </w:t>
        </w:r>
        <w:del w:id="589" w:author="Auteur">
          <w:r w:rsidRPr="00B11B2B" w:rsidDel="00C54F9E">
            <w:rPr>
              <w:rFonts w:ascii="Times New Roman" w:hAnsi="Times New Roman" w:cs="Times New Roman"/>
              <w:sz w:val="20"/>
              <w:szCs w:val="20"/>
              <w:lang w:val="en-US"/>
            </w:rPr>
            <w:delText xml:space="preserve">change curve </w:delText>
          </w:r>
        </w:del>
        <w:r w:rsidR="00AC4805">
          <w:rPr>
            <w:rFonts w:ascii="Times New Roman" w:hAnsi="Times New Roman" w:cs="Times New Roman"/>
            <w:sz w:val="20"/>
            <w:szCs w:val="20"/>
            <w:lang w:val="en-US"/>
          </w:rPr>
          <w:t xml:space="preserve">in </w:t>
        </w:r>
        <w:del w:id="590" w:author="Auteur">
          <w:r w:rsidR="00AC4805" w:rsidDel="00C54F9E">
            <w:rPr>
              <w:rFonts w:ascii="Times New Roman" w:hAnsi="Times New Roman" w:cs="Times New Roman"/>
              <w:sz w:val="20"/>
              <w:szCs w:val="20"/>
              <w:lang w:val="en-US"/>
            </w:rPr>
            <w:delText>one</w:delText>
          </w:r>
        </w:del>
        <w:r w:rsidR="00C54F9E">
          <w:rPr>
            <w:rFonts w:ascii="Times New Roman" w:hAnsi="Times New Roman" w:cs="Times New Roman"/>
            <w:sz w:val="20"/>
            <w:szCs w:val="20"/>
            <w:lang w:val="en-US"/>
          </w:rPr>
          <w:t>each</w:t>
        </w:r>
        <w:r w:rsidR="00AC4805">
          <w:rPr>
            <w:rFonts w:ascii="Times New Roman" w:hAnsi="Times New Roman" w:cs="Times New Roman"/>
            <w:sz w:val="20"/>
            <w:szCs w:val="20"/>
            <w:lang w:val="en-US"/>
          </w:rPr>
          <w:t xml:space="preserve"> cell</w:t>
        </w:r>
        <w:r w:rsidR="00AC4805" w:rsidRPr="00B11B2B">
          <w:rPr>
            <w:rFonts w:ascii="Times New Roman" w:hAnsi="Times New Roman" w:cs="Times New Roman"/>
            <w:sz w:val="20"/>
            <w:szCs w:val="20"/>
            <w:lang w:val="en-US"/>
          </w:rPr>
          <w:t xml:space="preserve"> </w:t>
        </w:r>
        <w:r w:rsidR="00AC4805">
          <w:rPr>
            <w:rFonts w:ascii="Times New Roman" w:hAnsi="Times New Roman" w:cs="Times New Roman"/>
            <w:sz w:val="20"/>
            <w:szCs w:val="20"/>
            <w:lang w:val="en-US"/>
          </w:rPr>
          <w:t xml:space="preserve">of the landscape grid </w:t>
        </w:r>
        <w:del w:id="591" w:author="Auteur">
          <w:r w:rsidRPr="00B11B2B" w:rsidDel="00AC4805">
            <w:rPr>
              <w:rFonts w:ascii="Times New Roman" w:hAnsi="Times New Roman" w:cs="Times New Roman"/>
              <w:sz w:val="20"/>
              <w:szCs w:val="20"/>
              <w:lang w:val="en-US"/>
            </w:rPr>
            <w:delText>of</w:delText>
          </w:r>
        </w:del>
        <w:r w:rsidR="00AC4805">
          <w:rPr>
            <w:rFonts w:ascii="Times New Roman" w:hAnsi="Times New Roman" w:cs="Times New Roman"/>
            <w:sz w:val="20"/>
            <w:szCs w:val="20"/>
            <w:lang w:val="en-US"/>
          </w:rPr>
          <w:t>for</w:t>
        </w:r>
        <w:r w:rsidRPr="00B11B2B">
          <w:rPr>
            <w:rFonts w:ascii="Times New Roman" w:hAnsi="Times New Roman" w:cs="Times New Roman"/>
            <w:sz w:val="20"/>
            <w:szCs w:val="20"/>
            <w:lang w:val="en-US"/>
          </w:rPr>
          <w:t xml:space="preserve"> different frequencies.</w:t>
        </w:r>
      </w:ins>
    </w:p>
    <w:p w14:paraId="513FDC9A" w14:textId="19EBA059" w:rsidR="008B6F1F" w:rsidRPr="00B11B2B" w:rsidDel="008313A6" w:rsidRDefault="008B6F1F" w:rsidP="00611847">
      <w:pPr>
        <w:spacing w:before="100" w:beforeAutospacing="1" w:after="0" w:line="240" w:lineRule="auto"/>
        <w:contextualSpacing/>
        <w:rPr>
          <w:ins w:id="592" w:author="Auteur"/>
          <w:del w:id="593" w:author="Auteur"/>
          <w:rFonts w:ascii="Times New Roman" w:hAnsi="Times New Roman" w:cs="Times New Roman"/>
          <w:sz w:val="20"/>
          <w:szCs w:val="20"/>
          <w:lang w:val="en-US"/>
        </w:rPr>
      </w:pPr>
      <w:ins w:id="594" w:author="Auteur">
        <w:del w:id="595" w:author="Auteur">
          <w:r w:rsidRPr="00B11B2B" w:rsidDel="008313A6">
            <w:rPr>
              <w:rFonts w:ascii="Times New Roman" w:hAnsi="Times New Roman" w:cs="Times New Roman"/>
              <w:sz w:val="20"/>
              <w:szCs w:val="20"/>
              <w:lang w:val="en-US"/>
            </w:rPr>
            <w:delText>a) K of 10year-scenario before adjustment   b) K of 10year-scenario that valleys are forced to 0</w:delText>
          </w:r>
        </w:del>
      </w:ins>
    </w:p>
    <w:p w14:paraId="19FED12C" w14:textId="0250E245" w:rsidR="008B6F1F" w:rsidRPr="00B11B2B" w:rsidDel="008313A6" w:rsidRDefault="008B6F1F" w:rsidP="00611847">
      <w:pPr>
        <w:spacing w:before="100" w:beforeAutospacing="1" w:after="0" w:line="240" w:lineRule="auto"/>
        <w:contextualSpacing/>
        <w:rPr>
          <w:ins w:id="596" w:author="Auteur"/>
          <w:del w:id="597" w:author="Auteur"/>
          <w:rFonts w:ascii="Times New Roman" w:hAnsi="Times New Roman" w:cs="Times New Roman"/>
          <w:sz w:val="20"/>
          <w:szCs w:val="20"/>
          <w:lang w:val="en-US"/>
        </w:rPr>
      </w:pPr>
      <w:ins w:id="598" w:author="Auteur">
        <w:del w:id="599" w:author="Auteur">
          <w:r w:rsidRPr="00B11B2B" w:rsidDel="008313A6">
            <w:rPr>
              <w:rFonts w:ascii="Times New Roman" w:hAnsi="Times New Roman" w:cs="Times New Roman"/>
              <w:sz w:val="20"/>
              <w:szCs w:val="20"/>
              <w:lang w:val="en-US"/>
            </w:rPr>
            <w:delText>d) K of 20year-scenario d) K of 40year-scenario</w:delText>
          </w:r>
        </w:del>
      </w:ins>
    </w:p>
    <w:p w14:paraId="43C6A363" w14:textId="77777777" w:rsidR="004F4EBE" w:rsidRPr="00611847" w:rsidRDefault="004F4EBE" w:rsidP="00611847">
      <w:pPr>
        <w:spacing w:before="100" w:beforeAutospacing="1" w:after="0" w:line="240" w:lineRule="auto"/>
        <w:contextualSpacing/>
        <w:rPr>
          <w:ins w:id="600" w:author="Auteur"/>
          <w:rFonts w:ascii="Times New Roman" w:hAnsi="Times New Roman" w:cs="Times New Roman"/>
          <w:lang w:val="en-US"/>
          <w:rPrChange w:id="601" w:author="Auteur">
            <w:rPr>
              <w:ins w:id="602" w:author="Auteur"/>
              <w:rFonts w:ascii="Times New Roman" w:hAnsi="Times New Roman" w:cs="Times New Roman"/>
            </w:rPr>
          </w:rPrChange>
        </w:rPr>
        <w:pPrChange w:id="603" w:author="Auteur">
          <w:pPr>
            <w:spacing w:before="120" w:after="0" w:line="480" w:lineRule="auto"/>
            <w:jc w:val="both"/>
          </w:pPr>
        </w:pPrChange>
      </w:pPr>
    </w:p>
    <w:p w14:paraId="089EA89D" w14:textId="45F215B7" w:rsidR="00CF2E5D" w:rsidDel="00B7546A" w:rsidRDefault="00036947" w:rsidP="00D4025A">
      <w:pPr>
        <w:spacing w:before="120" w:after="0" w:line="480" w:lineRule="auto"/>
        <w:jc w:val="both"/>
        <w:rPr>
          <w:ins w:id="604" w:author="Auteur"/>
          <w:del w:id="605" w:author="Auteur"/>
          <w:rFonts w:ascii="Times New Roman" w:hAnsi="Times New Roman" w:cs="Times New Roman"/>
        </w:rPr>
      </w:pPr>
      <w:moveToRangeStart w:id="606" w:author="Auteur" w:name="move522870207"/>
      <w:moveTo w:id="607" w:author="Auteur">
        <w:del w:id="608" w:author="Auteur">
          <w:r w:rsidDel="00312EF2">
            <w:rPr>
              <w:noProof/>
              <w:lang w:eastAsia="en-CA"/>
            </w:rPr>
            <w:drawing>
              <wp:inline distT="0" distB="0" distL="0" distR="0" wp14:anchorId="149B58C8" wp14:editId="7337D93B">
                <wp:extent cx="5943600" cy="2847975"/>
                <wp:effectExtent l="0" t="0" r="0" b="9525"/>
                <wp:docPr id="30" name="Image 4" descr="Résultats de recherche d'images pour « description of a wa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description of a wav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del>
      </w:moveTo>
      <w:moveToRangeEnd w:id="606"/>
    </w:p>
    <w:p w14:paraId="01A20BCF" w14:textId="77777777" w:rsidR="00CF2E5D" w:rsidRPr="002F6763" w:rsidRDefault="00CF2E5D" w:rsidP="00D4025A">
      <w:pPr>
        <w:spacing w:before="120" w:after="0" w:line="480" w:lineRule="auto"/>
        <w:jc w:val="both"/>
        <w:rPr>
          <w:rFonts w:ascii="Times New Roman" w:hAnsi="Times New Roman" w:cs="Times New Roman"/>
        </w:rPr>
      </w:pPr>
    </w:p>
    <w:p w14:paraId="737ADF3E" w14:textId="77777777" w:rsidR="00452E8C" w:rsidRPr="00B11B2B" w:rsidRDefault="00F96294" w:rsidP="00D4025A">
      <w:pPr>
        <w:spacing w:before="120" w:after="0" w:line="480" w:lineRule="auto"/>
        <w:jc w:val="both"/>
        <w:rPr>
          <w:rFonts w:ascii="Times New Roman" w:hAnsi="Times New Roman" w:cs="Times New Roman"/>
          <w:b/>
        </w:rPr>
      </w:pPr>
      <w:r w:rsidRPr="00B11B2B">
        <w:rPr>
          <w:rFonts w:ascii="Times New Roman" w:hAnsi="Times New Roman" w:cs="Times New Roman"/>
          <w:b/>
          <w:i/>
        </w:rPr>
        <w:t>Dispersal</w:t>
      </w:r>
      <w:r w:rsidR="007A62F6" w:rsidRPr="00B11B2B">
        <w:rPr>
          <w:rFonts w:ascii="Times New Roman" w:hAnsi="Times New Roman" w:cs="Times New Roman"/>
          <w:b/>
          <w:i/>
        </w:rPr>
        <w:t>:</w:t>
      </w:r>
      <w:r w:rsidR="007A62F6" w:rsidRPr="00B11B2B">
        <w:rPr>
          <w:rFonts w:ascii="Times New Roman" w:hAnsi="Times New Roman" w:cs="Times New Roman"/>
          <w:b/>
        </w:rPr>
        <w:t xml:space="preserve"> </w:t>
      </w:r>
    </w:p>
    <w:p w14:paraId="658BC377" w14:textId="6D1810E1" w:rsidR="005A694C" w:rsidRPr="002F6763" w:rsidRDefault="00A92A4C" w:rsidP="00D4025A">
      <w:pPr>
        <w:spacing w:before="120" w:after="0" w:line="480" w:lineRule="auto"/>
        <w:jc w:val="both"/>
        <w:rPr>
          <w:rFonts w:ascii="Times New Roman" w:hAnsi="Times New Roman" w:cs="Times New Roman"/>
        </w:rPr>
      </w:pPr>
      <w:r>
        <w:rPr>
          <w:rFonts w:ascii="Times New Roman" w:hAnsi="Times New Roman" w:cs="Times New Roman"/>
        </w:rPr>
        <w:t>D</w:t>
      </w:r>
      <w:r w:rsidR="007A62F6" w:rsidRPr="002F6763">
        <w:rPr>
          <w:rFonts w:ascii="Times New Roman" w:hAnsi="Times New Roman" w:cs="Times New Roman"/>
        </w:rPr>
        <w:t xml:space="preserve">ispersal </w:t>
      </w:r>
      <w:del w:id="609" w:author="Auteur">
        <w:r w:rsidR="007A62F6" w:rsidRPr="002F6763" w:rsidDel="00556508">
          <w:rPr>
            <w:rFonts w:ascii="Times New Roman" w:hAnsi="Times New Roman" w:cs="Times New Roman"/>
          </w:rPr>
          <w:delText>is a key indicator in our simulation (</w:delText>
        </w:r>
        <w:r w:rsidR="00287CA9" w:rsidDel="00556508">
          <w:rPr>
            <w:rFonts w:ascii="Times New Roman" w:hAnsi="Times New Roman" w:cs="Times New Roman"/>
          </w:rPr>
          <w:delText>A</w:delText>
        </w:r>
        <w:r w:rsidR="007A62F6" w:rsidRPr="002F6763" w:rsidDel="00556508">
          <w:rPr>
            <w:rFonts w:ascii="Times New Roman" w:hAnsi="Times New Roman" w:cs="Times New Roman"/>
          </w:rPr>
          <w:delText>nnexe1),</w:delText>
        </w:r>
      </w:del>
      <w:ins w:id="610" w:author="Auteur">
        <w:del w:id="611" w:author="Auteur">
          <w:r w:rsidR="00E826D5" w:rsidDel="00556508">
            <w:rPr>
              <w:rFonts w:ascii="Times New Roman" w:hAnsi="Times New Roman" w:cs="Times New Roman"/>
            </w:rPr>
            <w:delText xml:space="preserve">one of the factors we want to study in this </w:delText>
          </w:r>
          <w:r w:rsidR="00E35F97" w:rsidDel="00556508">
            <w:rPr>
              <w:rFonts w:ascii="Times New Roman" w:hAnsi="Times New Roman" w:cs="Times New Roman"/>
            </w:rPr>
            <w:delText>research.</w:delText>
          </w:r>
        </w:del>
      </w:ins>
      <w:del w:id="612" w:author="Auteur">
        <w:r w:rsidR="007A62F6" w:rsidRPr="002F6763" w:rsidDel="00556508">
          <w:rPr>
            <w:rFonts w:ascii="Times New Roman" w:hAnsi="Times New Roman" w:cs="Times New Roman"/>
          </w:rPr>
          <w:delText xml:space="preserve"> </w:delText>
        </w:r>
      </w:del>
      <w:ins w:id="613" w:author="Auteur">
        <w:del w:id="614" w:author="Auteur">
          <w:r w:rsidR="00E35F97" w:rsidDel="00556508">
            <w:rPr>
              <w:rFonts w:ascii="Times New Roman" w:hAnsi="Times New Roman" w:cs="Times New Roman"/>
            </w:rPr>
            <w:delText>It</w:delText>
          </w:r>
        </w:del>
      </w:ins>
      <w:del w:id="615" w:author="Auteur">
        <w:r w:rsidR="007A62F6" w:rsidRPr="002F6763" w:rsidDel="00556508">
          <w:rPr>
            <w:rFonts w:ascii="Times New Roman" w:hAnsi="Times New Roman" w:cs="Times New Roman"/>
          </w:rPr>
          <w:delText xml:space="preserve">it </w:delText>
        </w:r>
      </w:del>
      <w:r w:rsidR="007A62F6" w:rsidRPr="002F6763">
        <w:rPr>
          <w:rFonts w:ascii="Times New Roman" w:hAnsi="Times New Roman" w:cs="Times New Roman"/>
        </w:rPr>
        <w:t xml:space="preserve">determines the distributing </w:t>
      </w:r>
      <w:r>
        <w:rPr>
          <w:rFonts w:ascii="Times New Roman" w:hAnsi="Times New Roman" w:cs="Times New Roman"/>
        </w:rPr>
        <w:t>speed</w:t>
      </w:r>
      <w:r w:rsidR="007A62F6" w:rsidRPr="002F6763">
        <w:rPr>
          <w:rFonts w:ascii="Times New Roman" w:hAnsi="Times New Roman" w:cs="Times New Roman"/>
        </w:rPr>
        <w:t xml:space="preserve"> of the </w:t>
      </w:r>
      <w:del w:id="616" w:author="Auteur">
        <w:r w:rsidR="007A62F6" w:rsidRPr="002F6763" w:rsidDel="00E35F97">
          <w:rPr>
            <w:rFonts w:ascii="Times New Roman" w:hAnsi="Times New Roman" w:cs="Times New Roman"/>
          </w:rPr>
          <w:delText xml:space="preserve">specie </w:delText>
        </w:r>
      </w:del>
      <w:ins w:id="617" w:author="Auteur">
        <w:r w:rsidR="00E35F97">
          <w:rPr>
            <w:rFonts w:ascii="Times New Roman" w:hAnsi="Times New Roman" w:cs="Times New Roman"/>
          </w:rPr>
          <w:t>population</w:t>
        </w:r>
        <w:r w:rsidR="00E35F97" w:rsidRPr="002F6763">
          <w:rPr>
            <w:rFonts w:ascii="Times New Roman" w:hAnsi="Times New Roman" w:cs="Times New Roman"/>
          </w:rPr>
          <w:t xml:space="preserve"> </w:t>
        </w:r>
      </w:ins>
      <w:r w:rsidR="007A62F6" w:rsidRPr="002F6763">
        <w:rPr>
          <w:rFonts w:ascii="Times New Roman" w:hAnsi="Times New Roman" w:cs="Times New Roman"/>
        </w:rPr>
        <w:t xml:space="preserve">over </w:t>
      </w:r>
      <w:del w:id="618" w:author="Auteur">
        <w:r w:rsidR="007A62F6" w:rsidRPr="002F6763" w:rsidDel="00E35F97">
          <w:rPr>
            <w:rFonts w:ascii="Times New Roman" w:hAnsi="Times New Roman" w:cs="Times New Roman"/>
          </w:rPr>
          <w:delText>a wide area</w:delText>
        </w:r>
      </w:del>
      <w:ins w:id="619" w:author="Auteur">
        <w:r w:rsidR="00E35F97">
          <w:rPr>
            <w:rFonts w:ascii="Times New Roman" w:hAnsi="Times New Roman" w:cs="Times New Roman"/>
          </w:rPr>
          <w:t>the landscape grid</w:t>
        </w:r>
      </w:ins>
      <w:r w:rsidR="007A62F6" w:rsidRPr="002F6763">
        <w:rPr>
          <w:rFonts w:ascii="Times New Roman" w:hAnsi="Times New Roman" w:cs="Times New Roman"/>
        </w:rPr>
        <w:t xml:space="preserve">. </w:t>
      </w:r>
      <w:del w:id="620" w:author="Auteur">
        <w:r w:rsidR="005A694C" w:rsidRPr="002F6763" w:rsidDel="00E35F97">
          <w:rPr>
            <w:rFonts w:ascii="Times New Roman" w:hAnsi="Times New Roman" w:cs="Times New Roman"/>
          </w:rPr>
          <w:delText xml:space="preserve">We want to test </w:delText>
        </w:r>
        <w:r w:rsidR="009A1A5F" w:rsidDel="00E35F97">
          <w:rPr>
            <w:rFonts w:ascii="Times New Roman" w:hAnsi="Times New Roman" w:cs="Times New Roman"/>
          </w:rPr>
          <w:delText>only</w:delText>
        </w:r>
      </w:del>
      <w:ins w:id="621" w:author="Auteur">
        <w:r w:rsidR="00E35F97">
          <w:rPr>
            <w:rFonts w:ascii="Times New Roman" w:hAnsi="Times New Roman" w:cs="Times New Roman"/>
          </w:rPr>
          <w:t>In order to test</w:t>
        </w:r>
      </w:ins>
      <w:r w:rsidR="009A1A5F" w:rsidRPr="002F6763">
        <w:rPr>
          <w:rFonts w:ascii="Times New Roman" w:hAnsi="Times New Roman" w:cs="Times New Roman"/>
        </w:rPr>
        <w:t xml:space="preserve"> </w:t>
      </w:r>
      <w:del w:id="622" w:author="Auteur">
        <w:r w:rsidR="005A694C" w:rsidRPr="002F6763" w:rsidDel="008A771B">
          <w:rPr>
            <w:rFonts w:ascii="Times New Roman" w:hAnsi="Times New Roman" w:cs="Times New Roman"/>
          </w:rPr>
          <w:delText xml:space="preserve">the </w:delText>
        </w:r>
      </w:del>
      <w:ins w:id="623" w:author="Auteur">
        <w:r w:rsidR="008A771B">
          <w:rPr>
            <w:rFonts w:ascii="Times New Roman" w:hAnsi="Times New Roman" w:cs="Times New Roman"/>
          </w:rPr>
          <w:t>its</w:t>
        </w:r>
        <w:r w:rsidR="008A771B" w:rsidRPr="002F6763">
          <w:rPr>
            <w:rFonts w:ascii="Times New Roman" w:hAnsi="Times New Roman" w:cs="Times New Roman"/>
          </w:rPr>
          <w:t xml:space="preserve"> </w:t>
        </w:r>
      </w:ins>
      <w:r w:rsidR="005A694C" w:rsidRPr="002F6763">
        <w:rPr>
          <w:rFonts w:ascii="Times New Roman" w:hAnsi="Times New Roman" w:cs="Times New Roman"/>
        </w:rPr>
        <w:t xml:space="preserve">impact </w:t>
      </w:r>
      <w:del w:id="624" w:author="Auteur">
        <w:r w:rsidR="005A694C" w:rsidRPr="002F6763" w:rsidDel="008A771B">
          <w:rPr>
            <w:rFonts w:ascii="Times New Roman" w:hAnsi="Times New Roman" w:cs="Times New Roman"/>
          </w:rPr>
          <w:delText xml:space="preserve">of </w:delText>
        </w:r>
      </w:del>
      <w:ins w:id="625" w:author="Auteur">
        <w:del w:id="626" w:author="Auteur">
          <w:r w:rsidR="00E35F97" w:rsidDel="008A771B">
            <w:rPr>
              <w:rFonts w:ascii="Times New Roman" w:hAnsi="Times New Roman" w:cs="Times New Roman"/>
            </w:rPr>
            <w:delText xml:space="preserve">it </w:delText>
          </w:r>
        </w:del>
        <w:r w:rsidR="00E35F97">
          <w:rPr>
            <w:rFonts w:ascii="Times New Roman" w:hAnsi="Times New Roman" w:cs="Times New Roman"/>
          </w:rPr>
          <w:t xml:space="preserve">and </w:t>
        </w:r>
      </w:ins>
      <w:del w:id="627" w:author="Auteur">
        <w:r w:rsidR="005A694C" w:rsidRPr="002F6763" w:rsidDel="008A771B">
          <w:rPr>
            <w:rFonts w:ascii="Times New Roman" w:hAnsi="Times New Roman" w:cs="Times New Roman"/>
          </w:rPr>
          <w:delText>the</w:delText>
        </w:r>
      </w:del>
      <w:ins w:id="628" w:author="Auteur">
        <w:del w:id="629" w:author="Auteur">
          <w:r w:rsidR="00E35F97" w:rsidDel="008A771B">
            <w:rPr>
              <w:rFonts w:ascii="Times New Roman" w:hAnsi="Times New Roman" w:cs="Times New Roman"/>
            </w:rPr>
            <w:delText xml:space="preserve"> </w:delText>
          </w:r>
        </w:del>
        <w:r w:rsidR="008A771B">
          <w:rPr>
            <w:rFonts w:ascii="Times New Roman" w:hAnsi="Times New Roman" w:cs="Times New Roman"/>
          </w:rPr>
          <w:t xml:space="preserve">its </w:t>
        </w:r>
        <w:r w:rsidR="00E35F97">
          <w:rPr>
            <w:rFonts w:ascii="Times New Roman" w:hAnsi="Times New Roman" w:cs="Times New Roman"/>
          </w:rPr>
          <w:t>interaction with</w:t>
        </w:r>
      </w:ins>
      <w:r w:rsidR="005A694C" w:rsidRPr="002F6763">
        <w:rPr>
          <w:rFonts w:ascii="Times New Roman" w:hAnsi="Times New Roman" w:cs="Times New Roman"/>
        </w:rPr>
        <w:t xml:space="preserve"> frequency</w:t>
      </w:r>
      <w:ins w:id="630" w:author="Auteur">
        <w:r w:rsidR="008A771B">
          <w:rPr>
            <w:rFonts w:ascii="Times New Roman" w:hAnsi="Times New Roman" w:cs="Times New Roman"/>
          </w:rPr>
          <w:t>,</w:t>
        </w:r>
      </w:ins>
      <w:del w:id="631" w:author="Auteur">
        <w:r w:rsidR="005A694C" w:rsidRPr="002F6763" w:rsidDel="00E35F97">
          <w:rPr>
            <w:rFonts w:ascii="Times New Roman" w:hAnsi="Times New Roman" w:cs="Times New Roman"/>
          </w:rPr>
          <w:delText xml:space="preserve"> </w:delText>
        </w:r>
      </w:del>
      <w:ins w:id="632" w:author="Auteur">
        <w:r w:rsidR="00E35F97">
          <w:rPr>
            <w:rFonts w:ascii="Times New Roman" w:hAnsi="Times New Roman" w:cs="Times New Roman"/>
          </w:rPr>
          <w:t xml:space="preserve"> we combined three levels of dispersal</w:t>
        </w:r>
        <w:del w:id="633" w:author="Auteur">
          <w:r w:rsidR="00556508" w:rsidDel="00540238">
            <w:rPr>
              <w:rFonts w:ascii="Times New Roman" w:hAnsi="Times New Roman" w:cs="Times New Roman"/>
            </w:rPr>
            <w:delText>s</w:delText>
          </w:r>
        </w:del>
        <w:r w:rsidR="00E35F97">
          <w:rPr>
            <w:rFonts w:ascii="Times New Roman" w:hAnsi="Times New Roman" w:cs="Times New Roman"/>
          </w:rPr>
          <w:t xml:space="preserve"> with three levels of frequency</w:t>
        </w:r>
      </w:ins>
      <w:del w:id="634" w:author="Auteur">
        <w:r w:rsidR="005A694C" w:rsidRPr="002F6763" w:rsidDel="00E35F97">
          <w:rPr>
            <w:rFonts w:ascii="Times New Roman" w:hAnsi="Times New Roman" w:cs="Times New Roman"/>
          </w:rPr>
          <w:delText xml:space="preserve">in our research, so </w:delText>
        </w:r>
        <w:r w:rsidR="00322FE4" w:rsidRPr="002F6763" w:rsidDel="00E35F97">
          <w:rPr>
            <w:rFonts w:ascii="Times New Roman" w:hAnsi="Times New Roman" w:cs="Times New Roman"/>
          </w:rPr>
          <w:delText xml:space="preserve">the </w:delText>
        </w:r>
        <w:r w:rsidR="005A694C" w:rsidRPr="002F6763" w:rsidDel="00E35F97">
          <w:rPr>
            <w:rFonts w:ascii="Times New Roman" w:hAnsi="Times New Roman" w:cs="Times New Roman"/>
          </w:rPr>
          <w:delText xml:space="preserve">same dispersal </w:delText>
        </w:r>
        <w:r w:rsidR="00380AFD" w:rsidDel="00E35F97">
          <w:rPr>
            <w:rFonts w:ascii="Times New Roman" w:hAnsi="Times New Roman" w:cs="Times New Roman"/>
          </w:rPr>
          <w:delText>is</w:delText>
        </w:r>
        <w:r w:rsidR="005A694C" w:rsidRPr="002F6763" w:rsidDel="00E35F97">
          <w:rPr>
            <w:rFonts w:ascii="Times New Roman" w:hAnsi="Times New Roman" w:cs="Times New Roman"/>
          </w:rPr>
          <w:delText xml:space="preserve"> used in all three scenarios</w:delText>
        </w:r>
      </w:del>
      <w:r w:rsidR="00322FE4" w:rsidRPr="002F6763">
        <w:rPr>
          <w:rFonts w:ascii="Times New Roman" w:hAnsi="Times New Roman" w:cs="Times New Roman"/>
        </w:rPr>
        <w:t xml:space="preserve">. </w:t>
      </w:r>
      <w:del w:id="635" w:author="Auteur">
        <w:r w:rsidR="00322FE4" w:rsidRPr="002F6763" w:rsidDel="00E35F97">
          <w:rPr>
            <w:rFonts w:ascii="Times New Roman" w:hAnsi="Times New Roman" w:cs="Times New Roman"/>
          </w:rPr>
          <w:delText>As a result,</w:delText>
        </w:r>
        <w:r w:rsidR="005A694C" w:rsidRPr="002F6763" w:rsidDel="00E35F97">
          <w:rPr>
            <w:rFonts w:ascii="Times New Roman" w:hAnsi="Times New Roman" w:cs="Times New Roman"/>
          </w:rPr>
          <w:delText xml:space="preserve"> to let the population take over the grid in a short period of time (10 years cycle), we </w:delText>
        </w:r>
        <w:r w:rsidR="005039DA" w:rsidRPr="002F6763" w:rsidDel="00E35F97">
          <w:rPr>
            <w:rFonts w:ascii="Times New Roman" w:hAnsi="Times New Roman" w:cs="Times New Roman"/>
          </w:rPr>
          <w:delText>must</w:delText>
        </w:r>
        <w:r w:rsidR="005A694C" w:rsidRPr="002F6763" w:rsidDel="00E35F97">
          <w:rPr>
            <w:rFonts w:ascii="Times New Roman" w:hAnsi="Times New Roman" w:cs="Times New Roman"/>
          </w:rPr>
          <w:delText xml:space="preserve"> use a relatively high dispersal in the scenarios. </w:delText>
        </w:r>
        <w:r w:rsidR="00F87272" w:rsidRPr="002F6763" w:rsidDel="00E35F97">
          <w:rPr>
            <w:rFonts w:ascii="Times New Roman" w:hAnsi="Times New Roman" w:cs="Times New Roman"/>
          </w:rPr>
          <w:delText xml:space="preserve">Here we set our dispersal distance </w:delText>
        </w:r>
        <w:r w:rsidR="005039DA" w:rsidDel="00E35F97">
          <w:rPr>
            <w:rFonts w:ascii="Times New Roman" w:hAnsi="Times New Roman" w:cs="Times New Roman"/>
          </w:rPr>
          <w:delText>limit at</w:delText>
        </w:r>
        <w:r w:rsidDel="00E35F97">
          <w:rPr>
            <w:rFonts w:ascii="Times New Roman" w:hAnsi="Times New Roman" w:cs="Times New Roman"/>
          </w:rPr>
          <w:delText xml:space="preserve"> 8.99, which means the </w:delText>
        </w:r>
        <w:r w:rsidR="00EC35FE" w:rsidDel="00E35F97">
          <w:rPr>
            <w:rFonts w:ascii="Times New Roman" w:hAnsi="Times New Roman" w:cs="Times New Roman"/>
          </w:rPr>
          <w:delText>max distance an individual can migrate in one-year time is less than 9</w:delText>
        </w:r>
        <w:r w:rsidR="00F87272" w:rsidRPr="002F6763" w:rsidDel="00E35F97">
          <w:rPr>
            <w:rFonts w:ascii="Times New Roman" w:hAnsi="Times New Roman" w:cs="Times New Roman"/>
          </w:rPr>
          <w:delText xml:space="preserve"> cells</w:delText>
        </w:r>
        <w:r w:rsidR="001E0422" w:rsidDel="00E35F97">
          <w:rPr>
            <w:rFonts w:ascii="Times New Roman" w:hAnsi="Times New Roman" w:cs="Times New Roman"/>
          </w:rPr>
          <w:delText xml:space="preserve"> in the grid</w:delText>
        </w:r>
        <w:r w:rsidR="00F87272" w:rsidRPr="002F6763" w:rsidDel="00E35F97">
          <w:rPr>
            <w:rFonts w:ascii="Times New Roman" w:hAnsi="Times New Roman" w:cs="Times New Roman"/>
          </w:rPr>
          <w:delText xml:space="preserve">. </w:delText>
        </w:r>
      </w:del>
      <w:r w:rsidR="005A694C" w:rsidRPr="002F6763">
        <w:rPr>
          <w:rFonts w:ascii="Times New Roman" w:hAnsi="Times New Roman" w:cs="Times New Roman"/>
        </w:rPr>
        <w:t xml:space="preserve">Dispersal </w:t>
      </w:r>
      <w:r w:rsidR="009B03C2">
        <w:rPr>
          <w:rFonts w:ascii="Times New Roman" w:hAnsi="Times New Roman" w:cs="Times New Roman"/>
        </w:rPr>
        <w:t>is</w:t>
      </w:r>
      <w:r w:rsidR="009B03C2" w:rsidRPr="002F6763">
        <w:rPr>
          <w:rFonts w:ascii="Times New Roman" w:hAnsi="Times New Roman" w:cs="Times New Roman"/>
        </w:rPr>
        <w:t xml:space="preserve"> </w:t>
      </w:r>
      <w:r w:rsidR="005A694C" w:rsidRPr="002F6763">
        <w:rPr>
          <w:rFonts w:ascii="Times New Roman" w:hAnsi="Times New Roman" w:cs="Times New Roman"/>
        </w:rPr>
        <w:t xml:space="preserve">simulated </w:t>
      </w:r>
      <w:ins w:id="636" w:author="Auteur">
        <w:r w:rsidR="00540238">
          <w:rPr>
            <w:rFonts w:ascii="Times New Roman" w:hAnsi="Times New Roman" w:cs="Times New Roman"/>
          </w:rPr>
          <w:t xml:space="preserve">by </w:t>
        </w:r>
      </w:ins>
      <w:r w:rsidR="005A694C" w:rsidRPr="002F6763">
        <w:rPr>
          <w:rFonts w:ascii="Times New Roman" w:hAnsi="Times New Roman" w:cs="Times New Roman"/>
        </w:rPr>
        <w:t xml:space="preserve">using a simple dispersal kernel in which the probability of dispersal </w:t>
      </w:r>
      <w:r w:rsidR="005A694C" w:rsidRPr="002F6763">
        <w:rPr>
          <w:rFonts w:ascii="Times New Roman" w:hAnsi="Times New Roman" w:cs="Times New Roman"/>
        </w:rPr>
        <w:lastRenderedPageBreak/>
        <w:t>declines exponentially as a function of the Euclidean distance between cells and which allows long-distance dispersal events:</w:t>
      </w:r>
    </w:p>
    <w:p w14:paraId="3DD6A816" w14:textId="77777777" w:rsidR="005A694C" w:rsidRPr="002F6763" w:rsidRDefault="005A694C" w:rsidP="00B405EB">
      <w:pPr>
        <w:tabs>
          <w:tab w:val="left" w:pos="4962"/>
        </w:tabs>
        <w:spacing w:line="360" w:lineRule="auto"/>
        <w:jc w:val="both"/>
        <w:rPr>
          <w:rFonts w:ascii="Times New Roman" w:hAnsi="Times New Roman" w:cs="Times New Roman"/>
        </w:rPr>
      </w:pPr>
      <m:oMathPara>
        <m:oMath>
          <m:r>
            <w:rPr>
              <w:rFonts w:ascii="Cambria Math" w:hAnsi="Cambria Math" w:cs="Times New Roman"/>
            </w:rPr>
            <m:t>Probability of dispersal=</m:t>
          </m:r>
          <m:r>
            <m:rPr>
              <m:sty m:val="p"/>
            </m:rPr>
            <w:rPr>
              <w:rFonts w:ascii="Cambria Math" w:hAnsi="Cambria Math" w:cs="Times New Roman"/>
              <w:position w:val="-10"/>
            </w:rPr>
            <w:object w:dxaOrig="240" w:dyaOrig="300" w14:anchorId="618748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pt" o:ole="">
                <v:imagedata r:id="rId15" o:title=""/>
              </v:shape>
              <o:OLEObject Type="Embed" ProgID="Equation.DSMT4" ShapeID="_x0000_i1025" DrawAspect="Content" ObjectID="_1597218583" r:id="rId16"/>
            </w:objec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m:t>
              </m:r>
              <m:r>
                <m:rPr>
                  <m:sty m:val="p"/>
                </m:rPr>
                <w:rPr>
                  <w:rFonts w:ascii="Cambria Math" w:hAnsi="Cambria Math" w:cs="Times New Roman"/>
                  <w:position w:val="-6"/>
                </w:rPr>
                <w:object w:dxaOrig="220" w:dyaOrig="220" w14:anchorId="4481274D">
                  <v:shape id="_x0000_i1028" type="#_x0000_t75" style="width:11.25pt;height:11.25pt" o:ole="">
                    <v:imagedata r:id="rId17" o:title=""/>
                  </v:shape>
                  <o:OLEObject Type="Embed" ProgID="Equation.DSMT4" ShapeID="_x0000_i1028" DrawAspect="Content" ObjectID="_1597218584" r:id="rId18"/>
                </w:objec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ij</m:t>
                  </m:r>
                </m:sub>
              </m:sSub>
            </m:sup>
          </m:sSup>
        </m:oMath>
      </m:oMathPara>
    </w:p>
    <w:p w14:paraId="072E6EAD" w14:textId="5BC69893" w:rsidR="00D66EEC" w:rsidRDefault="005A694C" w:rsidP="00D4025A">
      <w:pPr>
        <w:spacing w:before="100" w:beforeAutospacing="1" w:after="0" w:line="480" w:lineRule="auto"/>
        <w:jc w:val="both"/>
      </w:pPr>
      <w:r w:rsidRPr="002F6763">
        <w:rPr>
          <w:rFonts w:ascii="Times New Roman" w:hAnsi="Times New Roman" w:cs="Times New Roman"/>
        </w:rPr>
        <w:t xml:space="preserve">Where </w:t>
      </w:r>
      <w:r w:rsidRPr="002F6763">
        <w:rPr>
          <w:rFonts w:ascii="Times New Roman" w:hAnsi="Times New Roman" w:cs="Times New Roman"/>
          <w:i/>
        </w:rPr>
        <w:t>d</w:t>
      </w:r>
      <w:r w:rsidRPr="002F6763">
        <w:rPr>
          <w:rFonts w:ascii="Times New Roman" w:hAnsi="Times New Roman" w:cs="Times New Roman"/>
          <w:i/>
          <w:vertAlign w:val="subscript"/>
        </w:rPr>
        <w:t>ij</w:t>
      </w:r>
      <w:r w:rsidRPr="0061675C">
        <w:rPr>
          <w:rFonts w:ascii="Times New Roman" w:hAnsi="Times New Roman" w:cs="Times New Roman"/>
          <w:i/>
        </w:rPr>
        <w:t xml:space="preserve"> </w:t>
      </w:r>
      <w:r w:rsidRPr="002F6763">
        <w:rPr>
          <w:rFonts w:ascii="Times New Roman" w:hAnsi="Times New Roman" w:cs="Times New Roman"/>
        </w:rPr>
        <w:t xml:space="preserve">is the distance between two </w:t>
      </w:r>
      <w:r w:rsidR="00EC35FE">
        <w:rPr>
          <w:rFonts w:ascii="Times New Roman" w:hAnsi="Times New Roman" w:cs="Times New Roman"/>
        </w:rPr>
        <w:t>cells</w:t>
      </w:r>
      <w:r w:rsidRPr="002F6763">
        <w:rPr>
          <w:rFonts w:ascii="Times New Roman" w:hAnsi="Times New Roman" w:cs="Times New Roman"/>
        </w:rPr>
        <w:t xml:space="preserve"> </w:t>
      </w:r>
      <w:r w:rsidRPr="002F6763">
        <w:rPr>
          <w:rFonts w:ascii="Times New Roman" w:hAnsi="Times New Roman" w:cs="Times New Roman"/>
          <w:i/>
        </w:rPr>
        <w:t>i</w:t>
      </w:r>
      <w:r w:rsidRPr="002F6763">
        <w:rPr>
          <w:rFonts w:ascii="Times New Roman" w:hAnsi="Times New Roman" w:cs="Times New Roman"/>
        </w:rPr>
        <w:t xml:space="preserve"> and </w:t>
      </w:r>
      <w:r w:rsidRPr="002F6763">
        <w:rPr>
          <w:rFonts w:ascii="Times New Roman" w:hAnsi="Times New Roman" w:cs="Times New Roman"/>
          <w:i/>
        </w:rPr>
        <w:t>j</w:t>
      </w:r>
      <w:r w:rsidRPr="002F6763">
        <w:rPr>
          <w:rFonts w:ascii="Times New Roman" w:hAnsi="Times New Roman" w:cs="Times New Roman"/>
        </w:rPr>
        <w:t xml:space="preserve"> in the landscape grid. </w:t>
      </w:r>
      <w:r w:rsidRPr="00710EBD">
        <w:rPr>
          <w:rFonts w:ascii="Times New Roman" w:hAnsi="Times New Roman" w:cs="Times New Roman"/>
          <w:position w:val="-10"/>
        </w:rPr>
        <w:object w:dxaOrig="240" w:dyaOrig="300" w14:anchorId="1119A4EF">
          <v:shape id="_x0000_i1026" type="#_x0000_t75" style="width:12pt;height:15pt" o:ole="">
            <v:imagedata r:id="rId15" o:title=""/>
          </v:shape>
          <o:OLEObject Type="Embed" ProgID="Equation.DSMT4" ShapeID="_x0000_i1026" DrawAspect="Content" ObjectID="_1597218585" r:id="rId19"/>
        </w:object>
      </w:r>
      <w:r w:rsidR="009B03C2">
        <w:rPr>
          <w:rFonts w:ascii="Times New Roman" w:hAnsi="Times New Roman" w:cs="Times New Roman"/>
        </w:rPr>
        <w:t>is</w:t>
      </w:r>
      <w:r w:rsidR="009B03C2" w:rsidRPr="002F6763">
        <w:rPr>
          <w:rFonts w:ascii="Times New Roman" w:hAnsi="Times New Roman" w:cs="Times New Roman"/>
        </w:rPr>
        <w:t xml:space="preserve"> </w:t>
      </w:r>
      <w:r w:rsidRPr="002F6763">
        <w:rPr>
          <w:rFonts w:ascii="Times New Roman" w:hAnsi="Times New Roman" w:cs="Times New Roman"/>
        </w:rPr>
        <w:t xml:space="preserve">set to 100, and </w:t>
      </w:r>
      <w:r w:rsidRPr="00710EBD">
        <w:rPr>
          <w:rFonts w:ascii="Times New Roman" w:hAnsi="Times New Roman" w:cs="Times New Roman"/>
          <w:position w:val="-6"/>
        </w:rPr>
        <w:object w:dxaOrig="220" w:dyaOrig="220" w14:anchorId="1FD9287D">
          <v:shape id="_x0000_i1027" type="#_x0000_t75" style="width:11.25pt;height:11.25pt" o:ole="">
            <v:imagedata r:id="rId17" o:title=""/>
          </v:shape>
          <o:OLEObject Type="Embed" ProgID="Equation.DSMT4" ShapeID="_x0000_i1027" DrawAspect="Content" ObjectID="_1597218586" r:id="rId20"/>
        </w:object>
      </w:r>
      <w:r w:rsidR="009B03C2">
        <w:rPr>
          <w:rFonts w:ascii="Times New Roman" w:hAnsi="Times New Roman" w:cs="Times New Roman"/>
        </w:rPr>
        <w:t>is</w:t>
      </w:r>
      <w:r w:rsidR="009B03C2" w:rsidRPr="002F6763">
        <w:rPr>
          <w:rFonts w:ascii="Times New Roman" w:hAnsi="Times New Roman" w:cs="Times New Roman"/>
        </w:rPr>
        <w:t xml:space="preserve"> </w:t>
      </w:r>
      <w:r w:rsidRPr="002F6763">
        <w:rPr>
          <w:rFonts w:ascii="Times New Roman" w:hAnsi="Times New Roman" w:cs="Times New Roman"/>
        </w:rPr>
        <w:t xml:space="preserve">set to 0.3 </w:t>
      </w:r>
      <w:r w:rsidR="00322FE4" w:rsidRPr="002F6763">
        <w:rPr>
          <w:rFonts w:ascii="Times New Roman" w:hAnsi="Times New Roman" w:cs="Times New Roman"/>
        </w:rPr>
        <w:t>to</w:t>
      </w:r>
      <w:r w:rsidRPr="002F6763">
        <w:rPr>
          <w:rFonts w:ascii="Times New Roman" w:hAnsi="Times New Roman" w:cs="Times New Roman"/>
        </w:rPr>
        <w:t xml:space="preserve"> reach a compromise where most dispersal events are short-distance (i.e., close to the focal cell) while allowing the presence of long-distance dispersal events</w:t>
      </w:r>
      <w:r w:rsidR="00405513">
        <w:rPr>
          <w:rFonts w:ascii="Times New Roman" w:hAnsi="Times New Roman" w:cs="Times New Roman"/>
        </w:rPr>
        <w:t>. The final dispersal model is showed in Figure1.</w:t>
      </w:r>
    </w:p>
    <w:p w14:paraId="53CC8C11" w14:textId="5960EA3A" w:rsidR="00CF1A88" w:rsidRDefault="00903758" w:rsidP="00D4025A">
      <w:pPr>
        <w:spacing w:before="100" w:beforeAutospacing="1" w:after="0" w:line="240" w:lineRule="auto"/>
        <w:jc w:val="both"/>
      </w:pPr>
      <w:ins w:id="637" w:author="Auteur">
        <w:r>
          <w:rPr>
            <w:noProof/>
            <w:lang w:eastAsia="en-CA"/>
          </w:rPr>
          <w:drawing>
            <wp:inline distT="0" distB="0" distL="0" distR="0" wp14:anchorId="7606AAE1" wp14:editId="26BB5D5D">
              <wp:extent cx="4500868" cy="2515870"/>
              <wp:effectExtent l="0" t="0" r="0" b="0"/>
              <wp:docPr id="17" name="Picture 1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ersal.png"/>
                      <pic:cNvPicPr/>
                    </pic:nvPicPr>
                    <pic:blipFill>
                      <a:blip r:embed="rId21">
                        <a:extLst>
                          <a:ext uri="{28A0092B-C50C-407E-A947-70E740481C1C}">
                            <a14:useLocalDpi xmlns:a14="http://schemas.microsoft.com/office/drawing/2010/main" val="0"/>
                          </a:ext>
                        </a:extLst>
                      </a:blip>
                      <a:stretch>
                        <a:fillRect/>
                      </a:stretch>
                    </pic:blipFill>
                    <pic:spPr>
                      <a:xfrm>
                        <a:off x="0" y="0"/>
                        <a:ext cx="4506195" cy="2518848"/>
                      </a:xfrm>
                      <a:prstGeom prst="rect">
                        <a:avLst/>
                      </a:prstGeom>
                    </pic:spPr>
                  </pic:pic>
                </a:graphicData>
              </a:graphic>
            </wp:inline>
          </w:drawing>
        </w:r>
      </w:ins>
      <w:commentRangeStart w:id="638"/>
      <w:del w:id="639" w:author="Auteur">
        <w:r w:rsidR="006F02E2" w:rsidDel="00903758">
          <w:rPr>
            <w:noProof/>
            <w:lang w:eastAsia="en-CA"/>
          </w:rPr>
          <w:drawing>
            <wp:inline distT="0" distB="0" distL="0" distR="0" wp14:anchorId="68F2F7B5" wp14:editId="4A56A40E">
              <wp:extent cx="2686050" cy="1772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persal.png"/>
                      <pic:cNvPicPr/>
                    </pic:nvPicPr>
                    <pic:blipFill rotWithShape="1">
                      <a:blip r:embed="rId22" cstate="print">
                        <a:extLst>
                          <a:ext uri="{28A0092B-C50C-407E-A947-70E740481C1C}">
                            <a14:useLocalDpi xmlns:a14="http://schemas.microsoft.com/office/drawing/2010/main" val="0"/>
                          </a:ext>
                        </a:extLst>
                      </a:blip>
                      <a:srcRect t="17371" r="12067"/>
                      <a:stretch/>
                    </pic:blipFill>
                    <pic:spPr bwMode="auto">
                      <a:xfrm>
                        <a:off x="0" y="0"/>
                        <a:ext cx="2700189" cy="1781939"/>
                      </a:xfrm>
                      <a:prstGeom prst="rect">
                        <a:avLst/>
                      </a:prstGeom>
                      <a:ln>
                        <a:noFill/>
                      </a:ln>
                      <a:extLst>
                        <a:ext uri="{53640926-AAD7-44D8-BBD7-CCE9431645EC}">
                          <a14:shadowObscured xmlns:a14="http://schemas.microsoft.com/office/drawing/2010/main"/>
                        </a:ext>
                      </a:extLst>
                    </pic:spPr>
                  </pic:pic>
                </a:graphicData>
              </a:graphic>
            </wp:inline>
          </w:drawing>
        </w:r>
      </w:del>
      <w:commentRangeEnd w:id="638"/>
      <w:r w:rsidR="00B33870">
        <w:rPr>
          <w:rStyle w:val="Marquedecommentaire"/>
        </w:rPr>
        <w:commentReference w:id="638"/>
      </w:r>
    </w:p>
    <w:p w14:paraId="7C16D353" w14:textId="6CC1FE6E" w:rsidR="00D4025A" w:rsidRPr="00460AF7" w:rsidRDefault="00E67D5D" w:rsidP="00D4025A">
      <w:pPr>
        <w:spacing w:before="100" w:beforeAutospacing="1" w:after="0" w:line="240" w:lineRule="auto"/>
        <w:jc w:val="both"/>
        <w:rPr>
          <w:rFonts w:ascii="Times New Roman" w:hAnsi="Times New Roman" w:cs="Times New Roman"/>
          <w:sz w:val="20"/>
          <w:szCs w:val="20"/>
        </w:rPr>
      </w:pPr>
      <w:del w:id="640" w:author="Auteur">
        <w:r w:rsidRPr="00460AF7" w:rsidDel="00F030B9">
          <w:rPr>
            <w:rFonts w:ascii="Times New Roman" w:hAnsi="Times New Roman" w:cs="Times New Roman"/>
            <w:b/>
            <w:sz w:val="20"/>
            <w:szCs w:val="20"/>
          </w:rPr>
          <w:delText>Figure1</w:delText>
        </w:r>
      </w:del>
      <w:ins w:id="641" w:author="Auteur">
        <w:r w:rsidR="00F030B9" w:rsidRPr="00460AF7">
          <w:rPr>
            <w:rFonts w:ascii="Times New Roman" w:hAnsi="Times New Roman" w:cs="Times New Roman"/>
            <w:b/>
            <w:sz w:val="20"/>
            <w:szCs w:val="20"/>
          </w:rPr>
          <w:t>Figure3</w:t>
        </w:r>
      </w:ins>
      <w:r w:rsidRPr="00460AF7">
        <w:rPr>
          <w:rFonts w:ascii="Times New Roman" w:hAnsi="Times New Roman" w:cs="Times New Roman"/>
          <w:b/>
          <w:sz w:val="20"/>
          <w:szCs w:val="20"/>
        </w:rPr>
        <w:t>:</w:t>
      </w:r>
      <w:r w:rsidR="00E8648B" w:rsidRPr="00460AF7">
        <w:rPr>
          <w:rFonts w:ascii="Times New Roman" w:hAnsi="Times New Roman" w:cs="Times New Roman"/>
          <w:sz w:val="20"/>
          <w:szCs w:val="20"/>
        </w:rPr>
        <w:t xml:space="preserve"> Dispersal model:</w:t>
      </w:r>
      <w:r w:rsidR="00CF1A88" w:rsidRPr="00460AF7">
        <w:rPr>
          <w:rFonts w:ascii="Times New Roman" w:hAnsi="Times New Roman" w:cs="Times New Roman"/>
          <w:sz w:val="20"/>
          <w:szCs w:val="20"/>
        </w:rPr>
        <w:t xml:space="preserve"> </w:t>
      </w:r>
      <w:r w:rsidR="00E8648B" w:rsidRPr="00460AF7">
        <w:rPr>
          <w:rFonts w:ascii="Times New Roman" w:hAnsi="Times New Roman" w:cs="Times New Roman"/>
          <w:sz w:val="20"/>
          <w:szCs w:val="20"/>
        </w:rPr>
        <w:t>Probability of dispersal function and distribution of probabilities</w:t>
      </w:r>
    </w:p>
    <w:p w14:paraId="22FF058F" w14:textId="6BD8E4C4" w:rsidR="008A771B" w:rsidRDefault="008A771B" w:rsidP="00D4025A">
      <w:pPr>
        <w:spacing w:before="100" w:beforeAutospacing="1" w:after="0" w:line="480" w:lineRule="auto"/>
        <w:jc w:val="both"/>
        <w:rPr>
          <w:ins w:id="642" w:author="Auteur"/>
          <w:rFonts w:ascii="Times New Roman" w:hAnsi="Times New Roman" w:cs="Times New Roman"/>
          <w:b/>
          <w:i/>
        </w:rPr>
      </w:pPr>
      <w:ins w:id="643" w:author="Auteur">
        <w:r>
          <w:rPr>
            <w:rFonts w:ascii="Times New Roman" w:hAnsi="Times New Roman" w:cs="Times New Roman"/>
          </w:rPr>
          <w:t>Three levels of dispersal capacity have been used, which are 1.99 cells, 2.99cells and 8.99 cells.</w:t>
        </w:r>
        <w:r w:rsidR="00D453E3">
          <w:rPr>
            <w:rFonts w:ascii="Times New Roman" w:hAnsi="Times New Roman" w:cs="Times New Roman"/>
          </w:rPr>
          <w:t xml:space="preserve"> During the simulation,</w:t>
        </w:r>
        <w:r>
          <w:rPr>
            <w:rFonts w:ascii="Times New Roman" w:hAnsi="Times New Roman" w:cs="Times New Roman"/>
          </w:rPr>
          <w:t xml:space="preserve"> CDmetaPOP</w:t>
        </w:r>
        <w:r w:rsidR="000C32D6">
          <w:rPr>
            <w:rFonts w:ascii="Times New Roman" w:hAnsi="Times New Roman" w:cs="Times New Roman"/>
          </w:rPr>
          <w:t xml:space="preserve"> </w:t>
        </w:r>
        <w:del w:id="644" w:author="Auteur">
          <w:r w:rsidR="000C32D6" w:rsidDel="001240C0">
            <w:rPr>
              <w:rFonts w:ascii="Times New Roman" w:hAnsi="Times New Roman" w:cs="Times New Roman"/>
            </w:rPr>
            <w:delText>automatically</w:delText>
          </w:r>
          <w:r w:rsidDel="001240C0">
            <w:rPr>
              <w:rFonts w:ascii="Times New Roman" w:hAnsi="Times New Roman" w:cs="Times New Roman"/>
            </w:rPr>
            <w:delText xml:space="preserve"> </w:delText>
          </w:r>
          <w:r w:rsidDel="002456CD">
            <w:rPr>
              <w:rFonts w:ascii="Times New Roman" w:hAnsi="Times New Roman" w:cs="Times New Roman"/>
            </w:rPr>
            <w:delText xml:space="preserve">will </w:delText>
          </w:r>
        </w:del>
        <w:r w:rsidR="00D453E3">
          <w:rPr>
            <w:rFonts w:ascii="Times New Roman" w:hAnsi="Times New Roman" w:cs="Times New Roman"/>
          </w:rPr>
          <w:t>rescales</w:t>
        </w:r>
        <w:r w:rsidR="001240C0">
          <w:rPr>
            <w:rFonts w:ascii="Times New Roman" w:hAnsi="Times New Roman" w:cs="Times New Roman"/>
          </w:rPr>
          <w:t xml:space="preserve"> automatically</w:t>
        </w:r>
        <w:r w:rsidR="00D453E3">
          <w:rPr>
            <w:rFonts w:ascii="Times New Roman" w:hAnsi="Times New Roman" w:cs="Times New Roman"/>
          </w:rPr>
          <w:t xml:space="preserve"> the probability of </w:t>
        </w:r>
        <w:r w:rsidR="00BC0BA1">
          <w:rPr>
            <w:rFonts w:ascii="Times New Roman" w:hAnsi="Times New Roman" w:cs="Times New Roman"/>
          </w:rPr>
          <w:t xml:space="preserve">different </w:t>
        </w:r>
        <w:r w:rsidR="00D453E3">
          <w:rPr>
            <w:rFonts w:ascii="Times New Roman" w:hAnsi="Times New Roman" w:cs="Times New Roman"/>
          </w:rPr>
          <w:t xml:space="preserve">disperse distance by using the minimum distance and the dispersal capacity. </w:t>
        </w:r>
        <w:del w:id="645" w:author="Auteur">
          <w:r w:rsidR="00D453E3" w:rsidDel="00EC68EE">
            <w:rPr>
              <w:rFonts w:ascii="Times New Roman" w:hAnsi="Times New Roman" w:cs="Times New Roman"/>
            </w:rPr>
            <w:delText>And then use these probabilities to simulate the dispersal of every individual</w:delText>
          </w:r>
          <w:r w:rsidR="00BC0BA1" w:rsidDel="00EC68EE">
            <w:rPr>
              <w:rFonts w:ascii="Times New Roman" w:hAnsi="Times New Roman" w:cs="Times New Roman"/>
            </w:rPr>
            <w:delText xml:space="preserve"> by these probabilities</w:delText>
          </w:r>
          <w:r w:rsidR="00D453E3" w:rsidDel="00EC68EE">
            <w:rPr>
              <w:rFonts w:ascii="Times New Roman" w:hAnsi="Times New Roman" w:cs="Times New Roman"/>
            </w:rPr>
            <w:delText>.</w:delText>
          </w:r>
        </w:del>
        <w:r w:rsidR="00EC68EE">
          <w:rPr>
            <w:rFonts w:ascii="Times New Roman" w:hAnsi="Times New Roman" w:cs="Times New Roman"/>
          </w:rPr>
          <w:t xml:space="preserve">The movement of the individuals in the simulations will then be set according to the </w:t>
        </w:r>
        <w:r w:rsidR="00BC26AF">
          <w:rPr>
            <w:rFonts w:ascii="Times New Roman" w:hAnsi="Times New Roman" w:cs="Times New Roman"/>
          </w:rPr>
          <w:t>probabilities</w:t>
        </w:r>
        <w:r w:rsidR="00EC68EE">
          <w:rPr>
            <w:rFonts w:ascii="Times New Roman" w:hAnsi="Times New Roman" w:cs="Times New Roman"/>
          </w:rPr>
          <w:t>.</w:t>
        </w:r>
      </w:ins>
    </w:p>
    <w:p w14:paraId="7EB6B826" w14:textId="48C1EBE3" w:rsidR="00D4025A" w:rsidDel="008B6F1F" w:rsidRDefault="0061675C" w:rsidP="00D4025A">
      <w:pPr>
        <w:spacing w:before="100" w:beforeAutospacing="1" w:after="0" w:line="480" w:lineRule="auto"/>
        <w:jc w:val="both"/>
        <w:rPr>
          <w:del w:id="646" w:author="Auteur"/>
          <w:rFonts w:ascii="Times New Roman" w:hAnsi="Times New Roman" w:cs="Times New Roman"/>
          <w:b/>
        </w:rPr>
      </w:pPr>
      <w:del w:id="647" w:author="Auteur">
        <w:r w:rsidRPr="00B11B2B" w:rsidDel="008B6F1F">
          <w:rPr>
            <w:rFonts w:ascii="Times New Roman" w:hAnsi="Times New Roman" w:cs="Times New Roman"/>
            <w:b/>
            <w:i/>
          </w:rPr>
          <w:delText>Carrying capacity model:</w:delText>
        </w:r>
        <w:r w:rsidRPr="00B11B2B" w:rsidDel="008B6F1F">
          <w:rPr>
            <w:rFonts w:ascii="Times New Roman" w:hAnsi="Times New Roman" w:cs="Times New Roman"/>
            <w:b/>
          </w:rPr>
          <w:delText xml:space="preserve"> </w:delText>
        </w:r>
      </w:del>
    </w:p>
    <w:p w14:paraId="451622C8" w14:textId="610ADCA7" w:rsidR="005A76D6" w:rsidRPr="00D4025A" w:rsidDel="008B6F1F" w:rsidRDefault="0061675C" w:rsidP="0032647D">
      <w:pPr>
        <w:spacing w:before="120" w:after="0" w:line="480" w:lineRule="auto"/>
        <w:jc w:val="both"/>
        <w:rPr>
          <w:del w:id="648" w:author="Auteur"/>
          <w:rFonts w:ascii="Times New Roman" w:hAnsi="Times New Roman" w:cs="Times New Roman"/>
          <w:b/>
        </w:rPr>
      </w:pPr>
      <w:del w:id="649" w:author="Auteur">
        <w:r w:rsidRPr="009978E5" w:rsidDel="008B6F1F">
          <w:rPr>
            <w:rFonts w:ascii="Times New Roman" w:hAnsi="Times New Roman" w:cs="Times New Roman"/>
          </w:rPr>
          <w:delText xml:space="preserve">To </w:delText>
        </w:r>
        <w:r w:rsidR="00405513" w:rsidDel="008B6F1F">
          <w:rPr>
            <w:rFonts w:ascii="Times New Roman" w:hAnsi="Times New Roman" w:cs="Times New Roman"/>
          </w:rPr>
          <w:delText>build</w:delText>
        </w:r>
        <w:r w:rsidRPr="009978E5" w:rsidDel="008B6F1F">
          <w:rPr>
            <w:rFonts w:ascii="Times New Roman" w:hAnsi="Times New Roman" w:cs="Times New Roman"/>
          </w:rPr>
          <w:delText xml:space="preserve"> a cyclic population, </w:delText>
        </w:r>
        <w:r w:rsidR="00BC1D7A" w:rsidDel="008B6F1F">
          <w:rPr>
            <w:rFonts w:ascii="Times New Roman" w:hAnsi="Times New Roman" w:cs="Times New Roman"/>
          </w:rPr>
          <w:delText>we made our</w:delText>
        </w:r>
        <w:r w:rsidRPr="009978E5" w:rsidDel="008B6F1F">
          <w:rPr>
            <w:rFonts w:ascii="Times New Roman" w:hAnsi="Times New Roman" w:cs="Times New Roman"/>
          </w:rPr>
          <w:delText xml:space="preserve"> K string follows a </w:delText>
        </w:r>
        <w:r w:rsidR="00CF1A88" w:rsidDel="008B6F1F">
          <w:rPr>
            <w:rFonts w:ascii="Times New Roman" w:hAnsi="Times New Roman" w:cs="Times New Roman" w:hint="eastAsia"/>
          </w:rPr>
          <w:delText>s</w:delText>
        </w:r>
        <w:r w:rsidR="00CF1A88" w:rsidRPr="00CF1A88" w:rsidDel="008B6F1F">
          <w:rPr>
            <w:rFonts w:ascii="Times New Roman" w:hAnsi="Times New Roman" w:cs="Times New Roman"/>
          </w:rPr>
          <w:delText>inusoidal curve</w:delText>
        </w:r>
        <w:r w:rsidRPr="009978E5" w:rsidDel="008B6F1F">
          <w:rPr>
            <w:rFonts w:ascii="Times New Roman" w:hAnsi="Times New Roman" w:cs="Times New Roman"/>
          </w:rPr>
          <w:delText>. The crests and</w:delText>
        </w:r>
        <w:r w:rsidRPr="009978E5" w:rsidDel="008B6F1F">
          <w:rPr>
            <w:rFonts w:ascii="Times New Roman" w:hAnsi="Times New Roman" w:cs="Times New Roman"/>
            <w:lang w:val="en-US"/>
          </w:rPr>
          <w:delText xml:space="preserve"> the </w:delText>
        </w:r>
        <w:r w:rsidRPr="009978E5" w:rsidDel="008B6F1F">
          <w:rPr>
            <w:rFonts w:ascii="Times New Roman" w:hAnsi="Times New Roman" w:cs="Times New Roman"/>
          </w:rPr>
          <w:delText>troughs represent the highest and the lowest carry capacity in eac</w:delText>
        </w:r>
        <w:r w:rsidR="00C547D0" w:rsidDel="008B6F1F">
          <w:rPr>
            <w:rFonts w:ascii="Times New Roman" w:hAnsi="Times New Roman" w:cs="Times New Roman"/>
          </w:rPr>
          <w:delText xml:space="preserve">h </w:delText>
        </w:r>
        <w:r w:rsidR="00113E49" w:rsidDel="008B6F1F">
          <w:rPr>
            <w:rFonts w:ascii="Times New Roman" w:hAnsi="Times New Roman" w:cs="Times New Roman"/>
          </w:rPr>
          <w:delText>cell</w:delText>
        </w:r>
        <w:r w:rsidR="00C547D0" w:rsidDel="008B6F1F">
          <w:rPr>
            <w:rFonts w:ascii="Times New Roman" w:hAnsi="Times New Roman" w:cs="Times New Roman"/>
          </w:rPr>
          <w:delText xml:space="preserve">. With different </w:delText>
        </w:r>
        <w:r w:rsidR="00F03C15" w:rsidDel="008B6F1F">
          <w:rPr>
            <w:rFonts w:ascii="Times New Roman" w:hAnsi="Times New Roman" w:cs="Times New Roman"/>
          </w:rPr>
          <w:delText>frequencies,</w:delText>
        </w:r>
        <w:r w:rsidRPr="009978E5" w:rsidDel="008B6F1F">
          <w:rPr>
            <w:rFonts w:ascii="Times New Roman" w:hAnsi="Times New Roman" w:cs="Times New Roman"/>
          </w:rPr>
          <w:delText xml:space="preserve"> the crest </w:delText>
        </w:r>
        <w:r w:rsidR="00F03C15" w:rsidDel="008B6F1F">
          <w:rPr>
            <w:rFonts w:ascii="Times New Roman" w:hAnsi="Times New Roman" w:cs="Times New Roman"/>
          </w:rPr>
          <w:delText xml:space="preserve">of the sinusoidal curve </w:delText>
        </w:r>
        <w:r w:rsidRPr="009978E5" w:rsidDel="008B6F1F">
          <w:rPr>
            <w:rFonts w:ascii="Times New Roman" w:hAnsi="Times New Roman" w:cs="Times New Roman"/>
          </w:rPr>
          <w:delText xml:space="preserve">appears with different cyclic times. In our </w:delText>
        </w:r>
        <w:r w:rsidR="00102FCD" w:rsidDel="008B6F1F">
          <w:rPr>
            <w:rFonts w:ascii="Times New Roman" w:hAnsi="Times New Roman" w:cs="Times New Roman"/>
          </w:rPr>
          <w:delText>simulations</w:delText>
        </w:r>
        <w:r w:rsidRPr="009978E5" w:rsidDel="008B6F1F">
          <w:rPr>
            <w:rFonts w:ascii="Times New Roman" w:hAnsi="Times New Roman" w:cs="Times New Roman"/>
          </w:rPr>
          <w:delText>, when frequencies are 3.2, 6.4, 12.8, carrying capacity has corresponding crest</w:delText>
        </w:r>
        <w:r w:rsidRPr="009978E5" w:rsidDel="008B6F1F">
          <w:rPr>
            <w:rFonts w:ascii="Times New Roman" w:hAnsi="Times New Roman" w:cs="Times New Roman"/>
            <w:lang w:val="en-US"/>
          </w:rPr>
          <w:delText xml:space="preserve"> with a cycle of </w:delText>
        </w:r>
        <w:r w:rsidR="00C547D0" w:rsidDel="008B6F1F">
          <w:rPr>
            <w:rFonts w:ascii="Times New Roman" w:hAnsi="Times New Roman" w:cs="Times New Roman"/>
            <w:lang w:val="en-US"/>
          </w:rPr>
          <w:delText xml:space="preserve">about </w:delText>
        </w:r>
        <w:r w:rsidRPr="009978E5" w:rsidDel="008B6F1F">
          <w:rPr>
            <w:rFonts w:ascii="Times New Roman" w:hAnsi="Times New Roman" w:cs="Times New Roman"/>
            <w:lang w:val="en-US"/>
          </w:rPr>
          <w:delText>10</w:delText>
        </w:r>
        <w:r w:rsidR="00555B79" w:rsidDel="008B6F1F">
          <w:rPr>
            <w:rFonts w:ascii="Times New Roman" w:hAnsi="Times New Roman" w:cs="Times New Roman"/>
            <w:lang w:val="en-US"/>
          </w:rPr>
          <w:delText xml:space="preserve"> years, 20 years, and 40 years (Figure2). </w:delText>
        </w:r>
        <w:r w:rsidRPr="009978E5" w:rsidDel="008B6F1F">
          <w:rPr>
            <w:rFonts w:ascii="Times New Roman" w:hAnsi="Times New Roman" w:cs="Times New Roman"/>
            <w:lang w:val="en-US"/>
          </w:rPr>
          <w:delText xml:space="preserve">In the </w:delText>
        </w:r>
        <w:r w:rsidR="00A3203F" w:rsidDel="008B6F1F">
          <w:rPr>
            <w:rFonts w:ascii="Times New Roman" w:hAnsi="Times New Roman" w:cs="Times New Roman"/>
            <w:lang w:val="en-US"/>
          </w:rPr>
          <w:delText xml:space="preserve">scenarios </w:delText>
        </w:r>
        <w:r w:rsidRPr="009978E5" w:rsidDel="008B6F1F">
          <w:rPr>
            <w:rFonts w:ascii="Times New Roman" w:hAnsi="Times New Roman" w:cs="Times New Roman"/>
            <w:lang w:val="en-US"/>
          </w:rPr>
          <w:delText>where the</w:delText>
        </w:r>
        <w:r w:rsidDel="008B6F1F">
          <w:rPr>
            <w:rFonts w:ascii="Times New Roman" w:hAnsi="Times New Roman" w:cs="Times New Roman"/>
            <w:lang w:val="en-US"/>
          </w:rPr>
          <w:delText xml:space="preserve"> </w:delText>
        </w:r>
        <w:r w:rsidR="009A1A5F" w:rsidDel="008B6F1F">
          <w:rPr>
            <w:rFonts w:ascii="Times New Roman" w:hAnsi="Times New Roman" w:cs="Times New Roman"/>
            <w:lang w:val="en-US"/>
          </w:rPr>
          <w:delText>cycle time</w:delText>
        </w:r>
        <w:r w:rsidRPr="00B11B2B" w:rsidDel="008B6F1F">
          <w:rPr>
            <w:rFonts w:ascii="Times New Roman" w:hAnsi="Times New Roman" w:cs="Times New Roman"/>
            <w:lang w:val="en-US"/>
          </w:rPr>
          <w:delText xml:space="preserve"> is too </w:delText>
        </w:r>
        <w:r w:rsidR="009A1A5F" w:rsidDel="008B6F1F">
          <w:rPr>
            <w:rFonts w:ascii="Times New Roman" w:hAnsi="Times New Roman" w:cs="Times New Roman"/>
            <w:lang w:val="en-US"/>
          </w:rPr>
          <w:delText>short</w:delText>
        </w:r>
        <w:r w:rsidRPr="00B11B2B" w:rsidDel="008B6F1F">
          <w:rPr>
            <w:rFonts w:ascii="Times New Roman" w:hAnsi="Times New Roman" w:cs="Times New Roman"/>
            <w:lang w:val="en-US"/>
          </w:rPr>
          <w:delText xml:space="preserve">, for example in a 10-year-scenario, we compressed a sine cycle into 10 </w:delText>
        </w:r>
        <w:r w:rsidR="00102FCD" w:rsidRPr="00B11B2B" w:rsidDel="008B6F1F">
          <w:rPr>
            <w:rFonts w:ascii="Times New Roman" w:hAnsi="Times New Roman" w:cs="Times New Roman"/>
            <w:lang w:val="en-US"/>
          </w:rPr>
          <w:delText>timestep</w:delText>
        </w:r>
        <w:r w:rsidRPr="00B11B2B" w:rsidDel="008B6F1F">
          <w:rPr>
            <w:rFonts w:ascii="Times New Roman" w:hAnsi="Times New Roman" w:cs="Times New Roman"/>
            <w:lang w:val="en-US"/>
          </w:rPr>
          <w:delText xml:space="preserve"> point</w:delText>
        </w:r>
        <w:r w:rsidR="00102FCD" w:rsidRPr="00B11B2B" w:rsidDel="008B6F1F">
          <w:rPr>
            <w:rFonts w:ascii="Times New Roman" w:hAnsi="Times New Roman" w:cs="Times New Roman"/>
            <w:lang w:val="en-US"/>
          </w:rPr>
          <w:delText>s</w:delText>
        </w:r>
        <w:r w:rsidRPr="00B11B2B" w:rsidDel="008B6F1F">
          <w:rPr>
            <w:rFonts w:ascii="Times New Roman" w:hAnsi="Times New Roman" w:cs="Times New Roman"/>
            <w:lang w:val="en-US"/>
          </w:rPr>
          <w:delText xml:space="preserve">. As a result, there is a bigger chance that our </w:delText>
        </w:r>
        <w:r w:rsidR="00102FCD" w:rsidRPr="00B11B2B" w:rsidDel="008B6F1F">
          <w:rPr>
            <w:rFonts w:ascii="Times New Roman" w:hAnsi="Times New Roman" w:cs="Times New Roman"/>
            <w:lang w:val="en-US"/>
          </w:rPr>
          <w:delText>timestep</w:delText>
        </w:r>
        <w:r w:rsidRPr="00B11B2B" w:rsidDel="008B6F1F">
          <w:rPr>
            <w:rFonts w:ascii="Times New Roman" w:hAnsi="Times New Roman" w:cs="Times New Roman"/>
            <w:lang w:val="en-US"/>
          </w:rPr>
          <w:delText xml:space="preserve"> point</w:delText>
        </w:r>
        <w:r w:rsidR="00102FCD" w:rsidRPr="00B11B2B" w:rsidDel="008B6F1F">
          <w:rPr>
            <w:rFonts w:ascii="Times New Roman" w:hAnsi="Times New Roman" w:cs="Times New Roman"/>
            <w:lang w:val="en-US"/>
          </w:rPr>
          <w:delText>s</w:delText>
        </w:r>
        <w:r w:rsidRPr="00B11B2B" w:rsidDel="008B6F1F">
          <w:rPr>
            <w:rFonts w:ascii="Times New Roman" w:hAnsi="Times New Roman" w:cs="Times New Roman"/>
            <w:lang w:val="en-US"/>
          </w:rPr>
          <w:delText xml:space="preserve"> at the K curve skips the value 0.</w:delText>
        </w:r>
        <w:r w:rsidRPr="009978E5" w:rsidDel="008B6F1F">
          <w:rPr>
            <w:rFonts w:ascii="Times New Roman" w:hAnsi="Times New Roman" w:cs="Times New Roman"/>
            <w:lang w:val="en-US"/>
          </w:rPr>
          <w:delText xml:space="preserve"> Since we would not be able to eliminate </w:delText>
        </w:r>
        <w:r w:rsidR="00113E49" w:rsidDel="008B6F1F">
          <w:rPr>
            <w:rFonts w:ascii="Times New Roman" w:hAnsi="Times New Roman" w:cs="Times New Roman"/>
            <w:lang w:val="en-US"/>
          </w:rPr>
          <w:delText>population</w:delText>
        </w:r>
        <w:r w:rsidRPr="009978E5" w:rsidDel="008B6F1F">
          <w:rPr>
            <w:rFonts w:ascii="Times New Roman" w:hAnsi="Times New Roman" w:cs="Times New Roman"/>
            <w:lang w:val="en-US"/>
          </w:rPr>
          <w:delText xml:space="preserve"> outside the refuge w</w:delText>
        </w:r>
        <w:r w:rsidR="00DE3044" w:rsidDel="008B6F1F">
          <w:rPr>
            <w:rFonts w:ascii="Times New Roman" w:hAnsi="Times New Roman" w:cs="Times New Roman"/>
            <w:lang w:val="en-US"/>
          </w:rPr>
          <w:delText>ithout this K=0 timestep</w:delText>
        </w:r>
        <w:r w:rsidRPr="009978E5" w:rsidDel="008B6F1F">
          <w:rPr>
            <w:rFonts w:ascii="Times New Roman" w:hAnsi="Times New Roman" w:cs="Times New Roman"/>
            <w:lang w:val="en-US"/>
          </w:rPr>
          <w:delText>,</w:delText>
        </w:r>
        <w:r w:rsidDel="008B6F1F">
          <w:rPr>
            <w:rFonts w:ascii="Times New Roman" w:hAnsi="Times New Roman" w:cs="Times New Roman"/>
            <w:lang w:val="en-US"/>
          </w:rPr>
          <w:delText xml:space="preserve"> </w:delText>
        </w:r>
        <w:r w:rsidRPr="009978E5" w:rsidDel="008B6F1F">
          <w:rPr>
            <w:rFonts w:ascii="Times New Roman" w:hAnsi="Times New Roman" w:cs="Times New Roman"/>
            <w:lang w:val="en-US"/>
          </w:rPr>
          <w:delText xml:space="preserve">we forced </w:delText>
        </w:r>
        <w:r w:rsidR="005C19A9" w:rsidDel="008B6F1F">
          <w:rPr>
            <w:rFonts w:ascii="Times New Roman" w:hAnsi="Times New Roman" w:cs="Times New Roman"/>
            <w:lang w:val="en-US"/>
          </w:rPr>
          <w:delText>K</w:delText>
        </w:r>
        <w:r w:rsidRPr="009978E5" w:rsidDel="008B6F1F">
          <w:rPr>
            <w:rFonts w:ascii="Times New Roman" w:hAnsi="Times New Roman" w:cs="Times New Roman"/>
            <w:lang w:val="en-US"/>
          </w:rPr>
          <w:delText xml:space="preserve"> to 0 at each trough to get a crash and keep only individuals in the refuge.</w:delText>
        </w:r>
      </w:del>
    </w:p>
    <w:p w14:paraId="18C1DC9F" w14:textId="1F37535B" w:rsidR="005A76D6" w:rsidDel="008B6F1F" w:rsidRDefault="005A76D6" w:rsidP="002F6763">
      <w:pPr>
        <w:spacing w:before="100" w:beforeAutospacing="1" w:after="0" w:line="240" w:lineRule="auto"/>
        <w:contextualSpacing/>
        <w:rPr>
          <w:del w:id="650" w:author="Auteur"/>
          <w:rFonts w:ascii="Times New Roman" w:hAnsi="Times New Roman" w:cs="Times New Roman"/>
          <w:lang w:val="en-US"/>
        </w:rPr>
      </w:pPr>
      <w:del w:id="651" w:author="Auteur">
        <w:r w:rsidDel="008B6F1F">
          <w:rPr>
            <w:rFonts w:ascii="Times New Roman" w:hAnsi="Times New Roman" w:cs="Times New Roman"/>
            <w:lang w:val="en-US"/>
          </w:rPr>
          <w:delText>a)</w:delText>
        </w:r>
        <w:r w:rsidR="005C689F" w:rsidDel="008B6F1F">
          <w:rPr>
            <w:rFonts w:ascii="Times New Roman" w:hAnsi="Times New Roman" w:cs="Times New Roman"/>
            <w:noProof/>
            <w:lang w:eastAsia="en-CA"/>
          </w:rPr>
          <w:drawing>
            <wp:inline distT="0" distB="0" distL="0" distR="0" wp14:anchorId="50EE6B00" wp14:editId="53222ECC">
              <wp:extent cx="2730500" cy="175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1752" cy="1761047"/>
                      </a:xfrm>
                      <a:prstGeom prst="rect">
                        <a:avLst/>
                      </a:prstGeom>
                    </pic:spPr>
                  </pic:pic>
                </a:graphicData>
              </a:graphic>
            </wp:inline>
          </w:drawing>
        </w:r>
        <w:r w:rsidR="005C689F" w:rsidDel="008B6F1F">
          <w:rPr>
            <w:rFonts w:ascii="Times New Roman" w:hAnsi="Times New Roman" w:cs="Times New Roman"/>
            <w:lang w:val="en-US"/>
          </w:rPr>
          <w:delText xml:space="preserve"> </w:delText>
        </w:r>
        <w:r w:rsidDel="008B6F1F">
          <w:rPr>
            <w:rFonts w:ascii="Times New Roman" w:hAnsi="Times New Roman" w:cs="Times New Roman"/>
            <w:lang w:val="en-US"/>
          </w:rPr>
          <w:delText>b)</w:delText>
        </w:r>
        <w:r w:rsidR="005C689F" w:rsidDel="008B6F1F">
          <w:rPr>
            <w:rFonts w:ascii="Times New Roman" w:hAnsi="Times New Roman" w:cs="Times New Roman"/>
            <w:noProof/>
            <w:lang w:eastAsia="en-CA"/>
          </w:rPr>
          <w:drawing>
            <wp:inline distT="0" distB="0" distL="0" distR="0" wp14:anchorId="295E3EE3" wp14:editId="6958F2EE">
              <wp:extent cx="2768600" cy="17782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ce k=0 at valley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826" cy="1781650"/>
                      </a:xfrm>
                      <a:prstGeom prst="rect">
                        <a:avLst/>
                      </a:prstGeom>
                    </pic:spPr>
                  </pic:pic>
                </a:graphicData>
              </a:graphic>
            </wp:inline>
          </w:drawing>
        </w:r>
      </w:del>
    </w:p>
    <w:p w14:paraId="606F5270" w14:textId="743D71E2" w:rsidR="00AD5D2D" w:rsidDel="008B6F1F" w:rsidRDefault="005A76D6" w:rsidP="002F6763">
      <w:pPr>
        <w:spacing w:before="100" w:beforeAutospacing="1" w:after="0" w:line="240" w:lineRule="auto"/>
        <w:contextualSpacing/>
        <w:rPr>
          <w:del w:id="652" w:author="Auteur"/>
          <w:rFonts w:ascii="Times New Roman" w:hAnsi="Times New Roman" w:cs="Times New Roman"/>
          <w:lang w:val="en-US"/>
        </w:rPr>
      </w:pPr>
      <w:del w:id="653" w:author="Auteur">
        <w:r w:rsidDel="008B6F1F">
          <w:rPr>
            <w:rFonts w:ascii="Times New Roman" w:hAnsi="Times New Roman" w:cs="Times New Roman"/>
            <w:lang w:val="en-US"/>
          </w:rPr>
          <w:delText>c)</w:delText>
        </w:r>
        <w:r w:rsidR="00AD5D2D" w:rsidDel="008B6F1F">
          <w:rPr>
            <w:rFonts w:ascii="Times New Roman" w:hAnsi="Times New Roman" w:cs="Times New Roman"/>
            <w:noProof/>
            <w:lang w:eastAsia="en-CA"/>
          </w:rPr>
          <w:drawing>
            <wp:inline distT="0" distB="0" distL="0" distR="0" wp14:anchorId="53AEEDBF" wp14:editId="29AB29BE">
              <wp:extent cx="2844571" cy="181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 20y_cycle.png"/>
                      <pic:cNvPicPr/>
                    </pic:nvPicPr>
                    <pic:blipFill rotWithShape="1">
                      <a:blip r:embed="rId13" cstate="print">
                        <a:extLst>
                          <a:ext uri="{28A0092B-C50C-407E-A947-70E740481C1C}">
                            <a14:useLocalDpi xmlns:a14="http://schemas.microsoft.com/office/drawing/2010/main" val="0"/>
                          </a:ext>
                        </a:extLst>
                      </a:blip>
                      <a:srcRect l="-1" r="-701" b="-279"/>
                      <a:stretch/>
                    </pic:blipFill>
                    <pic:spPr bwMode="auto">
                      <a:xfrm>
                        <a:off x="0" y="0"/>
                        <a:ext cx="2870151" cy="1832431"/>
                      </a:xfrm>
                      <a:prstGeom prst="rect">
                        <a:avLst/>
                      </a:prstGeom>
                      <a:ln>
                        <a:noFill/>
                      </a:ln>
                      <a:extLst>
                        <a:ext uri="{53640926-AAD7-44D8-BBD7-CCE9431645EC}">
                          <a14:shadowObscured xmlns:a14="http://schemas.microsoft.com/office/drawing/2010/main"/>
                        </a:ext>
                      </a:extLst>
                    </pic:spPr>
                  </pic:pic>
                </a:graphicData>
              </a:graphic>
            </wp:inline>
          </w:drawing>
        </w:r>
        <w:r w:rsidDel="008B6F1F">
          <w:rPr>
            <w:rFonts w:ascii="Times New Roman" w:hAnsi="Times New Roman" w:cs="Times New Roman"/>
            <w:lang w:val="en-US"/>
          </w:rPr>
          <w:delText>d)</w:delText>
        </w:r>
        <w:r w:rsidR="00AD5D2D" w:rsidDel="008B6F1F">
          <w:rPr>
            <w:rFonts w:ascii="Times New Roman" w:hAnsi="Times New Roman" w:cs="Times New Roman"/>
            <w:noProof/>
            <w:lang w:eastAsia="en-CA"/>
          </w:rPr>
          <w:drawing>
            <wp:inline distT="0" distB="0" distL="0" distR="0" wp14:anchorId="6E1CDE8F" wp14:editId="21E58C03">
              <wp:extent cx="2838450" cy="180958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 40y_cycle.png"/>
                      <pic:cNvPicPr/>
                    </pic:nvPicPr>
                    <pic:blipFill rotWithShape="1">
                      <a:blip r:embed="rId14" cstate="print">
                        <a:extLst>
                          <a:ext uri="{28A0092B-C50C-407E-A947-70E740481C1C}">
                            <a14:useLocalDpi xmlns:a14="http://schemas.microsoft.com/office/drawing/2010/main" val="0"/>
                          </a:ext>
                        </a:extLst>
                      </a:blip>
                      <a:srcRect t="-324" r="2468" b="3342"/>
                      <a:stretch/>
                    </pic:blipFill>
                    <pic:spPr bwMode="auto">
                      <a:xfrm>
                        <a:off x="0" y="0"/>
                        <a:ext cx="2861933" cy="1824559"/>
                      </a:xfrm>
                      <a:prstGeom prst="rect">
                        <a:avLst/>
                      </a:prstGeom>
                      <a:ln>
                        <a:noFill/>
                      </a:ln>
                      <a:extLst>
                        <a:ext uri="{53640926-AAD7-44D8-BBD7-CCE9431645EC}">
                          <a14:shadowObscured xmlns:a14="http://schemas.microsoft.com/office/drawing/2010/main"/>
                        </a:ext>
                      </a:extLst>
                    </pic:spPr>
                  </pic:pic>
                </a:graphicData>
              </a:graphic>
            </wp:inline>
          </w:drawing>
        </w:r>
      </w:del>
    </w:p>
    <w:p w14:paraId="5253F845" w14:textId="3FC761A4" w:rsidR="0053505A" w:rsidRPr="00B11B2B" w:rsidDel="008B6F1F" w:rsidRDefault="00E67D5D" w:rsidP="002F6763">
      <w:pPr>
        <w:spacing w:before="100" w:beforeAutospacing="1" w:after="0" w:line="240" w:lineRule="auto"/>
        <w:contextualSpacing/>
        <w:rPr>
          <w:del w:id="654" w:author="Auteur"/>
          <w:rFonts w:ascii="Times New Roman" w:hAnsi="Times New Roman" w:cs="Times New Roman"/>
          <w:sz w:val="20"/>
          <w:szCs w:val="20"/>
          <w:lang w:val="en-US"/>
        </w:rPr>
      </w:pPr>
      <w:del w:id="655" w:author="Auteur">
        <w:r w:rsidRPr="00B11B2B" w:rsidDel="008B6F1F">
          <w:rPr>
            <w:rFonts w:ascii="Times New Roman" w:hAnsi="Times New Roman" w:cs="Times New Roman"/>
            <w:sz w:val="20"/>
            <w:szCs w:val="20"/>
            <w:lang w:val="en-US"/>
          </w:rPr>
          <w:delText xml:space="preserve">Figure2: </w:delText>
        </w:r>
        <w:r w:rsidR="0053505A" w:rsidRPr="00B11B2B" w:rsidDel="008B6F1F">
          <w:rPr>
            <w:rFonts w:ascii="Times New Roman" w:hAnsi="Times New Roman" w:cs="Times New Roman"/>
            <w:sz w:val="20"/>
            <w:szCs w:val="20"/>
            <w:lang w:val="en-US"/>
          </w:rPr>
          <w:delText xml:space="preserve">Carrying capacity K </w:delText>
        </w:r>
        <w:r w:rsidR="000E7E15" w:rsidRPr="00B11B2B" w:rsidDel="008B6F1F">
          <w:rPr>
            <w:rFonts w:ascii="Times New Roman" w:hAnsi="Times New Roman" w:cs="Times New Roman"/>
            <w:sz w:val="20"/>
            <w:szCs w:val="20"/>
            <w:lang w:val="en-US"/>
          </w:rPr>
          <w:delText>change curve of different frequencies.</w:delText>
        </w:r>
      </w:del>
    </w:p>
    <w:p w14:paraId="5E023849" w14:textId="301BEB3A" w:rsidR="00E67D5D" w:rsidRPr="00B11B2B" w:rsidDel="008B6F1F" w:rsidRDefault="00E67D5D" w:rsidP="002F6763">
      <w:pPr>
        <w:spacing w:before="100" w:beforeAutospacing="1" w:after="0" w:line="240" w:lineRule="auto"/>
        <w:contextualSpacing/>
        <w:rPr>
          <w:del w:id="656" w:author="Auteur"/>
          <w:rFonts w:ascii="Times New Roman" w:hAnsi="Times New Roman" w:cs="Times New Roman"/>
          <w:sz w:val="20"/>
          <w:szCs w:val="20"/>
          <w:lang w:val="en-US"/>
        </w:rPr>
      </w:pPr>
      <w:del w:id="657" w:author="Auteur">
        <w:r w:rsidRPr="00B11B2B" w:rsidDel="008B6F1F">
          <w:rPr>
            <w:rFonts w:ascii="Times New Roman" w:hAnsi="Times New Roman" w:cs="Times New Roman"/>
            <w:sz w:val="20"/>
            <w:szCs w:val="20"/>
            <w:lang w:val="en-US"/>
          </w:rPr>
          <w:delText xml:space="preserve">a) </w:delText>
        </w:r>
        <w:r w:rsidR="000E7E15" w:rsidRPr="00B11B2B" w:rsidDel="008B6F1F">
          <w:rPr>
            <w:rFonts w:ascii="Times New Roman" w:hAnsi="Times New Roman" w:cs="Times New Roman"/>
            <w:sz w:val="20"/>
            <w:szCs w:val="20"/>
            <w:lang w:val="en-US"/>
          </w:rPr>
          <w:delText>K of 10year-scenario before adjustment</w:delText>
        </w:r>
        <w:r w:rsidRPr="00B11B2B" w:rsidDel="008B6F1F">
          <w:rPr>
            <w:rFonts w:ascii="Times New Roman" w:hAnsi="Times New Roman" w:cs="Times New Roman"/>
            <w:sz w:val="20"/>
            <w:szCs w:val="20"/>
            <w:lang w:val="en-US"/>
          </w:rPr>
          <w:delText xml:space="preserve">   b)</w:delText>
        </w:r>
        <w:r w:rsidR="000E7E15" w:rsidRPr="00B11B2B" w:rsidDel="008B6F1F">
          <w:rPr>
            <w:rFonts w:ascii="Times New Roman" w:hAnsi="Times New Roman" w:cs="Times New Roman"/>
            <w:sz w:val="20"/>
            <w:szCs w:val="20"/>
            <w:lang w:val="en-US"/>
          </w:rPr>
          <w:delText xml:space="preserve"> K of 10year-scenario that valleys are forced to 0</w:delText>
        </w:r>
      </w:del>
    </w:p>
    <w:p w14:paraId="1C59F951" w14:textId="5ABE6EC4" w:rsidR="000E7E15" w:rsidRPr="00B11B2B" w:rsidDel="008B6F1F" w:rsidRDefault="000E7E15" w:rsidP="002F6763">
      <w:pPr>
        <w:spacing w:before="100" w:beforeAutospacing="1" w:after="0" w:line="240" w:lineRule="auto"/>
        <w:contextualSpacing/>
        <w:rPr>
          <w:del w:id="658" w:author="Auteur"/>
          <w:rFonts w:ascii="Times New Roman" w:hAnsi="Times New Roman" w:cs="Times New Roman"/>
          <w:sz w:val="20"/>
          <w:szCs w:val="20"/>
          <w:lang w:val="en-US"/>
        </w:rPr>
      </w:pPr>
      <w:del w:id="659" w:author="Auteur">
        <w:r w:rsidRPr="00B11B2B" w:rsidDel="008B6F1F">
          <w:rPr>
            <w:rFonts w:ascii="Times New Roman" w:hAnsi="Times New Roman" w:cs="Times New Roman"/>
            <w:sz w:val="20"/>
            <w:szCs w:val="20"/>
            <w:lang w:val="en-US"/>
          </w:rPr>
          <w:delText>d) K of 20year-scenario d) K of 40year-scenario</w:delText>
        </w:r>
      </w:del>
    </w:p>
    <w:p w14:paraId="6836D7AD" w14:textId="77777777" w:rsidR="00B405EB" w:rsidRPr="009978E5" w:rsidRDefault="00B405EB" w:rsidP="002F6763">
      <w:pPr>
        <w:spacing w:before="100" w:beforeAutospacing="1" w:after="0" w:line="240" w:lineRule="auto"/>
        <w:contextualSpacing/>
        <w:rPr>
          <w:rFonts w:ascii="Times New Roman" w:hAnsi="Times New Roman" w:cs="Times New Roman"/>
          <w:lang w:val="en-US"/>
        </w:rPr>
      </w:pPr>
    </w:p>
    <w:p w14:paraId="71072CB8" w14:textId="6D79BD7B" w:rsidR="00452E8C" w:rsidRPr="00B11B2B" w:rsidDel="004F4EBE" w:rsidRDefault="00197E5E" w:rsidP="00D4025A">
      <w:pPr>
        <w:spacing w:before="120" w:after="0" w:line="480" w:lineRule="auto"/>
        <w:jc w:val="both"/>
        <w:rPr>
          <w:del w:id="660" w:author="Auteur"/>
          <w:rFonts w:ascii="Times New Roman" w:hAnsi="Times New Roman" w:cs="Times New Roman"/>
          <w:b/>
        </w:rPr>
      </w:pPr>
      <w:del w:id="661" w:author="Auteur">
        <w:r w:rsidRPr="00B11B2B" w:rsidDel="004F4EBE">
          <w:rPr>
            <w:rFonts w:ascii="Times New Roman" w:hAnsi="Times New Roman" w:cs="Times New Roman"/>
            <w:b/>
            <w:i/>
          </w:rPr>
          <w:delText>Refuges:</w:delText>
        </w:r>
        <w:r w:rsidRPr="00B11B2B" w:rsidDel="004F4EBE">
          <w:rPr>
            <w:rFonts w:ascii="Times New Roman" w:hAnsi="Times New Roman" w:cs="Times New Roman"/>
            <w:b/>
          </w:rPr>
          <w:delText xml:space="preserve"> </w:delText>
        </w:r>
      </w:del>
    </w:p>
    <w:p w14:paraId="368CE55E" w14:textId="2D8FBCA3" w:rsidR="00197E5E" w:rsidRPr="002F6763" w:rsidDel="004F4EBE" w:rsidRDefault="003A540C" w:rsidP="00D4025A">
      <w:pPr>
        <w:spacing w:before="120" w:after="0" w:line="480" w:lineRule="auto"/>
        <w:jc w:val="both"/>
        <w:rPr>
          <w:del w:id="662" w:author="Auteur"/>
          <w:rFonts w:ascii="Times New Roman" w:hAnsi="Times New Roman" w:cs="Times New Roman"/>
          <w:lang w:val="en-US"/>
        </w:rPr>
      </w:pPr>
      <w:del w:id="663" w:author="Auteur">
        <w:r w:rsidRPr="002F6763" w:rsidDel="004F4EBE">
          <w:rPr>
            <w:rFonts w:ascii="Times New Roman" w:hAnsi="Times New Roman" w:cs="Times New Roman"/>
          </w:rPr>
          <w:delText xml:space="preserve">Refuges are the </w:delText>
        </w:r>
        <w:r w:rsidR="00683A83" w:rsidDel="004F4EBE">
          <w:rPr>
            <w:rFonts w:ascii="Times New Roman" w:hAnsi="Times New Roman" w:cs="Times New Roman"/>
          </w:rPr>
          <w:delText>cells</w:delText>
        </w:r>
        <w:r w:rsidRPr="002F6763" w:rsidDel="004F4EBE">
          <w:rPr>
            <w:rFonts w:ascii="Times New Roman" w:hAnsi="Times New Roman" w:cs="Times New Roman"/>
          </w:rPr>
          <w:delText xml:space="preserve"> i</w:delText>
        </w:r>
        <w:r w:rsidR="001B38A4" w:rsidRPr="002F6763" w:rsidDel="004F4EBE">
          <w:rPr>
            <w:rFonts w:ascii="Times New Roman" w:hAnsi="Times New Roman" w:cs="Times New Roman"/>
          </w:rPr>
          <w:delText xml:space="preserve">n which individuals will be </w:delText>
        </w:r>
        <w:r w:rsidR="00D83AA4" w:rsidRPr="002F6763" w:rsidDel="004F4EBE">
          <w:rPr>
            <w:rFonts w:ascii="Times New Roman" w:hAnsi="Times New Roman" w:cs="Times New Roman"/>
          </w:rPr>
          <w:delText>kept</w:delText>
        </w:r>
        <w:r w:rsidR="001B38A4" w:rsidRPr="002F6763" w:rsidDel="004F4EBE">
          <w:rPr>
            <w:rFonts w:ascii="Times New Roman" w:hAnsi="Times New Roman" w:cs="Times New Roman"/>
          </w:rPr>
          <w:delText xml:space="preserve"> </w:delText>
        </w:r>
        <w:r w:rsidR="00683A83" w:rsidDel="004F4EBE">
          <w:rPr>
            <w:rFonts w:ascii="Times New Roman" w:hAnsi="Times New Roman" w:cs="Times New Roman"/>
          </w:rPr>
          <w:delText xml:space="preserve">during crash, </w:delText>
        </w:r>
        <w:r w:rsidR="00A3203F" w:rsidDel="004F4EBE">
          <w:rPr>
            <w:rFonts w:ascii="Times New Roman" w:hAnsi="Times New Roman" w:cs="Times New Roman"/>
          </w:rPr>
          <w:delText>so they can</w:delText>
        </w:r>
        <w:r w:rsidR="001B38A4" w:rsidRPr="002F6763" w:rsidDel="004F4EBE">
          <w:rPr>
            <w:rFonts w:ascii="Times New Roman" w:hAnsi="Times New Roman" w:cs="Times New Roman"/>
          </w:rPr>
          <w:delText xml:space="preserve"> </w:delText>
        </w:r>
        <w:r w:rsidR="00A3203F" w:rsidDel="004F4EBE">
          <w:rPr>
            <w:rFonts w:ascii="Times New Roman" w:hAnsi="Times New Roman" w:cs="Times New Roman"/>
          </w:rPr>
          <w:delText>rebuild</w:delText>
        </w:r>
        <w:r w:rsidR="001B38A4" w:rsidRPr="002F6763" w:rsidDel="004F4EBE">
          <w:rPr>
            <w:rFonts w:ascii="Times New Roman" w:hAnsi="Times New Roman" w:cs="Times New Roman"/>
          </w:rPr>
          <w:delText xml:space="preserve"> the population by founding effect</w:delText>
        </w:r>
        <w:r w:rsidRPr="002F6763" w:rsidDel="004F4EBE">
          <w:rPr>
            <w:rFonts w:ascii="Times New Roman" w:hAnsi="Times New Roman" w:cs="Times New Roman"/>
          </w:rPr>
          <w:delText xml:space="preserve">. </w:delText>
        </w:r>
        <w:r w:rsidR="00413A9E" w:rsidDel="004F4EBE">
          <w:rPr>
            <w:rFonts w:ascii="Times New Roman" w:hAnsi="Times New Roman" w:cs="Times New Roman"/>
          </w:rPr>
          <w:delText>Here</w:delText>
        </w:r>
        <w:r w:rsidRPr="002F6763" w:rsidDel="004F4EBE">
          <w:rPr>
            <w:rFonts w:ascii="Times New Roman" w:hAnsi="Times New Roman" w:cs="Times New Roman"/>
          </w:rPr>
          <w:delText xml:space="preserve"> we set</w:delText>
        </w:r>
        <w:r w:rsidR="00A3203F" w:rsidDel="004F4EBE">
          <w:rPr>
            <w:rFonts w:ascii="Times New Roman" w:hAnsi="Times New Roman" w:cs="Times New Roman"/>
          </w:rPr>
          <w:delText xml:space="preserve"> only</w:delText>
        </w:r>
        <w:r w:rsidRPr="002F6763" w:rsidDel="004F4EBE">
          <w:rPr>
            <w:rFonts w:ascii="Times New Roman" w:hAnsi="Times New Roman" w:cs="Times New Roman"/>
          </w:rPr>
          <w:delText xml:space="preserve"> </w:delText>
        </w:r>
        <w:r w:rsidR="00D83AA4" w:rsidRPr="002F6763" w:rsidDel="004F4EBE">
          <w:rPr>
            <w:rFonts w:ascii="Times New Roman" w:hAnsi="Times New Roman" w:cs="Times New Roman"/>
          </w:rPr>
          <w:delText>one</w:delText>
        </w:r>
        <w:r w:rsidRPr="002F6763" w:rsidDel="004F4EBE">
          <w:rPr>
            <w:rFonts w:ascii="Times New Roman" w:hAnsi="Times New Roman" w:cs="Times New Roman"/>
          </w:rPr>
          <w:delText xml:space="preserve"> refuge in the centre of the grid</w:delText>
        </w:r>
        <w:r w:rsidR="00D83AA4" w:rsidRPr="002F6763" w:rsidDel="004F4EBE">
          <w:rPr>
            <w:rFonts w:ascii="Times New Roman" w:hAnsi="Times New Roman" w:cs="Times New Roman"/>
          </w:rPr>
          <w:delText>s</w:delText>
        </w:r>
        <w:r w:rsidRPr="002F6763" w:rsidDel="004F4EBE">
          <w:rPr>
            <w:rFonts w:ascii="Times New Roman" w:hAnsi="Times New Roman" w:cs="Times New Roman"/>
          </w:rPr>
          <w:delText xml:space="preserve"> which represent 4% of the </w:delText>
        </w:r>
        <w:r w:rsidR="00A3203F" w:rsidDel="004F4EBE">
          <w:rPr>
            <w:rFonts w:ascii="Times New Roman" w:hAnsi="Times New Roman" w:cs="Times New Roman"/>
          </w:rPr>
          <w:delText>landscape</w:delText>
        </w:r>
        <w:r w:rsidRPr="002F6763" w:rsidDel="004F4EBE">
          <w:rPr>
            <w:rFonts w:ascii="Times New Roman" w:hAnsi="Times New Roman" w:cs="Times New Roman"/>
          </w:rPr>
          <w:delText xml:space="preserve"> surface. </w:delText>
        </w:r>
        <w:r w:rsidR="00F87272" w:rsidRPr="002F6763" w:rsidDel="004F4EBE">
          <w:rPr>
            <w:rFonts w:ascii="Times New Roman" w:hAnsi="Times New Roman" w:cs="Times New Roman"/>
          </w:rPr>
          <w:delText>In the 10</w:delText>
        </w:r>
        <w:r w:rsidR="00D83AA4" w:rsidRPr="002F6763" w:rsidDel="004F4EBE">
          <w:rPr>
            <w:rFonts w:ascii="Times New Roman" w:hAnsi="Times New Roman" w:cs="Times New Roman"/>
          </w:rPr>
          <w:delText>-</w:delText>
        </w:r>
        <w:r w:rsidR="00F87272" w:rsidRPr="002F6763" w:rsidDel="004F4EBE">
          <w:rPr>
            <w:rFonts w:ascii="Times New Roman" w:hAnsi="Times New Roman" w:cs="Times New Roman"/>
          </w:rPr>
          <w:delText>year</w:delText>
        </w:r>
        <w:r w:rsidR="00D83AA4" w:rsidRPr="002F6763" w:rsidDel="004F4EBE">
          <w:rPr>
            <w:rFonts w:ascii="Times New Roman" w:hAnsi="Times New Roman" w:cs="Times New Roman"/>
          </w:rPr>
          <w:delText>-</w:delText>
        </w:r>
        <w:r w:rsidR="00F87272" w:rsidRPr="002F6763" w:rsidDel="004F4EBE">
          <w:rPr>
            <w:rFonts w:ascii="Times New Roman" w:hAnsi="Times New Roman" w:cs="Times New Roman"/>
          </w:rPr>
          <w:delText>cycle scenario, this means a 3x3 refuge in the centre of a 15x15 grid.</w:delText>
        </w:r>
        <w:r w:rsidR="00C11CD0" w:rsidDel="004F4EBE">
          <w:rPr>
            <w:rFonts w:ascii="Times New Roman" w:hAnsi="Times New Roman" w:cs="Times New Roman"/>
          </w:rPr>
          <w:delText xml:space="preserve"> </w:delText>
        </w:r>
        <w:r w:rsidR="005C716C" w:rsidRPr="002F6763" w:rsidDel="004F4EBE">
          <w:rPr>
            <w:rFonts w:ascii="Times New Roman" w:hAnsi="Times New Roman" w:cs="Times New Roman"/>
          </w:rPr>
          <w:delText>I</w:delText>
        </w:r>
        <w:r w:rsidR="00F87272" w:rsidRPr="002F6763" w:rsidDel="004F4EBE">
          <w:rPr>
            <w:rFonts w:ascii="Times New Roman" w:hAnsi="Times New Roman" w:cs="Times New Roman"/>
          </w:rPr>
          <w:delText xml:space="preserve">n the </w:delText>
        </w:r>
        <w:r w:rsidR="005C716C" w:rsidRPr="002F6763" w:rsidDel="004F4EBE">
          <w:rPr>
            <w:rFonts w:ascii="Times New Roman" w:hAnsi="Times New Roman" w:cs="Times New Roman"/>
          </w:rPr>
          <w:delText xml:space="preserve">cases of </w:delText>
        </w:r>
        <w:r w:rsidR="00F87272" w:rsidRPr="002F6763" w:rsidDel="004F4EBE">
          <w:rPr>
            <w:rFonts w:ascii="Times New Roman" w:hAnsi="Times New Roman" w:cs="Times New Roman"/>
          </w:rPr>
          <w:delText>20</w:delText>
        </w:r>
        <w:r w:rsidR="005C716C" w:rsidRPr="002F6763" w:rsidDel="004F4EBE">
          <w:rPr>
            <w:rFonts w:ascii="Times New Roman" w:hAnsi="Times New Roman" w:cs="Times New Roman"/>
          </w:rPr>
          <w:delText>-</w:delText>
        </w:r>
        <w:r w:rsidR="00F87272" w:rsidRPr="002F6763" w:rsidDel="004F4EBE">
          <w:rPr>
            <w:rFonts w:ascii="Times New Roman" w:hAnsi="Times New Roman" w:cs="Times New Roman"/>
          </w:rPr>
          <w:delText>year and 40</w:delText>
        </w:r>
        <w:r w:rsidR="005C716C" w:rsidRPr="002F6763" w:rsidDel="004F4EBE">
          <w:rPr>
            <w:rFonts w:ascii="Times New Roman" w:hAnsi="Times New Roman" w:cs="Times New Roman"/>
          </w:rPr>
          <w:delText>-</w:delText>
        </w:r>
        <w:r w:rsidR="00F87272" w:rsidRPr="002F6763" w:rsidDel="004F4EBE">
          <w:rPr>
            <w:rFonts w:ascii="Times New Roman" w:hAnsi="Times New Roman" w:cs="Times New Roman"/>
          </w:rPr>
          <w:delText>year scenario</w:delText>
        </w:r>
        <w:r w:rsidR="005C716C" w:rsidRPr="002F6763" w:rsidDel="004F4EBE">
          <w:rPr>
            <w:rFonts w:ascii="Times New Roman" w:hAnsi="Times New Roman" w:cs="Times New Roman"/>
          </w:rPr>
          <w:delText>s</w:delText>
        </w:r>
        <w:r w:rsidR="00F87272" w:rsidRPr="002F6763" w:rsidDel="004F4EBE">
          <w:rPr>
            <w:rFonts w:ascii="Times New Roman" w:hAnsi="Times New Roman" w:cs="Times New Roman"/>
          </w:rPr>
          <w:delText>, refuge</w:delText>
        </w:r>
        <w:r w:rsidR="005C716C" w:rsidRPr="002F6763" w:rsidDel="004F4EBE">
          <w:rPr>
            <w:rFonts w:ascii="Times New Roman" w:hAnsi="Times New Roman" w:cs="Times New Roman"/>
          </w:rPr>
          <w:delText>s</w:delText>
        </w:r>
        <w:r w:rsidR="00F87272" w:rsidRPr="002F6763" w:rsidDel="004F4EBE">
          <w:rPr>
            <w:rFonts w:ascii="Times New Roman" w:hAnsi="Times New Roman" w:cs="Times New Roman"/>
          </w:rPr>
          <w:delText xml:space="preserve"> </w:delText>
        </w:r>
        <w:r w:rsidR="005C716C" w:rsidRPr="002F6763" w:rsidDel="004F4EBE">
          <w:rPr>
            <w:rFonts w:ascii="Times New Roman" w:hAnsi="Times New Roman" w:cs="Times New Roman"/>
          </w:rPr>
          <w:delText>are</w:delText>
        </w:r>
        <w:r w:rsidR="00F87272" w:rsidRPr="002F6763" w:rsidDel="004F4EBE">
          <w:rPr>
            <w:rFonts w:ascii="Times New Roman" w:hAnsi="Times New Roman" w:cs="Times New Roman"/>
          </w:rPr>
          <w:delText xml:space="preserve"> 5x5 square</w:delText>
        </w:r>
        <w:r w:rsidR="005C716C" w:rsidRPr="002F6763" w:rsidDel="004F4EBE">
          <w:rPr>
            <w:rFonts w:ascii="Times New Roman" w:hAnsi="Times New Roman" w:cs="Times New Roman"/>
          </w:rPr>
          <w:delText>s</w:delText>
        </w:r>
        <w:r w:rsidR="00F87272" w:rsidRPr="002F6763" w:rsidDel="004F4EBE">
          <w:rPr>
            <w:rFonts w:ascii="Times New Roman" w:hAnsi="Times New Roman" w:cs="Times New Roman"/>
          </w:rPr>
          <w:delText xml:space="preserve"> in the centre of 25x25 grid</w:delText>
        </w:r>
        <w:r w:rsidR="005C716C" w:rsidRPr="002F6763" w:rsidDel="004F4EBE">
          <w:rPr>
            <w:rFonts w:ascii="Times New Roman" w:hAnsi="Times New Roman" w:cs="Times New Roman"/>
          </w:rPr>
          <w:delText>s</w:delText>
        </w:r>
        <w:r w:rsidR="00F87272" w:rsidRPr="002F6763" w:rsidDel="004F4EBE">
          <w:rPr>
            <w:rFonts w:ascii="Times New Roman" w:hAnsi="Times New Roman" w:cs="Times New Roman"/>
          </w:rPr>
          <w:delText xml:space="preserve">. </w:delText>
        </w:r>
        <w:r w:rsidRPr="002F6763" w:rsidDel="004F4EBE">
          <w:rPr>
            <w:rFonts w:ascii="Times New Roman" w:hAnsi="Times New Roman" w:cs="Times New Roman"/>
          </w:rPr>
          <w:delText>K is set to the maximum for all time</w:delText>
        </w:r>
        <w:r w:rsidR="00466E50" w:rsidRPr="002F6763" w:rsidDel="004F4EBE">
          <w:rPr>
            <w:rFonts w:ascii="Times New Roman" w:hAnsi="Times New Roman" w:cs="Times New Roman"/>
          </w:rPr>
          <w:delText xml:space="preserve"> in the refuges </w:delText>
        </w:r>
        <w:r w:rsidR="00667C2A" w:rsidDel="004F4EBE">
          <w:rPr>
            <w:rFonts w:ascii="Times New Roman" w:hAnsi="Times New Roman" w:cs="Times New Roman"/>
          </w:rPr>
          <w:delText>to</w:delText>
        </w:r>
        <w:r w:rsidRPr="002F6763" w:rsidDel="004F4EBE">
          <w:rPr>
            <w:rFonts w:ascii="Times New Roman" w:hAnsi="Times New Roman" w:cs="Times New Roman"/>
            <w:lang w:val="en-US"/>
          </w:rPr>
          <w:delText xml:space="preserve"> help the individual</w:delText>
        </w:r>
        <w:r w:rsidR="005A57BB" w:rsidDel="004F4EBE">
          <w:rPr>
            <w:rFonts w:ascii="Times New Roman" w:hAnsi="Times New Roman" w:cs="Times New Roman"/>
            <w:lang w:val="en-US"/>
          </w:rPr>
          <w:delText>s</w:delText>
        </w:r>
        <w:r w:rsidRPr="002F6763" w:rsidDel="004F4EBE">
          <w:rPr>
            <w:rFonts w:ascii="Times New Roman" w:hAnsi="Times New Roman" w:cs="Times New Roman"/>
            <w:lang w:val="en-US"/>
          </w:rPr>
          <w:delText xml:space="preserve"> </w:delText>
        </w:r>
        <w:r w:rsidR="00683A83" w:rsidDel="004F4EBE">
          <w:rPr>
            <w:rFonts w:ascii="Times New Roman" w:hAnsi="Times New Roman" w:cs="Times New Roman"/>
            <w:lang w:val="en-US"/>
          </w:rPr>
          <w:delText xml:space="preserve">inside </w:delText>
        </w:r>
        <w:r w:rsidRPr="002F6763" w:rsidDel="004F4EBE">
          <w:rPr>
            <w:rFonts w:ascii="Times New Roman" w:hAnsi="Times New Roman" w:cs="Times New Roman"/>
            <w:lang w:val="en-US"/>
          </w:rPr>
          <w:delText>survive the crash.</w:delText>
        </w:r>
      </w:del>
    </w:p>
    <w:p w14:paraId="2602E6DE" w14:textId="776872F0" w:rsidR="00452E8C" w:rsidRPr="00B11B2B" w:rsidDel="00CF2E5D" w:rsidRDefault="00021EB7" w:rsidP="00D4025A">
      <w:pPr>
        <w:spacing w:before="120" w:after="0" w:line="480" w:lineRule="auto"/>
        <w:jc w:val="both"/>
        <w:rPr>
          <w:del w:id="664" w:author="Auteur"/>
          <w:rFonts w:ascii="Times New Roman" w:hAnsi="Times New Roman" w:cs="Times New Roman"/>
          <w:b/>
        </w:rPr>
      </w:pPr>
      <w:del w:id="665" w:author="Auteur">
        <w:r w:rsidRPr="00B11B2B" w:rsidDel="00CF2E5D">
          <w:rPr>
            <w:rFonts w:ascii="Times New Roman" w:hAnsi="Times New Roman" w:cs="Times New Roman"/>
            <w:b/>
            <w:i/>
          </w:rPr>
          <w:delText xml:space="preserve">Landscape </w:delText>
        </w:r>
        <w:r w:rsidR="00E56878" w:rsidRPr="00B11B2B" w:rsidDel="00CF2E5D">
          <w:rPr>
            <w:rFonts w:ascii="Times New Roman" w:hAnsi="Times New Roman" w:cs="Times New Roman"/>
            <w:b/>
            <w:i/>
          </w:rPr>
          <w:delText>grid</w:delText>
        </w:r>
        <w:r w:rsidRPr="00B11B2B" w:rsidDel="00CF2E5D">
          <w:rPr>
            <w:rFonts w:ascii="Times New Roman" w:hAnsi="Times New Roman" w:cs="Times New Roman"/>
            <w:b/>
            <w:i/>
          </w:rPr>
          <w:delText>:</w:delText>
        </w:r>
        <w:r w:rsidRPr="00B11B2B" w:rsidDel="00CF2E5D">
          <w:rPr>
            <w:rFonts w:ascii="Times New Roman" w:hAnsi="Times New Roman" w:cs="Times New Roman"/>
            <w:b/>
          </w:rPr>
          <w:delText xml:space="preserve"> </w:delText>
        </w:r>
      </w:del>
    </w:p>
    <w:p w14:paraId="28E9D2CA" w14:textId="08F490AD" w:rsidR="00021EB7" w:rsidRPr="002F6763" w:rsidDel="00CF2E5D" w:rsidRDefault="00F1389B" w:rsidP="00D4025A">
      <w:pPr>
        <w:spacing w:before="120" w:after="0" w:line="480" w:lineRule="auto"/>
        <w:jc w:val="both"/>
        <w:rPr>
          <w:del w:id="666" w:author="Auteur"/>
          <w:rFonts w:ascii="Times New Roman" w:hAnsi="Times New Roman" w:cs="Times New Roman"/>
        </w:rPr>
      </w:pPr>
      <w:del w:id="667" w:author="Auteur">
        <w:r w:rsidRPr="002F6763" w:rsidDel="00CF2E5D">
          <w:rPr>
            <w:rFonts w:ascii="Times New Roman" w:hAnsi="Times New Roman" w:cs="Times New Roman"/>
          </w:rPr>
          <w:delText xml:space="preserve">After </w:delText>
        </w:r>
        <w:r w:rsidR="000C027A" w:rsidRPr="002F6763" w:rsidDel="00CF2E5D">
          <w:rPr>
            <w:rFonts w:ascii="Times New Roman" w:hAnsi="Times New Roman" w:cs="Times New Roman"/>
          </w:rPr>
          <w:delText xml:space="preserve">several </w:delText>
        </w:r>
        <w:r w:rsidRPr="002F6763" w:rsidDel="00CF2E5D">
          <w:rPr>
            <w:rFonts w:ascii="Times New Roman" w:hAnsi="Times New Roman" w:cs="Times New Roman"/>
          </w:rPr>
          <w:delText>test</w:delText>
        </w:r>
        <w:r w:rsidR="00293FB3" w:rsidRPr="002F6763" w:rsidDel="00CF2E5D">
          <w:rPr>
            <w:rFonts w:ascii="Times New Roman" w:hAnsi="Times New Roman" w:cs="Times New Roman"/>
          </w:rPr>
          <w:delText>s</w:delText>
        </w:r>
        <w:r w:rsidRPr="002F6763" w:rsidDel="00CF2E5D">
          <w:rPr>
            <w:rFonts w:ascii="Times New Roman" w:hAnsi="Times New Roman" w:cs="Times New Roman"/>
          </w:rPr>
          <w:delText>, we notice</w:delText>
        </w:r>
        <w:r w:rsidR="004D3E0B" w:rsidRPr="002F6763" w:rsidDel="00CF2E5D">
          <w:rPr>
            <w:rFonts w:ascii="Times New Roman" w:hAnsi="Times New Roman" w:cs="Times New Roman"/>
          </w:rPr>
          <w:delText>d</w:delText>
        </w:r>
        <w:r w:rsidRPr="002F6763" w:rsidDel="00CF2E5D">
          <w:rPr>
            <w:rFonts w:ascii="Times New Roman" w:hAnsi="Times New Roman" w:cs="Times New Roman"/>
          </w:rPr>
          <w:delText xml:space="preserve"> that the </w:delText>
        </w:r>
        <w:r w:rsidR="00E871E9" w:rsidDel="00CF2E5D">
          <w:rPr>
            <w:rFonts w:ascii="Times New Roman" w:hAnsi="Times New Roman" w:cs="Times New Roman"/>
          </w:rPr>
          <w:delText>epidemic</w:delText>
        </w:r>
        <w:r w:rsidRPr="002F6763" w:rsidDel="00CF2E5D">
          <w:rPr>
            <w:rFonts w:ascii="Times New Roman" w:hAnsi="Times New Roman" w:cs="Times New Roman"/>
          </w:rPr>
          <w:delText xml:space="preserve"> </w:delText>
        </w:r>
        <w:r w:rsidR="00466E50" w:rsidRPr="002F6763" w:rsidDel="00CF2E5D">
          <w:rPr>
            <w:rFonts w:ascii="Times New Roman" w:hAnsi="Times New Roman" w:cs="Times New Roman"/>
          </w:rPr>
          <w:delText xml:space="preserve">would </w:delText>
        </w:r>
        <w:r w:rsidRPr="002F6763" w:rsidDel="00CF2E5D">
          <w:rPr>
            <w:rFonts w:ascii="Times New Roman" w:hAnsi="Times New Roman" w:cs="Times New Roman"/>
          </w:rPr>
          <w:delText>not be totally synchronize</w:delText>
        </w:r>
        <w:r w:rsidR="008E791C" w:rsidRPr="002F6763" w:rsidDel="00CF2E5D">
          <w:rPr>
            <w:rFonts w:ascii="Times New Roman" w:hAnsi="Times New Roman" w:cs="Times New Roman"/>
          </w:rPr>
          <w:delText>d</w:delText>
        </w:r>
        <w:r w:rsidRPr="002F6763" w:rsidDel="00CF2E5D">
          <w:rPr>
            <w:rFonts w:ascii="Times New Roman" w:hAnsi="Times New Roman" w:cs="Times New Roman"/>
          </w:rPr>
          <w:delText xml:space="preserve"> with the </w:delText>
        </w:r>
        <w:r w:rsidR="00E871E9" w:rsidDel="00CF2E5D">
          <w:rPr>
            <w:rFonts w:ascii="Times New Roman" w:hAnsi="Times New Roman" w:cs="Times New Roman"/>
          </w:rPr>
          <w:delText>peaks</w:delText>
        </w:r>
        <w:r w:rsidR="00E871E9" w:rsidRPr="002F6763" w:rsidDel="00CF2E5D">
          <w:rPr>
            <w:rFonts w:ascii="Times New Roman" w:hAnsi="Times New Roman" w:cs="Times New Roman"/>
          </w:rPr>
          <w:delText xml:space="preserve"> </w:delText>
        </w:r>
        <w:r w:rsidRPr="002F6763" w:rsidDel="00CF2E5D">
          <w:rPr>
            <w:rFonts w:ascii="Times New Roman" w:hAnsi="Times New Roman" w:cs="Times New Roman"/>
          </w:rPr>
          <w:delText xml:space="preserve">of the carrying capacity </w:delText>
        </w:r>
        <w:r w:rsidR="008E791C" w:rsidRPr="002F6763" w:rsidDel="00CF2E5D">
          <w:rPr>
            <w:rFonts w:ascii="Times New Roman" w:hAnsi="Times New Roman" w:cs="Times New Roman"/>
          </w:rPr>
          <w:delText>if</w:delText>
        </w:r>
        <w:r w:rsidRPr="002F6763" w:rsidDel="00CF2E5D">
          <w:rPr>
            <w:rFonts w:ascii="Times New Roman" w:hAnsi="Times New Roman" w:cs="Times New Roman"/>
          </w:rPr>
          <w:delText xml:space="preserve"> there </w:delText>
        </w:r>
        <w:r w:rsidR="00466E50" w:rsidRPr="002F6763" w:rsidDel="00CF2E5D">
          <w:rPr>
            <w:rFonts w:ascii="Times New Roman" w:hAnsi="Times New Roman" w:cs="Times New Roman"/>
          </w:rPr>
          <w:delText>were</w:delText>
        </w:r>
        <w:r w:rsidRPr="002F6763" w:rsidDel="00CF2E5D">
          <w:rPr>
            <w:rFonts w:ascii="Times New Roman" w:hAnsi="Times New Roman" w:cs="Times New Roman"/>
          </w:rPr>
          <w:delText xml:space="preserve"> still empty </w:delText>
        </w:r>
        <w:r w:rsidR="00807E8E" w:rsidDel="00CF2E5D">
          <w:rPr>
            <w:rFonts w:ascii="Times New Roman" w:hAnsi="Times New Roman" w:cs="Times New Roman"/>
          </w:rPr>
          <w:delText>cells</w:delText>
        </w:r>
        <w:r w:rsidR="00807E8E" w:rsidRPr="002F6763" w:rsidDel="00CF2E5D">
          <w:rPr>
            <w:rFonts w:ascii="Times New Roman" w:hAnsi="Times New Roman" w:cs="Times New Roman"/>
          </w:rPr>
          <w:delText xml:space="preserve"> </w:delText>
        </w:r>
        <w:r w:rsidRPr="002F6763" w:rsidDel="00CF2E5D">
          <w:rPr>
            <w:rFonts w:ascii="Times New Roman" w:hAnsi="Times New Roman" w:cs="Times New Roman"/>
          </w:rPr>
          <w:delText>in the grid</w:delText>
        </w:r>
        <w:r w:rsidR="00E21E0E" w:rsidDel="00CF2E5D">
          <w:rPr>
            <w:rFonts w:ascii="Times New Roman" w:hAnsi="Times New Roman" w:cs="Times New Roman"/>
          </w:rPr>
          <w:delText xml:space="preserve">, because empty </w:delText>
        </w:r>
        <w:r w:rsidR="00807E8E" w:rsidDel="00CF2E5D">
          <w:rPr>
            <w:rFonts w:ascii="Times New Roman" w:hAnsi="Times New Roman" w:cs="Times New Roman"/>
          </w:rPr>
          <w:delText>cells</w:delText>
        </w:r>
        <w:r w:rsidR="00E21E0E" w:rsidDel="00CF2E5D">
          <w:rPr>
            <w:rFonts w:ascii="Times New Roman" w:hAnsi="Times New Roman" w:cs="Times New Roman"/>
          </w:rPr>
          <w:delText xml:space="preserve"> can always offer new habitat for population to grows even the K is beginning to </w:delText>
        </w:r>
        <w:r w:rsidR="00935639" w:rsidDel="00CF2E5D">
          <w:rPr>
            <w:rFonts w:ascii="Times New Roman" w:hAnsi="Times New Roman" w:cs="Times New Roman"/>
          </w:rPr>
          <w:delText>decline</w:delText>
        </w:r>
        <w:r w:rsidRPr="002F6763" w:rsidDel="00CF2E5D">
          <w:rPr>
            <w:rFonts w:ascii="Times New Roman" w:hAnsi="Times New Roman" w:cs="Times New Roman"/>
          </w:rPr>
          <w:delText xml:space="preserve">. </w:delText>
        </w:r>
        <w:r w:rsidR="00466E50" w:rsidRPr="002F6763" w:rsidDel="00CF2E5D">
          <w:rPr>
            <w:rFonts w:ascii="Times New Roman" w:hAnsi="Times New Roman" w:cs="Times New Roman"/>
          </w:rPr>
          <w:delText xml:space="preserve">To make sure that population dispersed and occupied all the cases in the </w:delText>
        </w:r>
        <w:r w:rsidR="00D83262" w:rsidRPr="002F6763" w:rsidDel="00CF2E5D">
          <w:rPr>
            <w:rFonts w:ascii="Times New Roman" w:hAnsi="Times New Roman" w:cs="Times New Roman"/>
          </w:rPr>
          <w:delText>grid, we</w:delText>
        </w:r>
        <w:r w:rsidRPr="002F6763" w:rsidDel="00CF2E5D">
          <w:rPr>
            <w:rFonts w:ascii="Times New Roman" w:hAnsi="Times New Roman" w:cs="Times New Roman"/>
          </w:rPr>
          <w:delText xml:space="preserve"> designed different size of grid for different outbreak cycles </w:delText>
        </w:r>
        <w:r w:rsidR="00147680" w:rsidRPr="002F6763" w:rsidDel="00CF2E5D">
          <w:rPr>
            <w:rFonts w:ascii="Times New Roman" w:hAnsi="Times New Roman" w:cs="Times New Roman"/>
          </w:rPr>
          <w:delText>scenario.</w:delText>
        </w:r>
        <w:r w:rsidRPr="002F6763" w:rsidDel="00CF2E5D">
          <w:rPr>
            <w:rFonts w:ascii="Times New Roman" w:hAnsi="Times New Roman" w:cs="Times New Roman"/>
          </w:rPr>
          <w:delText xml:space="preserve"> With the chosen dispersal which is 8.99, we finally use</w:delText>
        </w:r>
        <w:r w:rsidR="00011F36" w:rsidRPr="002F6763" w:rsidDel="00CF2E5D">
          <w:rPr>
            <w:rFonts w:ascii="Times New Roman" w:hAnsi="Times New Roman" w:cs="Times New Roman"/>
          </w:rPr>
          <w:delText xml:space="preserve"> </w:delText>
        </w:r>
        <w:r w:rsidR="00FB6FF3" w:rsidRPr="002F6763" w:rsidDel="00CF2E5D">
          <w:rPr>
            <w:rFonts w:ascii="Times New Roman" w:hAnsi="Times New Roman" w:cs="Times New Roman"/>
          </w:rPr>
          <w:delText xml:space="preserve">a </w:delText>
        </w:r>
        <w:r w:rsidRPr="002F6763" w:rsidDel="00CF2E5D">
          <w:rPr>
            <w:rFonts w:ascii="Times New Roman" w:hAnsi="Times New Roman" w:cs="Times New Roman"/>
          </w:rPr>
          <w:delText xml:space="preserve">15x15 </w:delText>
        </w:r>
        <w:r w:rsidR="00B111A4" w:rsidRPr="002F6763" w:rsidDel="00CF2E5D">
          <w:rPr>
            <w:rFonts w:ascii="Times New Roman" w:hAnsi="Times New Roman" w:cs="Times New Roman"/>
          </w:rPr>
          <w:delText xml:space="preserve">homogeneous </w:delText>
        </w:r>
        <w:r w:rsidRPr="002F6763" w:rsidDel="00CF2E5D">
          <w:rPr>
            <w:rFonts w:ascii="Times New Roman" w:hAnsi="Times New Roman" w:cs="Times New Roman"/>
          </w:rPr>
          <w:delText>grid for 10</w:delText>
        </w:r>
      </w:del>
      <w:ins w:id="668" w:author="Auteur">
        <w:del w:id="669" w:author="Auteur">
          <w:r w:rsidR="00C17808" w:rsidDel="00CF2E5D">
            <w:rPr>
              <w:rFonts w:ascii="Times New Roman" w:hAnsi="Times New Roman" w:cs="Times New Roman"/>
            </w:rPr>
            <w:delText xml:space="preserve"> </w:delText>
          </w:r>
        </w:del>
      </w:ins>
      <w:del w:id="670" w:author="Auteur">
        <w:r w:rsidRPr="002F6763" w:rsidDel="00CF2E5D">
          <w:rPr>
            <w:rFonts w:ascii="Times New Roman" w:hAnsi="Times New Roman" w:cs="Times New Roman"/>
          </w:rPr>
          <w:delText xml:space="preserve">years outbreak scenario, 25x25 </w:delText>
        </w:r>
        <w:r w:rsidR="00B111A4" w:rsidRPr="002F6763" w:rsidDel="00CF2E5D">
          <w:rPr>
            <w:rFonts w:ascii="Times New Roman" w:hAnsi="Times New Roman" w:cs="Times New Roman"/>
          </w:rPr>
          <w:delText xml:space="preserve">homogeneous </w:delText>
        </w:r>
        <w:r w:rsidRPr="002F6763" w:rsidDel="00CF2E5D">
          <w:rPr>
            <w:rFonts w:ascii="Times New Roman" w:hAnsi="Times New Roman" w:cs="Times New Roman"/>
          </w:rPr>
          <w:delText>grid</w:delText>
        </w:r>
        <w:r w:rsidR="00B111A4" w:rsidRPr="002F6763" w:rsidDel="00CF2E5D">
          <w:rPr>
            <w:rFonts w:ascii="Times New Roman" w:hAnsi="Times New Roman" w:cs="Times New Roman"/>
          </w:rPr>
          <w:delText xml:space="preserve"> </w:delText>
        </w:r>
        <w:r w:rsidRPr="002F6763" w:rsidDel="00CF2E5D">
          <w:rPr>
            <w:rFonts w:ascii="Times New Roman" w:hAnsi="Times New Roman" w:cs="Times New Roman"/>
          </w:rPr>
          <w:delText xml:space="preserve">for 20 and 40 years scenario. </w:delText>
        </w:r>
        <w:r w:rsidR="00B111A4" w:rsidRPr="002F6763" w:rsidDel="00CF2E5D">
          <w:rPr>
            <w:rFonts w:ascii="Times New Roman" w:hAnsi="Times New Roman" w:cs="Times New Roman"/>
          </w:rPr>
          <w:delText>All grid</w:delText>
        </w:r>
        <w:r w:rsidR="005D4696" w:rsidRPr="002F6763" w:rsidDel="00CF2E5D">
          <w:rPr>
            <w:rFonts w:ascii="Times New Roman" w:hAnsi="Times New Roman" w:cs="Times New Roman"/>
          </w:rPr>
          <w:delText>s</w:delText>
        </w:r>
        <w:r w:rsidR="00B111A4" w:rsidRPr="002F6763" w:rsidDel="00CF2E5D">
          <w:rPr>
            <w:rFonts w:ascii="Times New Roman" w:hAnsi="Times New Roman" w:cs="Times New Roman"/>
          </w:rPr>
          <w:delText xml:space="preserve"> </w:delText>
        </w:r>
        <w:r w:rsidR="002F0881" w:rsidRPr="002F6763" w:rsidDel="00CF2E5D">
          <w:rPr>
            <w:rFonts w:ascii="Times New Roman" w:hAnsi="Times New Roman" w:cs="Times New Roman"/>
          </w:rPr>
          <w:delText>were</w:delText>
        </w:r>
        <w:r w:rsidR="00B111A4" w:rsidRPr="002F6763" w:rsidDel="00CF2E5D">
          <w:rPr>
            <w:rFonts w:ascii="Times New Roman" w:hAnsi="Times New Roman" w:cs="Times New Roman"/>
          </w:rPr>
          <w:delText xml:space="preserve"> created with absorbing boundary conditions, which makes grid of 10years scenario a 17x17 grid, and the </w:delText>
        </w:r>
        <w:r w:rsidR="00B01BF0" w:rsidRPr="002F6763" w:rsidDel="00CF2E5D">
          <w:rPr>
            <w:rFonts w:ascii="Times New Roman" w:hAnsi="Times New Roman" w:cs="Times New Roman"/>
          </w:rPr>
          <w:delText xml:space="preserve">grid of </w:delText>
        </w:r>
        <w:r w:rsidR="00B111A4" w:rsidRPr="002F6763" w:rsidDel="00CF2E5D">
          <w:rPr>
            <w:rFonts w:ascii="Times New Roman" w:hAnsi="Times New Roman" w:cs="Times New Roman"/>
          </w:rPr>
          <w:delText xml:space="preserve">20 and 40 years scenario </w:delText>
        </w:r>
        <w:r w:rsidR="00B01BF0" w:rsidRPr="002F6763" w:rsidDel="00CF2E5D">
          <w:rPr>
            <w:rFonts w:ascii="Times New Roman" w:hAnsi="Times New Roman" w:cs="Times New Roman"/>
          </w:rPr>
          <w:delText>a 27x27 grid.</w:delText>
        </w:r>
      </w:del>
    </w:p>
    <w:p w14:paraId="3EFDE07B" w14:textId="3203E594" w:rsidR="00452E8C" w:rsidRPr="00B11B2B" w:rsidRDefault="00EE24C5" w:rsidP="00D4025A">
      <w:pPr>
        <w:spacing w:before="120" w:after="0" w:line="480" w:lineRule="auto"/>
        <w:jc w:val="both"/>
        <w:rPr>
          <w:rFonts w:ascii="Times New Roman" w:hAnsi="Times New Roman" w:cs="Times New Roman"/>
          <w:b/>
        </w:rPr>
      </w:pPr>
      <w:r w:rsidRPr="00B11B2B">
        <w:rPr>
          <w:rFonts w:ascii="Times New Roman" w:hAnsi="Times New Roman" w:cs="Times New Roman"/>
          <w:b/>
          <w:i/>
        </w:rPr>
        <w:t xml:space="preserve">MPB </w:t>
      </w:r>
      <w:r w:rsidR="00807E8E" w:rsidRPr="00B11B2B">
        <w:rPr>
          <w:rFonts w:ascii="Times New Roman" w:hAnsi="Times New Roman" w:cs="Times New Roman"/>
          <w:b/>
          <w:i/>
        </w:rPr>
        <w:t>genetic</w:t>
      </w:r>
      <w:del w:id="671" w:author="Auteur">
        <w:r w:rsidR="00807E8E" w:rsidRPr="00B11B2B" w:rsidDel="00B2774C">
          <w:rPr>
            <w:rFonts w:ascii="Times New Roman" w:hAnsi="Times New Roman" w:cs="Times New Roman"/>
            <w:b/>
            <w:i/>
          </w:rPr>
          <w:delText xml:space="preserve"> </w:delText>
        </w:r>
        <w:r w:rsidRPr="00B11B2B" w:rsidDel="00B2774C">
          <w:rPr>
            <w:rFonts w:ascii="Times New Roman" w:hAnsi="Times New Roman" w:cs="Times New Roman"/>
            <w:b/>
            <w:i/>
          </w:rPr>
          <w:delText>model</w:delText>
        </w:r>
      </w:del>
      <w:r w:rsidRPr="00B11B2B">
        <w:rPr>
          <w:rFonts w:ascii="Times New Roman" w:hAnsi="Times New Roman" w:cs="Times New Roman"/>
          <w:b/>
          <w:i/>
        </w:rPr>
        <w:t>:</w:t>
      </w:r>
      <w:r w:rsidRPr="00B11B2B">
        <w:rPr>
          <w:rFonts w:ascii="Times New Roman" w:hAnsi="Times New Roman" w:cs="Times New Roman"/>
          <w:b/>
        </w:rPr>
        <w:t xml:space="preserve"> </w:t>
      </w:r>
    </w:p>
    <w:p w14:paraId="2D485D16" w14:textId="44959F8B" w:rsidR="00EE24C5" w:rsidRPr="002F6763" w:rsidRDefault="00147680" w:rsidP="00D4025A">
      <w:pPr>
        <w:spacing w:before="120" w:after="0" w:line="480" w:lineRule="auto"/>
        <w:jc w:val="both"/>
        <w:rPr>
          <w:rFonts w:ascii="Times New Roman" w:hAnsi="Times New Roman" w:cs="Times New Roman"/>
        </w:rPr>
      </w:pPr>
      <w:r>
        <w:rPr>
          <w:rFonts w:ascii="Times New Roman" w:hAnsi="Times New Roman" w:cs="Times New Roman"/>
        </w:rPr>
        <w:t>In all the simulations</w:t>
      </w:r>
      <w:ins w:id="672" w:author="Auteur">
        <w:r w:rsidR="00BC26AF">
          <w:rPr>
            <w:rFonts w:ascii="Times New Roman" w:hAnsi="Times New Roman" w:cs="Times New Roman"/>
          </w:rPr>
          <w:t xml:space="preserve"> in CDmetaPOP</w:t>
        </w:r>
      </w:ins>
      <w:r>
        <w:rPr>
          <w:rFonts w:ascii="Times New Roman" w:hAnsi="Times New Roman" w:cs="Times New Roman"/>
        </w:rPr>
        <w:t xml:space="preserve">, </w:t>
      </w:r>
      <w:del w:id="673" w:author="Auteur">
        <w:r w:rsidDel="00B2774C">
          <w:rPr>
            <w:rFonts w:ascii="Times New Roman" w:hAnsi="Times New Roman" w:cs="Times New Roman"/>
          </w:rPr>
          <w:delText xml:space="preserve">MPB is used as our genetic model, this means </w:delText>
        </w:r>
      </w:del>
      <w:r>
        <w:rPr>
          <w:rFonts w:ascii="Times New Roman" w:hAnsi="Times New Roman" w:cs="Times New Roman"/>
        </w:rPr>
        <w:t xml:space="preserve">all </w:t>
      </w:r>
      <w:r w:rsidR="003C0080">
        <w:rPr>
          <w:rFonts w:ascii="Times New Roman" w:hAnsi="Times New Roman" w:cs="Times New Roman"/>
        </w:rPr>
        <w:t xml:space="preserve">input </w:t>
      </w:r>
      <w:del w:id="674" w:author="Auteur">
        <w:r w:rsidR="003C0080" w:rsidDel="00B2774C">
          <w:rPr>
            <w:rFonts w:ascii="Times New Roman" w:hAnsi="Times New Roman" w:cs="Times New Roman"/>
          </w:rPr>
          <w:delText>data</w:delText>
        </w:r>
        <w:r w:rsidDel="00B2774C">
          <w:rPr>
            <w:rFonts w:ascii="Times New Roman" w:hAnsi="Times New Roman" w:cs="Times New Roman"/>
          </w:rPr>
          <w:delText xml:space="preserve"> </w:delText>
        </w:r>
      </w:del>
      <w:ins w:id="675" w:author="Auteur">
        <w:r w:rsidR="00B2774C">
          <w:rPr>
            <w:rFonts w:ascii="Times New Roman" w:hAnsi="Times New Roman" w:cs="Times New Roman"/>
          </w:rPr>
          <w:t xml:space="preserve">parameters </w:t>
        </w:r>
        <w:del w:id="676" w:author="Auteur">
          <w:r w:rsidR="00B2774C" w:rsidDel="00BC26AF">
            <w:rPr>
              <w:rFonts w:ascii="Times New Roman" w:hAnsi="Times New Roman" w:cs="Times New Roman"/>
            </w:rPr>
            <w:delText xml:space="preserve">and reproduction mode </w:delText>
          </w:r>
        </w:del>
      </w:ins>
      <w:del w:id="677" w:author="Auteur">
        <w:r w:rsidDel="00BC26AF">
          <w:rPr>
            <w:rFonts w:ascii="Times New Roman" w:hAnsi="Times New Roman" w:cs="Times New Roman"/>
          </w:rPr>
          <w:delText xml:space="preserve">of CDmetaPOP </w:delText>
        </w:r>
      </w:del>
      <w:r w:rsidR="003C0080">
        <w:rPr>
          <w:rFonts w:ascii="Times New Roman" w:hAnsi="Times New Roman" w:cs="Times New Roman"/>
        </w:rPr>
        <w:t>are</w:t>
      </w:r>
      <w:ins w:id="678" w:author="Auteur">
        <w:r w:rsidR="00B2774C">
          <w:rPr>
            <w:rFonts w:ascii="Times New Roman" w:hAnsi="Times New Roman" w:cs="Times New Roman"/>
          </w:rPr>
          <w:t xml:space="preserve"> </w:t>
        </w:r>
      </w:ins>
      <w:del w:id="679" w:author="Auteur">
        <w:r w:rsidDel="00B2774C">
          <w:rPr>
            <w:rFonts w:ascii="Times New Roman" w:hAnsi="Times New Roman" w:cs="Times New Roman"/>
          </w:rPr>
          <w:delText xml:space="preserve"> </w:delText>
        </w:r>
      </w:del>
      <w:r>
        <w:rPr>
          <w:rFonts w:ascii="Times New Roman" w:hAnsi="Times New Roman" w:cs="Times New Roman"/>
        </w:rPr>
        <w:t>based on</w:t>
      </w:r>
      <w:ins w:id="680" w:author="Auteur">
        <w:r w:rsidR="00B2774C">
          <w:rPr>
            <w:rFonts w:ascii="Times New Roman" w:hAnsi="Times New Roman" w:cs="Times New Roman"/>
          </w:rPr>
          <w:t xml:space="preserve"> the </w:t>
        </w:r>
        <w:r w:rsidR="00B2774C" w:rsidRPr="00B2774C">
          <w:rPr>
            <w:rFonts w:ascii="Times New Roman" w:hAnsi="Times New Roman" w:cs="Times New Roman"/>
          </w:rPr>
          <w:t>characteristic</w:t>
        </w:r>
        <w:r w:rsidR="00B2774C">
          <w:rPr>
            <w:rFonts w:ascii="Times New Roman" w:hAnsi="Times New Roman" w:cs="Times New Roman"/>
          </w:rPr>
          <w:t>s of MPB</w:t>
        </w:r>
        <w:r w:rsidR="00BC26AF">
          <w:rPr>
            <w:rFonts w:ascii="Times New Roman" w:hAnsi="Times New Roman" w:cs="Times New Roman"/>
          </w:rPr>
          <w:t>, including the sex ratio, offspring numbers, reproduction mode, etc..</w:t>
        </w:r>
      </w:ins>
      <w:r>
        <w:rPr>
          <w:rFonts w:ascii="Times New Roman" w:hAnsi="Times New Roman" w:cs="Times New Roman"/>
        </w:rPr>
        <w:t xml:space="preserve"> </w:t>
      </w:r>
      <w:del w:id="681" w:author="Auteur">
        <w:r w:rsidDel="00B2774C">
          <w:rPr>
            <w:rFonts w:ascii="Times New Roman" w:hAnsi="Times New Roman" w:cs="Times New Roman"/>
          </w:rPr>
          <w:delText>the</w:delText>
        </w:r>
        <w:r w:rsidR="003C0080" w:rsidDel="00B2774C">
          <w:rPr>
            <w:rFonts w:ascii="Times New Roman" w:hAnsi="Times New Roman" w:cs="Times New Roman"/>
          </w:rPr>
          <w:delText xml:space="preserve">ir reproduction mode </w:delText>
        </w:r>
      </w:del>
      <w:r w:rsidR="003C0080">
        <w:rPr>
          <w:rFonts w:ascii="Times New Roman" w:hAnsi="Times New Roman" w:cs="Times New Roman"/>
        </w:rPr>
        <w:t xml:space="preserve">(Annexe B). </w:t>
      </w:r>
      <w:r>
        <w:rPr>
          <w:rFonts w:ascii="Times New Roman" w:hAnsi="Times New Roman" w:cs="Times New Roman"/>
        </w:rPr>
        <w:t>To</w:t>
      </w:r>
      <w:r w:rsidR="00EE24C5" w:rsidRPr="002F6763">
        <w:rPr>
          <w:rFonts w:ascii="Times New Roman" w:hAnsi="Times New Roman" w:cs="Times New Roman"/>
        </w:rPr>
        <w:t xml:space="preserve"> have enough genetic </w:t>
      </w:r>
      <w:r w:rsidR="00EE24C5" w:rsidRPr="002F6763">
        <w:rPr>
          <w:rFonts w:ascii="Times New Roman" w:hAnsi="Times New Roman" w:cs="Times New Roman"/>
        </w:rPr>
        <w:lastRenderedPageBreak/>
        <w:t xml:space="preserve">structure data, individuals have been set with a genotype of 100 neutral </w:t>
      </w:r>
      <w:ins w:id="682" w:author="Auteur">
        <w:r w:rsidR="008845A0" w:rsidRPr="008845A0">
          <w:rPr>
            <w:rFonts w:ascii="Times New Roman" w:hAnsi="Times New Roman" w:cs="Times New Roman"/>
          </w:rPr>
          <w:t>biallelic</w:t>
        </w:r>
        <w:r w:rsidR="00B2774C">
          <w:rPr>
            <w:rFonts w:ascii="Times New Roman" w:hAnsi="Times New Roman" w:cs="Times New Roman"/>
          </w:rPr>
          <w:t xml:space="preserve"> SNP</w:t>
        </w:r>
        <w:r w:rsidR="008845A0">
          <w:rPr>
            <w:rFonts w:ascii="Times New Roman" w:hAnsi="Times New Roman" w:cs="Times New Roman"/>
          </w:rPr>
          <w:t xml:space="preserve"> </w:t>
        </w:r>
      </w:ins>
      <w:r w:rsidR="00EE24C5" w:rsidRPr="002F6763">
        <w:rPr>
          <w:rFonts w:ascii="Times New Roman" w:hAnsi="Times New Roman" w:cs="Times New Roman"/>
        </w:rPr>
        <w:t>loci and no adaptive locus.</w:t>
      </w:r>
      <w:r w:rsidR="00021EB7" w:rsidRPr="002F6763">
        <w:rPr>
          <w:rFonts w:ascii="Times New Roman" w:hAnsi="Times New Roman" w:cs="Times New Roman"/>
        </w:rPr>
        <w:t xml:space="preserve"> </w:t>
      </w:r>
    </w:p>
    <w:p w14:paraId="3639CC05" w14:textId="77777777" w:rsidR="00452E8C" w:rsidRPr="00B11B2B" w:rsidRDefault="00F87272" w:rsidP="00D4025A">
      <w:pPr>
        <w:spacing w:before="120" w:after="120" w:line="480" w:lineRule="auto"/>
        <w:jc w:val="both"/>
        <w:rPr>
          <w:rFonts w:ascii="Times New Roman" w:hAnsi="Times New Roman" w:cs="Times New Roman"/>
          <w:b/>
        </w:rPr>
      </w:pPr>
      <w:r w:rsidRPr="00B11B2B">
        <w:rPr>
          <w:rFonts w:ascii="Times New Roman" w:hAnsi="Times New Roman" w:cs="Times New Roman"/>
          <w:b/>
          <w:i/>
        </w:rPr>
        <w:t>Input data:</w:t>
      </w:r>
      <w:r w:rsidRPr="00B11B2B">
        <w:rPr>
          <w:rFonts w:ascii="Times New Roman" w:hAnsi="Times New Roman" w:cs="Times New Roman"/>
          <w:b/>
        </w:rPr>
        <w:t xml:space="preserve"> </w:t>
      </w:r>
    </w:p>
    <w:p w14:paraId="5CB431FD" w14:textId="626F8DF8" w:rsidR="005C48E9" w:rsidRDefault="00F87272" w:rsidP="00D4025A">
      <w:pPr>
        <w:spacing w:before="120" w:after="120" w:line="480" w:lineRule="auto"/>
        <w:jc w:val="both"/>
        <w:rPr>
          <w:rFonts w:ascii="Times New Roman" w:hAnsi="Times New Roman" w:cs="Times New Roman"/>
        </w:rPr>
      </w:pPr>
      <w:r w:rsidRPr="002F6763">
        <w:rPr>
          <w:rFonts w:ascii="Times New Roman" w:hAnsi="Times New Roman" w:cs="Times New Roman"/>
        </w:rPr>
        <w:t xml:space="preserve">CDMetaPOP needs </w:t>
      </w:r>
      <w:r w:rsidR="00CE4CBB" w:rsidRPr="002F6763">
        <w:rPr>
          <w:rFonts w:ascii="Times New Roman" w:hAnsi="Times New Roman" w:cs="Times New Roman"/>
        </w:rPr>
        <w:t>three</w:t>
      </w:r>
      <w:r w:rsidRPr="002F6763">
        <w:rPr>
          <w:rFonts w:ascii="Times New Roman" w:hAnsi="Times New Roman" w:cs="Times New Roman"/>
        </w:rPr>
        <w:t xml:space="preserve"> input files to specific information and corresponding parameters for the simulation, including patch level control file </w:t>
      </w:r>
      <w:ins w:id="683" w:author="Auteur">
        <w:r w:rsidR="008662EF">
          <w:rPr>
            <w:rFonts w:ascii="Times New Roman" w:hAnsi="Times New Roman" w:cs="Times New Roman"/>
          </w:rPr>
          <w:t>“</w:t>
        </w:r>
      </w:ins>
      <w:r w:rsidRPr="002F6763">
        <w:rPr>
          <w:rFonts w:ascii="Times New Roman" w:hAnsi="Times New Roman" w:cs="Times New Roman"/>
        </w:rPr>
        <w:t>PatchVars.csv</w:t>
      </w:r>
      <w:ins w:id="684" w:author="Auteur">
        <w:r w:rsidR="008662EF">
          <w:rPr>
            <w:rFonts w:ascii="Times New Roman" w:hAnsi="Times New Roman" w:cs="Times New Roman"/>
          </w:rPr>
          <w:t>”</w:t>
        </w:r>
      </w:ins>
      <w:r w:rsidRPr="002F6763">
        <w:rPr>
          <w:rFonts w:ascii="Times New Roman" w:hAnsi="Times New Roman" w:cs="Times New Roman"/>
        </w:rPr>
        <w:t xml:space="preserve">, class level control file </w:t>
      </w:r>
      <w:ins w:id="685" w:author="Auteur">
        <w:r w:rsidR="008662EF">
          <w:rPr>
            <w:rFonts w:ascii="Times New Roman" w:hAnsi="Times New Roman" w:cs="Times New Roman"/>
          </w:rPr>
          <w:t>“</w:t>
        </w:r>
      </w:ins>
      <w:r w:rsidRPr="002F6763">
        <w:rPr>
          <w:rFonts w:ascii="Times New Roman" w:hAnsi="Times New Roman" w:cs="Times New Roman"/>
        </w:rPr>
        <w:t>ClassVars.csv</w:t>
      </w:r>
      <w:ins w:id="686" w:author="Auteur">
        <w:r w:rsidR="008662EF">
          <w:rPr>
            <w:rFonts w:ascii="Times New Roman" w:hAnsi="Times New Roman" w:cs="Times New Roman"/>
          </w:rPr>
          <w:t>”</w:t>
        </w:r>
      </w:ins>
      <w:r w:rsidR="00505201" w:rsidRPr="002F6763">
        <w:rPr>
          <w:rFonts w:ascii="Times New Roman" w:hAnsi="Times New Roman" w:cs="Times New Roman"/>
        </w:rPr>
        <w:t xml:space="preserve">, run parameters and output control file </w:t>
      </w:r>
      <w:ins w:id="687" w:author="Auteur">
        <w:r w:rsidR="008662EF">
          <w:rPr>
            <w:rFonts w:ascii="Times New Roman" w:hAnsi="Times New Roman" w:cs="Times New Roman"/>
          </w:rPr>
          <w:t>“</w:t>
        </w:r>
      </w:ins>
      <w:r w:rsidR="00505201" w:rsidRPr="002F6763">
        <w:rPr>
          <w:rFonts w:ascii="Times New Roman" w:hAnsi="Times New Roman" w:cs="Times New Roman"/>
        </w:rPr>
        <w:t>PopVars.csv</w:t>
      </w:r>
      <w:ins w:id="688" w:author="Auteur">
        <w:r w:rsidR="008662EF">
          <w:rPr>
            <w:rFonts w:ascii="Times New Roman" w:hAnsi="Times New Roman" w:cs="Times New Roman"/>
          </w:rPr>
          <w:t>”</w:t>
        </w:r>
      </w:ins>
      <w:r w:rsidR="00CE4CBB" w:rsidRPr="002F6763">
        <w:rPr>
          <w:rFonts w:ascii="Times New Roman" w:hAnsi="Times New Roman" w:cs="Times New Roman"/>
        </w:rPr>
        <w:t xml:space="preserve">. Another file used in our simulations is the file </w:t>
      </w:r>
      <w:ins w:id="689" w:author="Auteur">
        <w:r w:rsidR="0029799A">
          <w:rPr>
            <w:rFonts w:ascii="Times New Roman" w:hAnsi="Times New Roman" w:cs="Times New Roman"/>
          </w:rPr>
          <w:t>“</w:t>
        </w:r>
      </w:ins>
      <w:r w:rsidR="00CE4CBB" w:rsidRPr="002F6763">
        <w:rPr>
          <w:rFonts w:ascii="Times New Roman" w:hAnsi="Times New Roman" w:cs="Times New Roman"/>
        </w:rPr>
        <w:t>Cdmatrix.csv</w:t>
      </w:r>
      <w:ins w:id="690" w:author="Auteur">
        <w:r w:rsidR="0029799A">
          <w:rPr>
            <w:rFonts w:ascii="Times New Roman" w:hAnsi="Times New Roman" w:cs="Times New Roman"/>
          </w:rPr>
          <w:t>”</w:t>
        </w:r>
      </w:ins>
      <w:r w:rsidR="00CE4CBB" w:rsidRPr="002F6763">
        <w:rPr>
          <w:rFonts w:ascii="Times New Roman" w:hAnsi="Times New Roman" w:cs="Times New Roman"/>
        </w:rPr>
        <w:t xml:space="preserve">, this file contains </w:t>
      </w:r>
      <w:del w:id="691" w:author="Auteur">
        <w:r w:rsidR="00CE4CBB" w:rsidRPr="002F6763" w:rsidDel="00FA148E">
          <w:rPr>
            <w:rFonts w:ascii="Times New Roman" w:hAnsi="Times New Roman" w:cs="Times New Roman"/>
          </w:rPr>
          <w:delText xml:space="preserve">a </w:delText>
        </w:r>
        <w:r w:rsidR="00B7022B" w:rsidDel="00FA148E">
          <w:rPr>
            <w:rFonts w:ascii="Times New Roman" w:hAnsi="Times New Roman" w:cs="Times New Roman"/>
          </w:rPr>
          <w:delText>n</w:delText>
        </w:r>
        <w:r w:rsidR="003C0080" w:rsidDel="00FA148E">
          <w:rPr>
            <w:rFonts w:ascii="Times New Roman" w:hAnsi="Times New Roman" w:cs="Times New Roman"/>
          </w:rPr>
          <w:delText>x</w:delText>
        </w:r>
        <w:r w:rsidR="00CE4CBB" w:rsidRPr="002F6763" w:rsidDel="00FA148E">
          <w:rPr>
            <w:rFonts w:ascii="Times New Roman" w:hAnsi="Times New Roman" w:cs="Times New Roman"/>
          </w:rPr>
          <w:delText>n</w:delText>
        </w:r>
      </w:del>
      <w:ins w:id="692" w:author="Auteur">
        <w:r w:rsidR="00FA148E">
          <w:rPr>
            <w:rFonts w:ascii="Times New Roman" w:hAnsi="Times New Roman" w:cs="Times New Roman"/>
          </w:rPr>
          <w:t>the cost</w:t>
        </w:r>
      </w:ins>
      <w:r w:rsidR="00CE4CBB" w:rsidRPr="002F6763">
        <w:rPr>
          <w:rFonts w:ascii="Times New Roman" w:hAnsi="Times New Roman" w:cs="Times New Roman"/>
        </w:rPr>
        <w:t xml:space="preserve"> distance matrix </w:t>
      </w:r>
      <w:del w:id="693" w:author="Auteur">
        <w:r w:rsidR="001370EC" w:rsidDel="00FA148E">
          <w:rPr>
            <w:rFonts w:ascii="Times New Roman" w:hAnsi="Times New Roman" w:cs="Times New Roman"/>
          </w:rPr>
          <w:delText xml:space="preserve">which </w:delText>
        </w:r>
        <w:r w:rsidR="00CE4CBB" w:rsidRPr="002F6763" w:rsidDel="00FA148E">
          <w:rPr>
            <w:rFonts w:ascii="Times New Roman" w:hAnsi="Times New Roman" w:cs="Times New Roman"/>
          </w:rPr>
          <w:delText xml:space="preserve">gives the effective distance </w:delText>
        </w:r>
      </w:del>
      <w:r w:rsidR="00CE4CBB" w:rsidRPr="002F6763">
        <w:rPr>
          <w:rFonts w:ascii="Times New Roman" w:hAnsi="Times New Roman" w:cs="Times New Roman"/>
        </w:rPr>
        <w:t>among cells in the grid</w:t>
      </w:r>
      <w:ins w:id="694" w:author="Auteur">
        <w:r w:rsidR="00FA148E">
          <w:rPr>
            <w:rFonts w:ascii="Times New Roman" w:hAnsi="Times New Roman" w:cs="Times New Roman"/>
          </w:rPr>
          <w:t xml:space="preserve">. </w:t>
        </w:r>
      </w:ins>
      <w:del w:id="695" w:author="Auteur">
        <w:r w:rsidR="00CE4CBB" w:rsidRPr="002F6763" w:rsidDel="00FA148E">
          <w:rPr>
            <w:rFonts w:ascii="Times New Roman" w:hAnsi="Times New Roman" w:cs="Times New Roman"/>
          </w:rPr>
          <w:delText xml:space="preserve"> (n is the number of patches on the landscape grid).</w:delText>
        </w:r>
        <w:r w:rsidR="00505201" w:rsidRPr="002F6763" w:rsidDel="00FA148E">
          <w:rPr>
            <w:rFonts w:ascii="Times New Roman" w:hAnsi="Times New Roman" w:cs="Times New Roman"/>
          </w:rPr>
          <w:delText xml:space="preserve"> </w:delText>
        </w:r>
      </w:del>
      <w:r w:rsidR="00CE4CBB" w:rsidRPr="002F6763">
        <w:rPr>
          <w:rFonts w:ascii="Times New Roman" w:hAnsi="Times New Roman" w:cs="Times New Roman"/>
        </w:rPr>
        <w:t xml:space="preserve">A R script </w:t>
      </w:r>
      <w:r w:rsidR="00FB6FF3" w:rsidRPr="002F6763">
        <w:rPr>
          <w:rFonts w:ascii="Times New Roman" w:hAnsi="Times New Roman" w:cs="Times New Roman"/>
        </w:rPr>
        <w:t>was</w:t>
      </w:r>
      <w:r w:rsidR="00CE4CBB" w:rsidRPr="002F6763">
        <w:rPr>
          <w:rFonts w:ascii="Times New Roman" w:hAnsi="Times New Roman" w:cs="Times New Roman"/>
        </w:rPr>
        <w:t xml:space="preserve"> coded to generate Cdmatrix.csv PatchVars.csv and </w:t>
      </w:r>
      <w:r w:rsidR="00F3054D" w:rsidRPr="005C48E9">
        <w:rPr>
          <w:rFonts w:ascii="Times New Roman" w:hAnsi="Times New Roman" w:cs="Times New Roman"/>
        </w:rPr>
        <w:t>“</w:t>
      </w:r>
      <w:r w:rsidR="00CE4CBB" w:rsidRPr="002F6763">
        <w:rPr>
          <w:rFonts w:ascii="Times New Roman" w:hAnsi="Times New Roman" w:cs="Times New Roman"/>
        </w:rPr>
        <w:t>cdclimgentime</w:t>
      </w:r>
      <w:r w:rsidR="00F3054D" w:rsidRPr="005C48E9">
        <w:rPr>
          <w:rFonts w:ascii="Times New Roman" w:hAnsi="Times New Roman" w:cs="Times New Roman"/>
        </w:rPr>
        <w:t>” (this vector controls the changing timesteps of K)</w:t>
      </w:r>
      <w:r w:rsidR="00CE4CBB" w:rsidRPr="002F6763">
        <w:rPr>
          <w:rFonts w:ascii="Times New Roman" w:hAnsi="Times New Roman" w:cs="Times New Roman"/>
        </w:rPr>
        <w:t xml:space="preserve"> in the PopVars.csv. Other parameters in PopVars.csv and ClassVars.csv file</w:t>
      </w:r>
      <w:r w:rsidR="00147680">
        <w:rPr>
          <w:rFonts w:ascii="Times New Roman" w:hAnsi="Times New Roman" w:cs="Times New Roman"/>
        </w:rPr>
        <w:t>s</w:t>
      </w:r>
      <w:r w:rsidR="00CE4CBB" w:rsidRPr="002F6763">
        <w:rPr>
          <w:rFonts w:ascii="Times New Roman" w:hAnsi="Times New Roman" w:cs="Times New Roman"/>
        </w:rPr>
        <w:t xml:space="preserve"> </w:t>
      </w:r>
      <w:r w:rsidR="00147680">
        <w:rPr>
          <w:rFonts w:ascii="Times New Roman" w:hAnsi="Times New Roman" w:cs="Times New Roman"/>
        </w:rPr>
        <w:t>are</w:t>
      </w:r>
      <w:r w:rsidR="00CE4CBB" w:rsidRPr="002F6763">
        <w:rPr>
          <w:rFonts w:ascii="Times New Roman" w:hAnsi="Times New Roman" w:cs="Times New Roman"/>
        </w:rPr>
        <w:t xml:space="preserve"> created by using MPB as simulation specie model. All the input parameters are showed in Table S.1</w:t>
      </w:r>
      <w:r w:rsidR="00D471E8" w:rsidRPr="005C48E9">
        <w:rPr>
          <w:rFonts w:ascii="Times New Roman" w:hAnsi="Times New Roman" w:cs="Times New Roman"/>
        </w:rPr>
        <w:t xml:space="preserve"> (</w:t>
      </w:r>
      <w:r w:rsidR="003C0080">
        <w:rPr>
          <w:rFonts w:ascii="Times New Roman" w:hAnsi="Times New Roman" w:cs="Times New Roman"/>
        </w:rPr>
        <w:t>A</w:t>
      </w:r>
      <w:r w:rsidR="00D471E8" w:rsidRPr="005C48E9">
        <w:rPr>
          <w:rFonts w:ascii="Times New Roman" w:hAnsi="Times New Roman" w:cs="Times New Roman"/>
        </w:rPr>
        <w:t>nnexe)</w:t>
      </w:r>
      <w:r w:rsidR="00CE4CBB" w:rsidRPr="002F6763">
        <w:rPr>
          <w:rFonts w:ascii="Times New Roman" w:hAnsi="Times New Roman" w:cs="Times New Roman"/>
        </w:rPr>
        <w:t>.</w:t>
      </w:r>
      <w:r w:rsidR="00601342" w:rsidRPr="002F6763">
        <w:rPr>
          <w:rFonts w:ascii="Times New Roman" w:hAnsi="Times New Roman" w:cs="Times New Roman"/>
        </w:rPr>
        <w:t xml:space="preserve"> </w:t>
      </w:r>
      <w:r w:rsidR="000B516E" w:rsidRPr="002F6763">
        <w:rPr>
          <w:rFonts w:ascii="Times New Roman" w:hAnsi="Times New Roman" w:cs="Times New Roman"/>
        </w:rPr>
        <w:t xml:space="preserve"> </w:t>
      </w:r>
      <w:del w:id="696" w:author="Auteur">
        <w:r w:rsidR="000B516E" w:rsidRPr="002F6763" w:rsidDel="00377890">
          <w:rPr>
            <w:rFonts w:ascii="Times New Roman" w:hAnsi="Times New Roman" w:cs="Times New Roman"/>
          </w:rPr>
          <w:delText xml:space="preserve">Notice </w:delText>
        </w:r>
      </w:del>
      <w:ins w:id="697" w:author="Auteur">
        <w:r w:rsidR="00377890">
          <w:rPr>
            <w:rFonts w:ascii="Times New Roman" w:hAnsi="Times New Roman" w:cs="Times New Roman"/>
          </w:rPr>
          <w:t xml:space="preserve">To study the genetic structure </w:t>
        </w:r>
        <w:del w:id="698" w:author="Auteur">
          <w:r w:rsidR="00377890" w:rsidDel="00EC5FC1">
            <w:rPr>
              <w:rFonts w:ascii="Times New Roman" w:hAnsi="Times New Roman" w:cs="Times New Roman"/>
            </w:rPr>
            <w:delText>before individuals</w:delText>
          </w:r>
          <w:r w:rsidR="00622317" w:rsidDel="00EC5FC1">
            <w:rPr>
              <w:rFonts w:ascii="Times New Roman" w:hAnsi="Times New Roman" w:cs="Times New Roman"/>
            </w:rPr>
            <w:delText>individuals</w:delText>
          </w:r>
          <w:r w:rsidR="00377890" w:rsidDel="00EC5FC1">
            <w:rPr>
              <w:rFonts w:ascii="Times New Roman" w:hAnsi="Times New Roman" w:cs="Times New Roman"/>
            </w:rPr>
            <w:delText xml:space="preserve"> </w:delText>
          </w:r>
          <w:r w:rsidR="00377890" w:rsidDel="00EC5FC1">
            <w:rPr>
              <w:rFonts w:ascii="Times New Roman" w:hAnsi="Times New Roman" w:cs="Times New Roman" w:hint="eastAsia"/>
            </w:rPr>
            <w:delText>disperse</w:delText>
          </w:r>
        </w:del>
        <w:r w:rsidR="00EC5FC1">
          <w:rPr>
            <w:rFonts w:ascii="Times New Roman" w:hAnsi="Times New Roman" w:cs="Times New Roman"/>
          </w:rPr>
          <w:t>of each generation</w:t>
        </w:r>
        <w:r w:rsidR="00377890">
          <w:rPr>
            <w:rFonts w:ascii="Times New Roman" w:hAnsi="Times New Roman" w:cs="Times New Roman"/>
          </w:rPr>
          <w:t xml:space="preserve">, </w:t>
        </w:r>
        <w:r w:rsidR="00377890" w:rsidRPr="002F6763">
          <w:rPr>
            <w:rFonts w:ascii="Times New Roman" w:hAnsi="Times New Roman" w:cs="Times New Roman"/>
          </w:rPr>
          <w:t xml:space="preserve"> </w:t>
        </w:r>
      </w:ins>
      <w:del w:id="699" w:author="Auteur">
        <w:r w:rsidR="000B516E" w:rsidRPr="002F6763" w:rsidDel="00377890">
          <w:rPr>
            <w:rFonts w:ascii="Times New Roman" w:hAnsi="Times New Roman" w:cs="Times New Roman"/>
          </w:rPr>
          <w:delText xml:space="preserve">that </w:delText>
        </w:r>
      </w:del>
      <w:r w:rsidR="000B516E" w:rsidRPr="002F6763">
        <w:rPr>
          <w:rFonts w:ascii="Times New Roman" w:hAnsi="Times New Roman" w:cs="Times New Roman"/>
        </w:rPr>
        <w:t xml:space="preserve">in ClassVars.csv file, MPB age level has been set into three </w:t>
      </w:r>
      <w:r w:rsidR="00042385">
        <w:rPr>
          <w:rFonts w:ascii="Times New Roman" w:hAnsi="Times New Roman" w:cs="Times New Roman"/>
        </w:rPr>
        <w:t>stages</w:t>
      </w:r>
      <w:r w:rsidR="000B516E" w:rsidRPr="002F6763">
        <w:rPr>
          <w:rFonts w:ascii="Times New Roman" w:hAnsi="Times New Roman" w:cs="Times New Roman"/>
        </w:rPr>
        <w:t xml:space="preserve">: 0,1,2. </w:t>
      </w:r>
      <w:del w:id="700" w:author="Auteur">
        <w:r w:rsidR="009055A4" w:rsidRPr="002F6763" w:rsidDel="00FA148E">
          <w:rPr>
            <w:rFonts w:ascii="Times New Roman" w:hAnsi="Times New Roman" w:cs="Times New Roman"/>
          </w:rPr>
          <w:delText xml:space="preserve">Every </w:delText>
        </w:r>
        <w:r w:rsidR="00741714" w:rsidRPr="002F6763" w:rsidDel="00FA148E">
          <w:rPr>
            <w:rFonts w:ascii="Times New Roman" w:hAnsi="Times New Roman" w:cs="Times New Roman"/>
          </w:rPr>
          <w:delText xml:space="preserve">generation begins with </w:delText>
        </w:r>
      </w:del>
      <w:r w:rsidR="00741714" w:rsidRPr="002F6763">
        <w:rPr>
          <w:rFonts w:ascii="Times New Roman" w:hAnsi="Times New Roman" w:cs="Times New Roman"/>
        </w:rPr>
        <w:t>A</w:t>
      </w:r>
      <w:r w:rsidR="009055A4" w:rsidRPr="002F6763">
        <w:rPr>
          <w:rFonts w:ascii="Times New Roman" w:hAnsi="Times New Roman" w:cs="Times New Roman"/>
        </w:rPr>
        <w:t>ge0 level</w:t>
      </w:r>
      <w:ins w:id="701" w:author="Auteur">
        <w:r w:rsidR="00FA148E">
          <w:rPr>
            <w:rFonts w:ascii="Times New Roman" w:hAnsi="Times New Roman" w:cs="Times New Roman"/>
          </w:rPr>
          <w:t xml:space="preserve"> is the larvae stage</w:t>
        </w:r>
      </w:ins>
      <w:r w:rsidR="009055A4" w:rsidRPr="002F6763">
        <w:rPr>
          <w:rFonts w:ascii="Times New Roman" w:hAnsi="Times New Roman" w:cs="Times New Roman"/>
        </w:rPr>
        <w:t>,</w:t>
      </w:r>
      <w:ins w:id="702" w:author="Auteur">
        <w:r w:rsidR="0035587F">
          <w:rPr>
            <w:rFonts w:ascii="Times New Roman" w:hAnsi="Times New Roman" w:cs="Times New Roman"/>
          </w:rPr>
          <w:t xml:space="preserve"> Age1 is the adult stage,</w:t>
        </w:r>
      </w:ins>
      <w:r w:rsidR="009055A4" w:rsidRPr="002F6763">
        <w:rPr>
          <w:rFonts w:ascii="Times New Roman" w:hAnsi="Times New Roman" w:cs="Times New Roman"/>
        </w:rPr>
        <w:t xml:space="preserve"> </w:t>
      </w:r>
      <w:del w:id="703" w:author="Auteur">
        <w:r w:rsidR="009055A4" w:rsidRPr="002F6763" w:rsidDel="00FA148E">
          <w:rPr>
            <w:rFonts w:ascii="Times New Roman" w:hAnsi="Times New Roman" w:cs="Times New Roman"/>
          </w:rPr>
          <w:delText xml:space="preserve">then </w:delText>
        </w:r>
      </w:del>
      <w:r w:rsidR="009055A4" w:rsidRPr="002F6763">
        <w:rPr>
          <w:rFonts w:ascii="Times New Roman" w:hAnsi="Times New Roman" w:cs="Times New Roman"/>
        </w:rPr>
        <w:t xml:space="preserve">only </w:t>
      </w:r>
      <w:r w:rsidR="00741714" w:rsidRPr="002F6763">
        <w:rPr>
          <w:rFonts w:ascii="Times New Roman" w:hAnsi="Times New Roman" w:cs="Times New Roman"/>
        </w:rPr>
        <w:t xml:space="preserve">Age1 individuals </w:t>
      </w:r>
      <w:del w:id="704" w:author="Auteur">
        <w:r w:rsidR="00741714" w:rsidRPr="002F6763" w:rsidDel="005A2278">
          <w:rPr>
            <w:rFonts w:ascii="Times New Roman" w:hAnsi="Times New Roman" w:cs="Times New Roman"/>
          </w:rPr>
          <w:delText>are dispersing</w:delText>
        </w:r>
      </w:del>
      <w:ins w:id="705" w:author="Auteur">
        <w:r w:rsidR="005A2278">
          <w:rPr>
            <w:rFonts w:ascii="Times New Roman" w:hAnsi="Times New Roman" w:cs="Times New Roman"/>
          </w:rPr>
          <w:t>can disperse</w:t>
        </w:r>
      </w:ins>
      <w:r w:rsidR="00741714" w:rsidRPr="002F6763">
        <w:rPr>
          <w:rFonts w:ascii="Times New Roman" w:hAnsi="Times New Roman" w:cs="Times New Roman"/>
        </w:rPr>
        <w:t xml:space="preserve"> </w:t>
      </w:r>
      <w:del w:id="706" w:author="Auteur">
        <w:r w:rsidR="00741714" w:rsidRPr="002F6763" w:rsidDel="005A2278">
          <w:rPr>
            <w:rFonts w:ascii="Times New Roman" w:hAnsi="Times New Roman" w:cs="Times New Roman"/>
          </w:rPr>
          <w:delText>during the immigration phase</w:delText>
        </w:r>
      </w:del>
      <w:ins w:id="707" w:author="Auteur">
        <w:r w:rsidR="005A2278">
          <w:rPr>
            <w:rFonts w:ascii="Times New Roman" w:hAnsi="Times New Roman" w:cs="Times New Roman"/>
          </w:rPr>
          <w:t>into other cells</w:t>
        </w:r>
      </w:ins>
      <w:del w:id="708" w:author="Auteur">
        <w:r w:rsidR="00741714" w:rsidRPr="002F6763" w:rsidDel="00FA148E">
          <w:rPr>
            <w:rFonts w:ascii="Times New Roman" w:hAnsi="Times New Roman" w:cs="Times New Roman"/>
          </w:rPr>
          <w:delText>,</w:delText>
        </w:r>
      </w:del>
      <w:r w:rsidR="00741714" w:rsidRPr="002F6763">
        <w:rPr>
          <w:rFonts w:ascii="Times New Roman" w:hAnsi="Times New Roman" w:cs="Times New Roman"/>
        </w:rPr>
        <w:t xml:space="preserve"> before reproducing</w:t>
      </w:r>
      <w:r w:rsidR="003C0080">
        <w:rPr>
          <w:rFonts w:ascii="Times New Roman" w:hAnsi="Times New Roman" w:cs="Times New Roman"/>
        </w:rPr>
        <w:t>.</w:t>
      </w:r>
      <w:r w:rsidR="00741714" w:rsidRPr="002F6763">
        <w:rPr>
          <w:rFonts w:ascii="Times New Roman" w:hAnsi="Times New Roman" w:cs="Times New Roman"/>
        </w:rPr>
        <w:t xml:space="preserve"> </w:t>
      </w:r>
      <w:r w:rsidR="003C0080">
        <w:rPr>
          <w:rFonts w:ascii="Times New Roman" w:hAnsi="Times New Roman" w:cs="Times New Roman"/>
        </w:rPr>
        <w:t>I</w:t>
      </w:r>
      <w:r w:rsidR="00741714" w:rsidRPr="002F6763">
        <w:rPr>
          <w:rFonts w:ascii="Times New Roman" w:hAnsi="Times New Roman" w:cs="Times New Roman"/>
        </w:rPr>
        <w:t>n the end</w:t>
      </w:r>
      <w:r w:rsidR="003C0080">
        <w:rPr>
          <w:rFonts w:ascii="Times New Roman" w:hAnsi="Times New Roman" w:cs="Times New Roman"/>
        </w:rPr>
        <w:t>,</w:t>
      </w:r>
      <w:r w:rsidR="00741714" w:rsidRPr="002F6763">
        <w:rPr>
          <w:rFonts w:ascii="Times New Roman" w:hAnsi="Times New Roman" w:cs="Times New Roman"/>
        </w:rPr>
        <w:t xml:space="preserve"> Ag</w:t>
      </w:r>
      <w:r w:rsidR="00042385">
        <w:rPr>
          <w:rFonts w:ascii="Times New Roman" w:hAnsi="Times New Roman" w:cs="Times New Roman"/>
        </w:rPr>
        <w:t>e2</w:t>
      </w:r>
      <w:ins w:id="709" w:author="Auteur">
        <w:r w:rsidR="005A2278">
          <w:rPr>
            <w:rFonts w:ascii="Times New Roman" w:hAnsi="Times New Roman" w:cs="Times New Roman"/>
          </w:rPr>
          <w:t xml:space="preserve"> is the dead stage, </w:t>
        </w:r>
      </w:ins>
      <w:del w:id="710" w:author="Auteur">
        <w:r w:rsidR="00741714" w:rsidRPr="002F6763" w:rsidDel="005A2278">
          <w:rPr>
            <w:rFonts w:ascii="Times New Roman" w:hAnsi="Times New Roman" w:cs="Times New Roman"/>
          </w:rPr>
          <w:delText xml:space="preserve"> </w:delText>
        </w:r>
      </w:del>
      <w:r w:rsidR="00741714" w:rsidRPr="002F6763">
        <w:rPr>
          <w:rFonts w:ascii="Times New Roman" w:hAnsi="Times New Roman" w:cs="Times New Roman"/>
        </w:rPr>
        <w:t>individuals ha</w:t>
      </w:r>
      <w:r w:rsidR="00042385">
        <w:rPr>
          <w:rFonts w:ascii="Times New Roman" w:hAnsi="Times New Roman" w:cs="Times New Roman"/>
        </w:rPr>
        <w:t>ve</w:t>
      </w:r>
      <w:r w:rsidR="00741714" w:rsidRPr="002F6763">
        <w:rPr>
          <w:rFonts w:ascii="Times New Roman" w:hAnsi="Times New Roman" w:cs="Times New Roman"/>
        </w:rPr>
        <w:t xml:space="preserve"> 100% mortality</w:t>
      </w:r>
      <w:ins w:id="711" w:author="Auteur">
        <w:r w:rsidR="005A2278">
          <w:rPr>
            <w:rFonts w:ascii="Times New Roman" w:hAnsi="Times New Roman" w:cs="Times New Roman"/>
          </w:rPr>
          <w:t xml:space="preserve"> at the beginning of this stage</w:t>
        </w:r>
      </w:ins>
      <w:r w:rsidR="00042385">
        <w:rPr>
          <w:rFonts w:ascii="Times New Roman" w:hAnsi="Times New Roman" w:cs="Times New Roman"/>
        </w:rPr>
        <w:t>.</w:t>
      </w:r>
      <w:r w:rsidR="003C0080">
        <w:rPr>
          <w:rFonts w:ascii="Times New Roman" w:hAnsi="Times New Roman" w:cs="Times New Roman"/>
        </w:rPr>
        <w:t xml:space="preserve"> </w:t>
      </w:r>
      <w:ins w:id="712" w:author="Auteur">
        <w:r w:rsidR="005C6925">
          <w:rPr>
            <w:rFonts w:ascii="Times New Roman" w:hAnsi="Times New Roman" w:cs="Times New Roman"/>
          </w:rPr>
          <w:t xml:space="preserve">In our simulations, at timestep 0, </w:t>
        </w:r>
      </w:ins>
      <w:del w:id="713" w:author="Auteur">
        <w:r w:rsidR="00042385" w:rsidDel="005C6925">
          <w:rPr>
            <w:rFonts w:ascii="Times New Roman" w:hAnsi="Times New Roman" w:cs="Times New Roman"/>
          </w:rPr>
          <w:delText xml:space="preserve">Since </w:delText>
        </w:r>
        <w:r w:rsidR="003C0080" w:rsidDel="005C6925">
          <w:rPr>
            <w:rFonts w:ascii="Times New Roman" w:hAnsi="Times New Roman" w:cs="Times New Roman"/>
          </w:rPr>
          <w:delText>this</w:delText>
        </w:r>
        <w:r w:rsidR="00A642E9" w:rsidRPr="005C48E9" w:rsidDel="005C6925">
          <w:rPr>
            <w:rFonts w:ascii="Times New Roman" w:hAnsi="Times New Roman" w:cs="Times New Roman"/>
          </w:rPr>
          <w:delText xml:space="preserve"> stage will not take a timestep alone, only Age</w:delText>
        </w:r>
        <w:r w:rsidR="003C0080" w:rsidDel="005C6925">
          <w:rPr>
            <w:rFonts w:ascii="Times New Roman" w:hAnsi="Times New Roman" w:cs="Times New Roman"/>
          </w:rPr>
          <w:delText>0</w:delText>
        </w:r>
        <w:r w:rsidR="00A642E9" w:rsidRPr="005C48E9" w:rsidDel="005C6925">
          <w:rPr>
            <w:rFonts w:ascii="Times New Roman" w:hAnsi="Times New Roman" w:cs="Times New Roman"/>
          </w:rPr>
          <w:delText xml:space="preserve"> and Age</w:delText>
        </w:r>
        <w:r w:rsidR="003C0080" w:rsidDel="005C6925">
          <w:rPr>
            <w:rFonts w:ascii="Times New Roman" w:hAnsi="Times New Roman" w:cs="Times New Roman"/>
          </w:rPr>
          <w:delText>1</w:delText>
        </w:r>
        <w:r w:rsidR="00741714" w:rsidRPr="002F6763" w:rsidDel="005C6925">
          <w:rPr>
            <w:rFonts w:ascii="Times New Roman" w:hAnsi="Times New Roman" w:cs="Times New Roman"/>
          </w:rPr>
          <w:delText xml:space="preserve"> will take timestep</w:delText>
        </w:r>
        <w:r w:rsidR="00B7022B" w:rsidDel="005C6925">
          <w:rPr>
            <w:rFonts w:ascii="Times New Roman" w:hAnsi="Times New Roman" w:cs="Times New Roman"/>
          </w:rPr>
          <w:delText>s</w:delText>
        </w:r>
        <w:r w:rsidR="00741714" w:rsidRPr="002F6763" w:rsidDel="005C6925">
          <w:rPr>
            <w:rFonts w:ascii="Times New Roman" w:hAnsi="Times New Roman" w:cs="Times New Roman"/>
          </w:rPr>
          <w:delText xml:space="preserve"> in our simulation</w:delText>
        </w:r>
      </w:del>
      <w:ins w:id="714" w:author="Auteur">
        <w:r w:rsidR="005C6925">
          <w:rPr>
            <w:rFonts w:ascii="Times New Roman" w:hAnsi="Times New Roman" w:cs="Times New Roman"/>
          </w:rPr>
          <w:t>we begin with 270 Age0 individuals in the centre refuge.</w:t>
        </w:r>
      </w:ins>
      <w:del w:id="715" w:author="Auteur">
        <w:r w:rsidR="00042385" w:rsidDel="005C6925">
          <w:rPr>
            <w:rFonts w:ascii="Times New Roman" w:hAnsi="Times New Roman" w:cs="Times New Roman"/>
          </w:rPr>
          <w:delText>,</w:delText>
        </w:r>
      </w:del>
      <w:ins w:id="716" w:author="Auteur">
        <w:r w:rsidR="005C6925">
          <w:rPr>
            <w:rFonts w:ascii="Times New Roman" w:hAnsi="Times New Roman" w:cs="Times New Roman"/>
          </w:rPr>
          <w:t xml:space="preserve"> In timestep 1 these individuals become </w:t>
        </w:r>
        <w:del w:id="717" w:author="Auteur">
          <w:r w:rsidR="005C6925" w:rsidDel="00AC5E22">
            <w:rPr>
              <w:rFonts w:ascii="Times New Roman" w:hAnsi="Times New Roman" w:cs="Times New Roman"/>
            </w:rPr>
            <w:delText xml:space="preserve">Age1 </w:delText>
          </w:r>
        </w:del>
      </w:ins>
      <w:del w:id="718" w:author="Auteur">
        <w:r w:rsidR="00042385" w:rsidDel="00AC5E22">
          <w:rPr>
            <w:rFonts w:ascii="Times New Roman" w:hAnsi="Times New Roman" w:cs="Times New Roman"/>
          </w:rPr>
          <w:delText xml:space="preserve"> </w:delText>
        </w:r>
      </w:del>
      <w:ins w:id="719" w:author="Auteur">
        <w:del w:id="720" w:author="Auteur">
          <w:r w:rsidR="005C6925" w:rsidDel="00AC5E22">
            <w:rPr>
              <w:rFonts w:ascii="Times New Roman" w:hAnsi="Times New Roman" w:cs="Times New Roman"/>
            </w:rPr>
            <w:delText>and</w:delText>
          </w:r>
        </w:del>
        <w:r w:rsidR="00AC5E22">
          <w:rPr>
            <w:rFonts w:ascii="Times New Roman" w:hAnsi="Times New Roman" w:cs="Times New Roman"/>
          </w:rPr>
          <w:t>Age1 and</w:t>
        </w:r>
        <w:r w:rsidR="005C6925">
          <w:rPr>
            <w:rFonts w:ascii="Times New Roman" w:hAnsi="Times New Roman" w:cs="Times New Roman"/>
          </w:rPr>
          <w:t xml:space="preserve"> begin to reproduce and disperse. Then in timestep 3, all these individuals become Age2 and dead</w:t>
        </w:r>
        <w:r w:rsidR="00601598">
          <w:rPr>
            <w:rFonts w:ascii="Times New Roman" w:hAnsi="Times New Roman" w:cs="Times New Roman"/>
          </w:rPr>
          <w:t xml:space="preserve"> will no longer contribute</w:t>
        </w:r>
        <w:r w:rsidR="005C6925">
          <w:rPr>
            <w:rFonts w:ascii="Times New Roman" w:hAnsi="Times New Roman" w:cs="Times New Roman"/>
          </w:rPr>
          <w:t>, at the same</w:t>
        </w:r>
        <w:r w:rsidR="00320313">
          <w:rPr>
            <w:rFonts w:ascii="Times New Roman" w:hAnsi="Times New Roman" w:cs="Times New Roman"/>
          </w:rPr>
          <w:t xml:space="preserve"> </w:t>
        </w:r>
        <w:r w:rsidR="005C6925">
          <w:rPr>
            <w:rFonts w:ascii="Times New Roman" w:hAnsi="Times New Roman" w:cs="Times New Roman"/>
          </w:rPr>
          <w:t>time</w:t>
        </w:r>
        <w:r w:rsidR="00320313">
          <w:rPr>
            <w:rFonts w:ascii="Times New Roman" w:hAnsi="Times New Roman" w:cs="Times New Roman"/>
          </w:rPr>
          <w:t>, their descendants:</w:t>
        </w:r>
        <w:r w:rsidR="005C6925">
          <w:rPr>
            <w:rFonts w:ascii="Times New Roman" w:hAnsi="Times New Roman" w:cs="Times New Roman"/>
          </w:rPr>
          <w:t xml:space="preserve"> new Age0 individuals </w:t>
        </w:r>
        <w:del w:id="721" w:author="Auteur">
          <w:r w:rsidR="005C6925" w:rsidDel="00515AA1">
            <w:rPr>
              <w:rFonts w:ascii="Times New Roman" w:hAnsi="Times New Roman" w:cs="Times New Roman"/>
            </w:rPr>
            <w:delText>hatched .W</w:delText>
          </w:r>
        </w:del>
        <w:r w:rsidR="00515AA1">
          <w:rPr>
            <w:rFonts w:ascii="Times New Roman" w:hAnsi="Times New Roman" w:cs="Times New Roman"/>
          </w:rPr>
          <w:t xml:space="preserve">hatched. </w:t>
        </w:r>
        <w:del w:id="722" w:author="Auteur">
          <w:r w:rsidR="00515AA1" w:rsidDel="00CB3862">
            <w:rPr>
              <w:rFonts w:ascii="Times New Roman" w:hAnsi="Times New Roman" w:cs="Times New Roman"/>
            </w:rPr>
            <w:delText>W</w:delText>
          </w:r>
        </w:del>
      </w:ins>
      <w:del w:id="723" w:author="Auteur">
        <w:r w:rsidR="00042385" w:rsidDel="00CB3862">
          <w:rPr>
            <w:rFonts w:ascii="Times New Roman" w:hAnsi="Times New Roman" w:cs="Times New Roman"/>
          </w:rPr>
          <w:delText>which</w:delText>
        </w:r>
      </w:del>
      <w:ins w:id="724" w:author="Auteur">
        <w:del w:id="725" w:author="Auteur">
          <w:r w:rsidR="00CB3862" w:rsidDel="00784808">
            <w:rPr>
              <w:rFonts w:ascii="Times New Roman" w:hAnsi="Times New Roman" w:cs="Times New Roman"/>
            </w:rPr>
            <w:delText>This setting</w:delText>
          </w:r>
        </w:del>
      </w:ins>
      <w:del w:id="726" w:author="Auteur">
        <w:r w:rsidR="00741714" w:rsidRPr="002F6763" w:rsidDel="00784808">
          <w:rPr>
            <w:rFonts w:ascii="Times New Roman" w:hAnsi="Times New Roman" w:cs="Times New Roman"/>
          </w:rPr>
          <w:delText xml:space="preserve"> </w:delText>
        </w:r>
        <w:r w:rsidR="00741714" w:rsidRPr="002F6763" w:rsidDel="00054C48">
          <w:rPr>
            <w:rFonts w:ascii="Times New Roman" w:hAnsi="Times New Roman" w:cs="Times New Roman"/>
          </w:rPr>
          <w:delText xml:space="preserve">means </w:delText>
        </w:r>
      </w:del>
      <w:ins w:id="727" w:author="Auteur">
        <w:r w:rsidR="00784808">
          <w:rPr>
            <w:rFonts w:ascii="Times New Roman" w:hAnsi="Times New Roman" w:cs="Times New Roman"/>
          </w:rPr>
          <w:t xml:space="preserve">Thus </w:t>
        </w:r>
      </w:ins>
      <w:r w:rsidR="00741714" w:rsidRPr="002F6763">
        <w:rPr>
          <w:rFonts w:ascii="Times New Roman" w:hAnsi="Times New Roman" w:cs="Times New Roman"/>
        </w:rPr>
        <w:t xml:space="preserve">every 2 timesteps represent a generation </w:t>
      </w:r>
      <w:r w:rsidR="004800EE" w:rsidRPr="005C48E9">
        <w:rPr>
          <w:rFonts w:ascii="Times New Roman" w:hAnsi="Times New Roman" w:cs="Times New Roman"/>
        </w:rPr>
        <w:t>(</w:t>
      </w:r>
      <w:r w:rsidR="008C0BE5" w:rsidRPr="005C48E9">
        <w:rPr>
          <w:rFonts w:ascii="Times New Roman" w:hAnsi="Times New Roman" w:cs="Times New Roman"/>
        </w:rPr>
        <w:t>one</w:t>
      </w:r>
      <w:r w:rsidR="008C0BE5" w:rsidRPr="002F6763">
        <w:rPr>
          <w:rFonts w:ascii="Times New Roman" w:hAnsi="Times New Roman" w:cs="Times New Roman"/>
        </w:rPr>
        <w:t>-year</w:t>
      </w:r>
      <w:r w:rsidR="00741714" w:rsidRPr="002F6763">
        <w:rPr>
          <w:rFonts w:ascii="Times New Roman" w:hAnsi="Times New Roman" w:cs="Times New Roman"/>
        </w:rPr>
        <w:t xml:space="preserve"> time). Because of this set</w:t>
      </w:r>
      <w:r w:rsidR="003A60FB">
        <w:rPr>
          <w:rFonts w:ascii="Times New Roman" w:hAnsi="Times New Roman" w:cs="Times New Roman"/>
        </w:rPr>
        <w:t>ting</w:t>
      </w:r>
      <w:r w:rsidR="00741714" w:rsidRPr="002F6763">
        <w:rPr>
          <w:rFonts w:ascii="Times New Roman" w:hAnsi="Times New Roman" w:cs="Times New Roman"/>
        </w:rPr>
        <w:t xml:space="preserve">, </w:t>
      </w:r>
      <w:r w:rsidR="003A60FB">
        <w:rPr>
          <w:rFonts w:ascii="Times New Roman" w:hAnsi="Times New Roman" w:cs="Times New Roman"/>
        </w:rPr>
        <w:t>Age0</w:t>
      </w:r>
      <w:r w:rsidR="00741714" w:rsidRPr="002F6763">
        <w:rPr>
          <w:rFonts w:ascii="Times New Roman" w:hAnsi="Times New Roman" w:cs="Times New Roman"/>
        </w:rPr>
        <w:t xml:space="preserve"> at every 2 timestep gives us the</w:t>
      </w:r>
      <w:r w:rsidR="005C48E9">
        <w:rPr>
          <w:rFonts w:ascii="Times New Roman" w:hAnsi="Times New Roman" w:cs="Times New Roman"/>
        </w:rPr>
        <w:t xml:space="preserve"> </w:t>
      </w:r>
      <w:r w:rsidR="005C48E9" w:rsidRPr="004F29B9">
        <w:rPr>
          <w:rFonts w:ascii="Times New Roman" w:hAnsi="Times New Roman" w:cs="Times New Roman"/>
        </w:rPr>
        <w:t>population genetic information of every generation</w:t>
      </w:r>
      <w:ins w:id="728" w:author="Auteur">
        <w:r w:rsidR="005A2278">
          <w:rPr>
            <w:rFonts w:ascii="Times New Roman" w:hAnsi="Times New Roman" w:cs="Times New Roman"/>
          </w:rPr>
          <w:t xml:space="preserve"> before dispersal</w:t>
        </w:r>
      </w:ins>
      <w:r w:rsidR="005C48E9" w:rsidRPr="004F29B9">
        <w:rPr>
          <w:rFonts w:ascii="Times New Roman" w:hAnsi="Times New Roman" w:cs="Times New Roman"/>
        </w:rPr>
        <w:t>.</w:t>
      </w:r>
    </w:p>
    <w:p w14:paraId="3413703F" w14:textId="77777777" w:rsidR="00452E8C" w:rsidRPr="00B11B2B" w:rsidRDefault="005C48E9" w:rsidP="00D4025A">
      <w:pPr>
        <w:spacing w:before="120" w:after="120" w:line="480" w:lineRule="auto"/>
        <w:jc w:val="both"/>
        <w:rPr>
          <w:rFonts w:ascii="Times New Roman" w:hAnsi="Times New Roman" w:cs="Times New Roman"/>
          <w:b/>
        </w:rPr>
      </w:pPr>
      <w:r w:rsidRPr="00B11B2B">
        <w:rPr>
          <w:rFonts w:ascii="Times New Roman" w:hAnsi="Times New Roman" w:cs="Times New Roman"/>
          <w:b/>
          <w:i/>
        </w:rPr>
        <w:t>Output:</w:t>
      </w:r>
      <w:r w:rsidRPr="00B11B2B">
        <w:rPr>
          <w:rFonts w:ascii="Times New Roman" w:hAnsi="Times New Roman" w:cs="Times New Roman"/>
          <w:b/>
        </w:rPr>
        <w:t xml:space="preserve"> </w:t>
      </w:r>
    </w:p>
    <w:p w14:paraId="573EE324" w14:textId="5FBEF9F2" w:rsidR="00250EEE" w:rsidDel="000E36F7" w:rsidRDefault="001E7A91" w:rsidP="000E36F7">
      <w:pPr>
        <w:spacing w:before="120" w:after="120" w:line="480" w:lineRule="auto"/>
        <w:jc w:val="both"/>
        <w:rPr>
          <w:del w:id="729" w:author="Auteur"/>
          <w:rFonts w:ascii="Times New Roman" w:hAnsi="Times New Roman" w:cs="Times New Roman"/>
        </w:rPr>
      </w:pPr>
      <w:ins w:id="730" w:author="Auteur">
        <w:r>
          <w:rPr>
            <w:rFonts w:ascii="Times New Roman" w:hAnsi="Times New Roman" w:cs="Times New Roman"/>
          </w:rPr>
          <w:t xml:space="preserve">We simulated ten </w:t>
        </w:r>
        <w:del w:id="731" w:author="Auteur">
          <w:r w:rsidDel="004E68B7">
            <w:rPr>
              <w:rFonts w:ascii="Times New Roman" w:hAnsi="Times New Roman" w:cs="Times New Roman"/>
            </w:rPr>
            <w:delText xml:space="preserve">outbreak </w:delText>
          </w:r>
        </w:del>
        <w:r>
          <w:rPr>
            <w:rFonts w:ascii="Times New Roman" w:hAnsi="Times New Roman" w:cs="Times New Roman"/>
          </w:rPr>
          <w:t xml:space="preserve">cycles for each scenario with ten replicates. </w:t>
        </w:r>
      </w:ins>
      <w:del w:id="732" w:author="Auteur">
        <w:r w:rsidR="005C48E9" w:rsidRPr="004F29B9" w:rsidDel="001E7A91">
          <w:rPr>
            <w:rFonts w:ascii="Times New Roman" w:hAnsi="Times New Roman" w:cs="Times New Roman"/>
          </w:rPr>
          <w:delText>10 simulation</w:delText>
        </w:r>
        <w:r w:rsidR="00AF41BF" w:rsidDel="001E7A91">
          <w:rPr>
            <w:rFonts w:ascii="Times New Roman" w:hAnsi="Times New Roman" w:cs="Times New Roman"/>
          </w:rPr>
          <w:delText xml:space="preserve"> replicates </w:delText>
        </w:r>
        <w:r w:rsidR="005C48E9" w:rsidRPr="004F29B9" w:rsidDel="001E7A91">
          <w:rPr>
            <w:rFonts w:ascii="Times New Roman" w:hAnsi="Times New Roman" w:cs="Times New Roman"/>
          </w:rPr>
          <w:delText xml:space="preserve">have been run for each scenario, </w:delText>
        </w:r>
      </w:del>
      <w:ins w:id="733" w:author="Auteur">
        <w:r>
          <w:rPr>
            <w:rFonts w:ascii="Times New Roman" w:hAnsi="Times New Roman" w:cs="Times New Roman"/>
          </w:rPr>
          <w:t>T</w:t>
        </w:r>
      </w:ins>
      <w:del w:id="734" w:author="Auteur">
        <w:r w:rsidR="005C48E9" w:rsidRPr="004F29B9" w:rsidDel="001E7A91">
          <w:rPr>
            <w:rFonts w:ascii="Times New Roman" w:hAnsi="Times New Roman" w:cs="Times New Roman"/>
          </w:rPr>
          <w:delText>and t</w:delText>
        </w:r>
      </w:del>
      <w:r w:rsidR="005C48E9" w:rsidRPr="004F29B9">
        <w:rPr>
          <w:rFonts w:ascii="Times New Roman" w:hAnsi="Times New Roman" w:cs="Times New Roman"/>
        </w:rPr>
        <w:t>he outputs</w:t>
      </w:r>
      <w:ins w:id="735" w:author="Auteur">
        <w:r w:rsidR="00F96C84">
          <w:rPr>
            <w:rFonts w:ascii="Times New Roman" w:hAnsi="Times New Roman" w:cs="Times New Roman"/>
          </w:rPr>
          <w:t xml:space="preserve"> of CDmetaPOP</w:t>
        </w:r>
      </w:ins>
      <w:r w:rsidR="005C48E9" w:rsidRPr="004F29B9">
        <w:rPr>
          <w:rFonts w:ascii="Times New Roman" w:hAnsi="Times New Roman" w:cs="Times New Roman"/>
        </w:rPr>
        <w:t xml:space="preserve"> give us the genetic information for every generation at individual level.</w:t>
      </w:r>
      <w:r w:rsidR="005C48E9">
        <w:rPr>
          <w:rFonts w:ascii="Times New Roman" w:hAnsi="Times New Roman" w:cs="Times New Roman"/>
        </w:rPr>
        <w:t xml:space="preserve">   </w:t>
      </w:r>
      <w:ins w:id="736" w:author="Auteur">
        <w:r w:rsidR="00654AB3">
          <w:rPr>
            <w:rFonts w:ascii="Times New Roman" w:hAnsi="Times New Roman" w:cs="Times New Roman"/>
          </w:rPr>
          <w:t>We also used the expected heterozygosity and egg laying information provided by CDmetaPOP in our analysis to study the genetic diversity change and the reproducing process in the population.</w:t>
        </w:r>
        <w:r w:rsidR="00250EEE">
          <w:rPr>
            <w:rFonts w:ascii="Times New Roman" w:hAnsi="Times New Roman" w:cs="Times New Roman"/>
          </w:rPr>
          <w:t xml:space="preserve"> </w:t>
        </w:r>
        <w:r w:rsidR="00250EEE" w:rsidRPr="00250EEE">
          <w:rPr>
            <w:rFonts w:ascii="Times New Roman" w:hAnsi="Times New Roman" w:cs="Times New Roman"/>
          </w:rPr>
          <w:t>CDmetaPOP provid the total number of breeding females</w:t>
        </w:r>
        <w:r w:rsidR="00B4765F">
          <w:rPr>
            <w:rFonts w:ascii="Times New Roman" w:hAnsi="Times New Roman" w:cs="Times New Roman"/>
          </w:rPr>
          <w:t xml:space="preserve"> (N_BreedFemales)</w:t>
        </w:r>
        <w:r w:rsidR="00250EEE" w:rsidRPr="00250EEE">
          <w:rPr>
            <w:rFonts w:ascii="Times New Roman" w:hAnsi="Times New Roman" w:cs="Times New Roman"/>
          </w:rPr>
          <w:t xml:space="preserve"> and the </w:t>
        </w:r>
        <w:del w:id="737" w:author="Auteur">
          <w:r w:rsidR="00250EEE" w:rsidRPr="00250EEE" w:rsidDel="00B4765F">
            <w:rPr>
              <w:rFonts w:ascii="Times New Roman" w:hAnsi="Times New Roman" w:cs="Times New Roman"/>
            </w:rPr>
            <w:delText>number of breeding females</w:delText>
          </w:r>
        </w:del>
        <w:r w:rsidR="00B4765F">
          <w:rPr>
            <w:rFonts w:ascii="Times New Roman" w:hAnsi="Times New Roman" w:cs="Times New Roman"/>
          </w:rPr>
          <w:t>number of breeding events for females (EggLayEvents)</w:t>
        </w:r>
        <w:r w:rsidR="00250EEE" w:rsidRPr="00250EEE">
          <w:rPr>
            <w:rFonts w:ascii="Times New Roman" w:hAnsi="Times New Roman" w:cs="Times New Roman"/>
          </w:rPr>
          <w:t xml:space="preserve"> at every timestep, </w:t>
        </w:r>
        <w:del w:id="738" w:author="Auteur">
          <w:r w:rsidR="00250EEE" w:rsidRPr="00250EEE" w:rsidDel="00B4765F">
            <w:rPr>
              <w:rFonts w:ascii="Times New Roman" w:hAnsi="Times New Roman" w:cs="Times New Roman"/>
            </w:rPr>
            <w:delText>with these output data</w:delText>
          </w:r>
        </w:del>
        <w:r w:rsidR="00B4765F">
          <w:rPr>
            <w:rFonts w:ascii="Times New Roman" w:hAnsi="Times New Roman" w:cs="Times New Roman"/>
          </w:rPr>
          <w:t xml:space="preserve">as </w:t>
        </w:r>
        <w:r w:rsidR="00B4765F">
          <w:rPr>
            <w:rFonts w:ascii="Times New Roman" w:hAnsi="Times New Roman" w:cs="Times New Roman"/>
          </w:rPr>
          <w:lastRenderedPageBreak/>
          <w:t xml:space="preserve">each MPB female lay only one clutch of eggs </w:t>
        </w:r>
        <w:r w:rsidR="00250EEE" w:rsidRPr="00250EEE">
          <w:rPr>
            <w:rFonts w:ascii="Times New Roman" w:hAnsi="Times New Roman" w:cs="Times New Roman"/>
          </w:rPr>
          <w:t xml:space="preserve">, we </w:t>
        </w:r>
        <w:r w:rsidR="0000459E" w:rsidRPr="0000459E">
          <w:rPr>
            <w:rFonts w:ascii="Times New Roman" w:hAnsi="Times New Roman" w:cs="Times New Roman"/>
          </w:rPr>
          <w:t>obtain</w:t>
        </w:r>
        <w:r w:rsidR="0000459E">
          <w:rPr>
            <w:rFonts w:ascii="Times New Roman" w:hAnsi="Times New Roman" w:cs="Times New Roman"/>
          </w:rPr>
          <w:t>ed</w:t>
        </w:r>
        <w:r w:rsidR="0000459E" w:rsidRPr="0000459E" w:rsidDel="0000459E">
          <w:rPr>
            <w:rFonts w:ascii="Times New Roman" w:hAnsi="Times New Roman" w:cs="Times New Roman"/>
          </w:rPr>
          <w:t xml:space="preserve"> </w:t>
        </w:r>
        <w:del w:id="739" w:author="Auteur">
          <w:r w:rsidR="00250EEE" w:rsidRPr="00250EEE" w:rsidDel="0000459E">
            <w:rPr>
              <w:rFonts w:ascii="Times New Roman" w:hAnsi="Times New Roman" w:cs="Times New Roman"/>
            </w:rPr>
            <w:delText xml:space="preserve">calculate </w:delText>
          </w:r>
        </w:del>
        <w:r w:rsidR="00250EEE" w:rsidRPr="00250EEE">
          <w:rPr>
            <w:rFonts w:ascii="Times New Roman" w:hAnsi="Times New Roman" w:cs="Times New Roman"/>
          </w:rPr>
          <w:t xml:space="preserve">the reproducing rate of female by: </w:t>
        </w:r>
        <w:r w:rsidR="000E36F7">
          <w:rPr>
            <w:rFonts w:ascii="Times New Roman" w:hAnsi="Times New Roman" w:cs="Times New Roman"/>
          </w:rPr>
          <w:t xml:space="preserve">    </w:t>
        </w:r>
      </w:ins>
    </w:p>
    <w:p w14:paraId="7EF47585" w14:textId="7D36B179" w:rsidR="000E36F7" w:rsidRPr="00250EEE" w:rsidRDefault="000E36F7" w:rsidP="00250EEE">
      <w:pPr>
        <w:spacing w:before="120" w:after="120" w:line="480" w:lineRule="auto"/>
        <w:jc w:val="both"/>
        <w:rPr>
          <w:ins w:id="740" w:author="Auteur"/>
          <w:rFonts w:ascii="Times New Roman" w:hAnsi="Times New Roman" w:cs="Times New Roman"/>
        </w:rPr>
      </w:pPr>
      <w:ins w:id="741" w:author="Auteur">
        <w:r>
          <w:rPr>
            <w:rFonts w:ascii="Times New Roman" w:hAnsi="Times New Roman" w:cs="Times New Roman"/>
          </w:rPr>
          <w:t>EggLayEvents/</w:t>
        </w:r>
        <w:r w:rsidRPr="000E36F7">
          <w:rPr>
            <w:rFonts w:ascii="Times New Roman" w:hAnsi="Times New Roman" w:cs="Times New Roman"/>
          </w:rPr>
          <w:t xml:space="preserve"> </w:t>
        </w:r>
        <w:r>
          <w:rPr>
            <w:rFonts w:ascii="Times New Roman" w:hAnsi="Times New Roman" w:cs="Times New Roman"/>
          </w:rPr>
          <w:t>N_BreedFemales</w:t>
        </w:r>
      </w:ins>
    </w:p>
    <w:p w14:paraId="095BF658" w14:textId="3BEC091E" w:rsidR="005C48E9" w:rsidDel="000E36F7" w:rsidRDefault="00250EEE" w:rsidP="000E36F7">
      <w:pPr>
        <w:spacing w:before="120" w:after="120" w:line="480" w:lineRule="auto"/>
        <w:jc w:val="both"/>
        <w:rPr>
          <w:del w:id="742" w:author="Auteur"/>
          <w:rFonts w:ascii="Times New Roman" w:hAnsi="Times New Roman" w:cs="Times New Roman"/>
        </w:rPr>
      </w:pPr>
      <w:ins w:id="743" w:author="Auteur">
        <w:del w:id="744" w:author="Auteur">
          <w:r w:rsidRPr="00250EEE" w:rsidDel="000E36F7">
            <w:rPr>
              <w:rFonts w:ascii="Times New Roman" w:hAnsi="Times New Roman" w:cs="Times New Roman"/>
            </w:rPr>
            <w:delText>Nbreeding/ Ntotal</w:delText>
          </w:r>
          <w:r w:rsidR="00EA70A5" w:rsidDel="000E36F7">
            <w:rPr>
              <w:rFonts w:ascii="Times New Roman" w:hAnsi="Times New Roman" w:cs="Times New Roman"/>
            </w:rPr>
            <w:delText xml:space="preserve"> . </w:delText>
          </w:r>
        </w:del>
      </w:ins>
    </w:p>
    <w:p w14:paraId="6926A035" w14:textId="77777777" w:rsidR="000E36F7" w:rsidRDefault="000E36F7" w:rsidP="000E36F7">
      <w:pPr>
        <w:spacing w:before="120" w:after="120" w:line="480" w:lineRule="auto"/>
        <w:jc w:val="both"/>
        <w:rPr>
          <w:ins w:id="745" w:author="Auteur"/>
          <w:rFonts w:ascii="Times New Roman" w:hAnsi="Times New Roman" w:cs="Times New Roman"/>
        </w:rPr>
      </w:pPr>
    </w:p>
    <w:p w14:paraId="26525762" w14:textId="77777777" w:rsidR="00452E8C" w:rsidRPr="00B11B2B" w:rsidRDefault="005C48E9" w:rsidP="000E36F7">
      <w:pPr>
        <w:spacing w:before="120" w:after="120" w:line="480" w:lineRule="auto"/>
        <w:jc w:val="both"/>
        <w:rPr>
          <w:rFonts w:ascii="Times New Roman" w:hAnsi="Times New Roman" w:cs="Times New Roman"/>
          <w:b/>
          <w:i/>
        </w:rPr>
      </w:pPr>
      <w:r w:rsidRPr="00B11B2B">
        <w:rPr>
          <w:rFonts w:ascii="Times New Roman" w:hAnsi="Times New Roman" w:cs="Times New Roman"/>
          <w:b/>
          <w:i/>
        </w:rPr>
        <w:t>Sampling:</w:t>
      </w:r>
    </w:p>
    <w:p w14:paraId="14C623C3" w14:textId="5068D9BD" w:rsidR="00D71E1E" w:rsidRPr="00611847" w:rsidRDefault="00AF41BF" w:rsidP="00D4025A">
      <w:pPr>
        <w:spacing w:before="120" w:after="120" w:line="480" w:lineRule="auto"/>
        <w:jc w:val="both"/>
        <w:rPr>
          <w:rFonts w:ascii="Times New Roman" w:hAnsi="Times New Roman" w:cs="Times New Roman"/>
          <w:i/>
          <w:color w:val="FF0000"/>
          <w:rPrChange w:id="746" w:author="Auteur">
            <w:rPr>
              <w:rFonts w:ascii="Times New Roman" w:hAnsi="Times New Roman" w:cs="Times New Roman"/>
              <w:i/>
            </w:rPr>
          </w:rPrChange>
        </w:rPr>
      </w:pPr>
      <w:del w:id="747" w:author="Auteur">
        <w:r w:rsidDel="001E7A91">
          <w:rPr>
            <w:rFonts w:ascii="Times New Roman" w:hAnsi="Times New Roman" w:cs="Times New Roman"/>
          </w:rPr>
          <w:delText xml:space="preserve">Our sampling plan used </w:delText>
        </w:r>
        <w:r w:rsidR="00D71E1E" w:rsidDel="001E7A91">
          <w:rPr>
            <w:rFonts w:ascii="Times New Roman" w:hAnsi="Times New Roman" w:cs="Times New Roman"/>
          </w:rPr>
          <w:delText xml:space="preserve">for the population peak </w:delText>
        </w:r>
        <w:r w:rsidDel="001E7A91">
          <w:rPr>
            <w:rFonts w:ascii="Times New Roman" w:hAnsi="Times New Roman" w:cs="Times New Roman"/>
          </w:rPr>
          <w:delText>is showed in Figure3</w:delText>
        </w:r>
        <w:r w:rsidR="005C48E9" w:rsidRPr="004F29B9" w:rsidDel="001E7A91">
          <w:rPr>
            <w:rFonts w:ascii="Times New Roman" w:hAnsi="Times New Roman" w:cs="Times New Roman"/>
          </w:rPr>
          <w:delText xml:space="preserve">. The sampling plan </w:delText>
        </w:r>
        <w:r w:rsidR="00E25343" w:rsidDel="001E7A91">
          <w:rPr>
            <w:rFonts w:ascii="Times New Roman" w:hAnsi="Times New Roman" w:cs="Times New Roman"/>
          </w:rPr>
          <w:delText>contains the entire</w:delText>
        </w:r>
        <w:r w:rsidR="005C48E9" w:rsidRPr="004F29B9" w:rsidDel="001E7A91">
          <w:rPr>
            <w:rFonts w:ascii="Times New Roman" w:hAnsi="Times New Roman" w:cs="Times New Roman"/>
          </w:rPr>
          <w:delText xml:space="preserve"> grid</w:delText>
        </w:r>
        <w:r w:rsidR="00E25343" w:rsidDel="001E7A91">
          <w:rPr>
            <w:rFonts w:ascii="Times New Roman" w:hAnsi="Times New Roman" w:cs="Times New Roman"/>
          </w:rPr>
          <w:delText xml:space="preserve"> without </w:delText>
        </w:r>
        <w:r w:rsidDel="001E7A91">
          <w:rPr>
            <w:rFonts w:ascii="Times New Roman" w:hAnsi="Times New Roman" w:cs="Times New Roman"/>
          </w:rPr>
          <w:delText>borders</w:delText>
        </w:r>
        <w:r w:rsidRPr="004F29B9" w:rsidDel="001E7A91">
          <w:rPr>
            <w:rFonts w:ascii="Times New Roman" w:hAnsi="Times New Roman" w:cs="Times New Roman"/>
          </w:rPr>
          <w:delText xml:space="preserve"> and</w:delText>
        </w:r>
        <w:r w:rsidR="005C48E9" w:rsidRPr="004F29B9" w:rsidDel="001E7A91">
          <w:rPr>
            <w:rFonts w:ascii="Times New Roman" w:hAnsi="Times New Roman" w:cs="Times New Roman"/>
          </w:rPr>
          <w:delText xml:space="preserve"> </w:delText>
        </w:r>
        <w:r w:rsidR="0050241C" w:rsidDel="001E7A91">
          <w:rPr>
            <w:rFonts w:ascii="Times New Roman" w:hAnsi="Times New Roman" w:cs="Times New Roman"/>
          </w:rPr>
          <w:delText>take the cell</w:delText>
        </w:r>
        <w:r w:rsidR="005C48E9" w:rsidRPr="004F29B9" w:rsidDel="001E7A91">
          <w:rPr>
            <w:rFonts w:ascii="Times New Roman" w:hAnsi="Times New Roman" w:cs="Times New Roman"/>
          </w:rPr>
          <w:delText xml:space="preserve"> at every 2 cells away from the previous. </w:delText>
        </w:r>
        <w:r w:rsidR="001C205D" w:rsidDel="001E7A91">
          <w:rPr>
            <w:rFonts w:ascii="Times New Roman" w:hAnsi="Times New Roman" w:cs="Times New Roman"/>
          </w:rPr>
          <w:delText>This sampling plan</w:delText>
        </w:r>
        <w:r w:rsidR="005C48E9" w:rsidRPr="004F29B9" w:rsidDel="001E7A91">
          <w:rPr>
            <w:rFonts w:ascii="Times New Roman" w:hAnsi="Times New Roman" w:cs="Times New Roman"/>
          </w:rPr>
          <w:delText xml:space="preserve"> contains 25 cells in </w:delText>
        </w:r>
        <w:r w:rsidR="002E1095" w:rsidDel="001E7A91">
          <w:rPr>
            <w:rFonts w:ascii="Times New Roman" w:hAnsi="Times New Roman" w:cs="Times New Roman"/>
          </w:rPr>
          <w:delText>the 15x15 grid for the 10 year-scenario</w:delText>
        </w:r>
        <w:r w:rsidR="005C48E9" w:rsidRPr="004F29B9" w:rsidDel="001E7A91">
          <w:rPr>
            <w:rFonts w:ascii="Times New Roman" w:hAnsi="Times New Roman" w:cs="Times New Roman"/>
          </w:rPr>
          <w:delText>, and 81 cel</w:delText>
        </w:r>
        <w:r w:rsidR="002E1095" w:rsidDel="001E7A91">
          <w:rPr>
            <w:rFonts w:ascii="Times New Roman" w:hAnsi="Times New Roman" w:cs="Times New Roman"/>
          </w:rPr>
          <w:delText>ls in the 25x25 grid for the 20</w:delText>
        </w:r>
        <w:r w:rsidR="00BE0A61" w:rsidDel="001E7A91">
          <w:rPr>
            <w:rFonts w:ascii="Times New Roman" w:hAnsi="Times New Roman" w:cs="Times New Roman"/>
          </w:rPr>
          <w:delText>-</w:delText>
        </w:r>
        <w:r w:rsidR="002E1095" w:rsidDel="001E7A91">
          <w:rPr>
            <w:rFonts w:ascii="Times New Roman" w:hAnsi="Times New Roman" w:cs="Times New Roman"/>
          </w:rPr>
          <w:delText>year</w:delText>
        </w:r>
        <w:r w:rsidR="0050241C" w:rsidDel="001E7A91">
          <w:rPr>
            <w:rFonts w:ascii="Times New Roman" w:hAnsi="Times New Roman" w:cs="Times New Roman"/>
          </w:rPr>
          <w:delText xml:space="preserve"> </w:delText>
        </w:r>
        <w:r w:rsidR="002E1095" w:rsidDel="001E7A91">
          <w:rPr>
            <w:rFonts w:ascii="Times New Roman" w:hAnsi="Times New Roman" w:cs="Times New Roman"/>
          </w:rPr>
          <w:delText>and 40</w:delText>
        </w:r>
        <w:r w:rsidR="00BE0A61" w:rsidDel="001E7A91">
          <w:rPr>
            <w:rFonts w:ascii="Times New Roman" w:hAnsi="Times New Roman" w:cs="Times New Roman"/>
          </w:rPr>
          <w:delText>-</w:delText>
        </w:r>
        <w:r w:rsidR="005C48E9" w:rsidRPr="004F29B9" w:rsidDel="001E7A91">
          <w:rPr>
            <w:rFonts w:ascii="Times New Roman" w:hAnsi="Times New Roman" w:cs="Times New Roman"/>
          </w:rPr>
          <w:delText>year</w:delText>
        </w:r>
        <w:r w:rsidR="00BE0A61" w:rsidDel="001E7A91">
          <w:rPr>
            <w:rFonts w:ascii="Times New Roman" w:hAnsi="Times New Roman" w:cs="Times New Roman"/>
          </w:rPr>
          <w:delText xml:space="preserve"> s</w:delText>
        </w:r>
        <w:r w:rsidR="002E1095" w:rsidDel="001E7A91">
          <w:rPr>
            <w:rFonts w:ascii="Times New Roman" w:hAnsi="Times New Roman" w:cs="Times New Roman"/>
          </w:rPr>
          <w:delText>cenario</w:delText>
        </w:r>
        <w:r w:rsidR="0050241C" w:rsidDel="001E7A91">
          <w:rPr>
            <w:rFonts w:ascii="Times New Roman" w:hAnsi="Times New Roman" w:cs="Times New Roman"/>
          </w:rPr>
          <w:delText>s. It</w:delText>
        </w:r>
        <w:r w:rsidR="005C48E9" w:rsidRPr="004F29B9" w:rsidDel="001E7A91">
          <w:rPr>
            <w:rFonts w:ascii="Times New Roman" w:hAnsi="Times New Roman" w:cs="Times New Roman"/>
          </w:rPr>
          <w:delText xml:space="preserve"> cover</w:delText>
        </w:r>
        <w:r w:rsidR="0050241C" w:rsidDel="001E7A91">
          <w:rPr>
            <w:rFonts w:ascii="Times New Roman" w:hAnsi="Times New Roman" w:cs="Times New Roman"/>
          </w:rPr>
          <w:delText>s</w:delText>
        </w:r>
        <w:r w:rsidR="005C48E9" w:rsidRPr="004F29B9" w:rsidDel="001E7A91">
          <w:rPr>
            <w:rFonts w:ascii="Times New Roman" w:hAnsi="Times New Roman" w:cs="Times New Roman"/>
          </w:rPr>
          <w:delText xml:space="preserve"> 11.11% and 12.96% of the total landscape surface correspondingly</w:delText>
        </w:r>
        <w:r w:rsidR="002E1095" w:rsidDel="001E7A91">
          <w:rPr>
            <w:rFonts w:ascii="Times New Roman" w:hAnsi="Times New Roman" w:cs="Times New Roman"/>
          </w:rPr>
          <w:delText>.</w:delText>
        </w:r>
        <w:r w:rsidR="005C48E9" w:rsidDel="001E7A91">
          <w:rPr>
            <w:rFonts w:ascii="Times New Roman" w:hAnsi="Times New Roman" w:cs="Times New Roman"/>
          </w:rPr>
          <w:delText xml:space="preserve">  </w:delText>
        </w:r>
        <w:r w:rsidR="00D71E1E" w:rsidDel="001E7A91">
          <w:rPr>
            <w:rFonts w:ascii="Times New Roman" w:hAnsi="Times New Roman" w:cs="Times New Roman"/>
          </w:rPr>
          <w:delText xml:space="preserve">For the valley populations, because during the crash, the total size of the refuges is relatively small, we take all individuals in </w:delText>
        </w:r>
        <w:r w:rsidR="0050241C" w:rsidDel="001E7A91">
          <w:rPr>
            <w:rFonts w:ascii="Times New Roman" w:hAnsi="Times New Roman" w:cs="Times New Roman"/>
          </w:rPr>
          <w:delText>the entire refuge</w:delText>
        </w:r>
        <w:r w:rsidR="00D71E1E" w:rsidDel="001E7A91">
          <w:rPr>
            <w:rFonts w:ascii="Times New Roman" w:hAnsi="Times New Roman" w:cs="Times New Roman"/>
          </w:rPr>
          <w:delText>.</w:delText>
        </w:r>
      </w:del>
      <w:ins w:id="748" w:author="Auteur">
        <w:r w:rsidR="00D070CD" w:rsidRPr="002F6763">
          <w:rPr>
            <w:rFonts w:ascii="Times New Roman" w:hAnsi="Times New Roman" w:cs="Times New Roman"/>
          </w:rPr>
          <w:t xml:space="preserve">We first find out population peaks and valleys </w:t>
        </w:r>
        <w:del w:id="749" w:author="Auteur">
          <w:r w:rsidR="00D070CD" w:rsidRPr="002F6763" w:rsidDel="00E73233">
            <w:rPr>
              <w:rFonts w:ascii="Times New Roman" w:hAnsi="Times New Roman" w:cs="Times New Roman"/>
            </w:rPr>
            <w:delText>depending on</w:delText>
          </w:r>
        </w:del>
        <w:r w:rsidR="00E73233">
          <w:rPr>
            <w:rFonts w:ascii="Times New Roman" w:hAnsi="Times New Roman" w:cs="Times New Roman"/>
          </w:rPr>
          <w:t>according to</w:t>
        </w:r>
        <w:r w:rsidR="00D070CD" w:rsidRPr="002F6763">
          <w:rPr>
            <w:rFonts w:ascii="Times New Roman" w:hAnsi="Times New Roman" w:cs="Times New Roman"/>
          </w:rPr>
          <w:t xml:space="preserve"> the number</w:t>
        </w:r>
        <w:r w:rsidR="00AE48F0">
          <w:rPr>
            <w:rFonts w:ascii="Times New Roman" w:hAnsi="Times New Roman" w:cs="Times New Roman"/>
          </w:rPr>
          <w:t>s</w:t>
        </w:r>
        <w:r w:rsidR="00D070CD" w:rsidRPr="002F6763">
          <w:rPr>
            <w:rFonts w:ascii="Times New Roman" w:hAnsi="Times New Roman" w:cs="Times New Roman"/>
          </w:rPr>
          <w:t xml:space="preserve"> of the individuals in the generation. Peaks are </w:t>
        </w:r>
        <w:del w:id="750" w:author="Auteur">
          <w:r w:rsidR="00D070CD" w:rsidRPr="002F6763" w:rsidDel="00AC180D">
            <w:rPr>
              <w:rFonts w:ascii="Times New Roman" w:hAnsi="Times New Roman" w:cs="Times New Roman"/>
            </w:rPr>
            <w:delText>where</w:delText>
          </w:r>
        </w:del>
        <w:r w:rsidR="00AC180D">
          <w:rPr>
            <w:rFonts w:ascii="Times New Roman" w:hAnsi="Times New Roman" w:cs="Times New Roman"/>
          </w:rPr>
          <w:t>when</w:t>
        </w:r>
        <w:r w:rsidR="00D070CD" w:rsidRPr="002F6763">
          <w:rPr>
            <w:rFonts w:ascii="Times New Roman" w:hAnsi="Times New Roman" w:cs="Times New Roman"/>
          </w:rPr>
          <w:t xml:space="preserve"> population </w:t>
        </w:r>
        <w:del w:id="751" w:author="Auteur">
          <w:r w:rsidR="00D070CD" w:rsidRPr="002F6763" w:rsidDel="00AC180D">
            <w:rPr>
              <w:rFonts w:ascii="Times New Roman" w:hAnsi="Times New Roman" w:cs="Times New Roman"/>
            </w:rPr>
            <w:delText xml:space="preserve">sizes </w:delText>
          </w:r>
        </w:del>
        <w:r w:rsidR="00AC180D">
          <w:rPr>
            <w:rFonts w:ascii="Times New Roman" w:hAnsi="Times New Roman" w:cs="Times New Roman"/>
          </w:rPr>
          <w:t>are</w:t>
        </w:r>
        <w:del w:id="752" w:author="Auteur">
          <w:r w:rsidR="00D070CD" w:rsidRPr="002F6763" w:rsidDel="00AC180D">
            <w:rPr>
              <w:rFonts w:ascii="Times New Roman" w:hAnsi="Times New Roman" w:cs="Times New Roman"/>
            </w:rPr>
            <w:delText>are</w:delText>
          </w:r>
        </w:del>
        <w:r w:rsidR="00D070CD" w:rsidRPr="002F6763">
          <w:rPr>
            <w:rFonts w:ascii="Times New Roman" w:hAnsi="Times New Roman" w:cs="Times New Roman"/>
          </w:rPr>
          <w:t xml:space="preserve"> the biggest</w:t>
        </w:r>
        <w:r w:rsidR="00AE48F0">
          <w:rPr>
            <w:rFonts w:ascii="Times New Roman" w:hAnsi="Times New Roman" w:cs="Times New Roman"/>
          </w:rPr>
          <w:t xml:space="preserve"> in a cycle</w:t>
        </w:r>
        <w:r w:rsidR="00D070CD" w:rsidRPr="002F6763">
          <w:rPr>
            <w:rFonts w:ascii="Times New Roman" w:hAnsi="Times New Roman" w:cs="Times New Roman"/>
          </w:rPr>
          <w:t xml:space="preserve"> and valleys are the generations that have minimum populations</w:t>
        </w:r>
        <w:del w:id="753" w:author="Auteur">
          <w:r w:rsidR="00D070CD" w:rsidRPr="002F6763" w:rsidDel="00AE48F0">
            <w:rPr>
              <w:rFonts w:ascii="Times New Roman" w:hAnsi="Times New Roman" w:cs="Times New Roman"/>
            </w:rPr>
            <w:delText xml:space="preserve"> during a K cycle</w:delText>
          </w:r>
          <w:r w:rsidR="001E7A91" w:rsidDel="00D070CD">
            <w:rPr>
              <w:rFonts w:ascii="Times New Roman" w:hAnsi="Times New Roman" w:cs="Times New Roman"/>
            </w:rPr>
            <w:delText>For each replicate, we got 10 peaks and 10 valleys according to the population size at each timestep</w:delText>
          </w:r>
        </w:del>
        <w:r w:rsidR="001E7A91">
          <w:rPr>
            <w:rFonts w:ascii="Times New Roman" w:hAnsi="Times New Roman" w:cs="Times New Roman"/>
          </w:rPr>
          <w:t xml:space="preserve">. </w:t>
        </w:r>
        <w:del w:id="754" w:author="Auteur">
          <w:r w:rsidR="001E7A91" w:rsidDel="00513B8F">
            <w:rPr>
              <w:rFonts w:ascii="Times New Roman" w:hAnsi="Times New Roman" w:cs="Times New Roman"/>
            </w:rPr>
            <w:delText>These</w:delText>
          </w:r>
        </w:del>
        <w:r w:rsidR="00513B8F">
          <w:rPr>
            <w:rFonts w:ascii="Times New Roman" w:hAnsi="Times New Roman" w:cs="Times New Roman"/>
          </w:rPr>
          <w:t>Population</w:t>
        </w:r>
        <w:r w:rsidR="001E7A91">
          <w:rPr>
            <w:rFonts w:ascii="Times New Roman" w:hAnsi="Times New Roman" w:cs="Times New Roman"/>
          </w:rPr>
          <w:t xml:space="preserve"> peaks </w:t>
        </w:r>
        <w:del w:id="755" w:author="Auteur">
          <w:r w:rsidR="001E7A91" w:rsidDel="00513B8F">
            <w:rPr>
              <w:rFonts w:ascii="Times New Roman" w:hAnsi="Times New Roman" w:cs="Times New Roman"/>
            </w:rPr>
            <w:delText xml:space="preserve">and valleys </w:delText>
          </w:r>
        </w:del>
        <w:r w:rsidR="001E7A91">
          <w:rPr>
            <w:rFonts w:ascii="Times New Roman" w:hAnsi="Times New Roman" w:cs="Times New Roman"/>
          </w:rPr>
          <w:t xml:space="preserve">are used as our sampling timesteps. </w:t>
        </w:r>
        <w:r w:rsidR="00293141">
          <w:rPr>
            <w:rFonts w:ascii="Times New Roman" w:hAnsi="Times New Roman" w:cs="Times New Roman"/>
          </w:rPr>
          <w:t>Then we sampled 10% of the individuals from the output information at the timestep to study their genetic structure.</w:t>
        </w:r>
        <w:r w:rsidR="00B423C2">
          <w:rPr>
            <w:rFonts w:ascii="Times New Roman" w:hAnsi="Times New Roman" w:cs="Times New Roman"/>
          </w:rPr>
          <w:t xml:space="preserve"> </w:t>
        </w:r>
        <w:del w:id="756" w:author="Auteur">
          <w:r w:rsidR="00B423C2" w:rsidDel="00567540">
            <w:rPr>
              <w:rFonts w:ascii="Times New Roman" w:hAnsi="Times New Roman" w:cs="Times New Roman"/>
              <w:color w:val="FF0000"/>
            </w:rPr>
            <w:delText>need a table shows the sampling size for each replicate in the Result section.</w:delText>
          </w:r>
        </w:del>
      </w:ins>
    </w:p>
    <w:p w14:paraId="4AD60DF4" w14:textId="77814A19" w:rsidR="005E2179" w:rsidRPr="002F6763" w:rsidDel="001E7A91" w:rsidRDefault="009739FE" w:rsidP="002F6763">
      <w:pPr>
        <w:snapToGrid w:val="0"/>
        <w:spacing w:after="0" w:line="480" w:lineRule="auto"/>
        <w:rPr>
          <w:del w:id="757" w:author="Auteur"/>
          <w:rFonts w:ascii="Times New Roman" w:hAnsi="Times New Roman" w:cs="Times New Roman"/>
        </w:rPr>
      </w:pPr>
      <w:del w:id="758" w:author="Auteur">
        <w:r w:rsidDel="001E7A91">
          <w:rPr>
            <w:rFonts w:ascii="Times New Roman" w:hAnsi="Times New Roman" w:cs="Times New Roman"/>
            <w:noProof/>
          </w:rPr>
          <w:delText>a)</w:delText>
        </w:r>
        <w:r w:rsidR="00D34DC6" w:rsidRPr="002F6763" w:rsidDel="001E7A91">
          <w:rPr>
            <w:rFonts w:ascii="Times New Roman" w:hAnsi="Times New Roman" w:cs="Times New Roman"/>
            <w:noProof/>
            <w:lang w:eastAsia="en-CA"/>
          </w:rPr>
          <w:drawing>
            <wp:inline distT="0" distB="0" distL="0" distR="0" wp14:anchorId="7C4188E6" wp14:editId="0B19535A">
              <wp:extent cx="2089302" cy="20701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 15x15.png"/>
                      <pic:cNvPicPr/>
                    </pic:nvPicPr>
                    <pic:blipFill rotWithShape="1">
                      <a:blip r:embed="rId25" cstate="print">
                        <a:extLst>
                          <a:ext uri="{28A0092B-C50C-407E-A947-70E740481C1C}">
                            <a14:useLocalDpi xmlns:a14="http://schemas.microsoft.com/office/drawing/2010/main" val="0"/>
                          </a:ext>
                        </a:extLst>
                      </a:blip>
                      <a:srcRect l="7730" t="2451" r="26569" b="3237"/>
                      <a:stretch/>
                    </pic:blipFill>
                    <pic:spPr bwMode="auto">
                      <a:xfrm>
                        <a:off x="0" y="0"/>
                        <a:ext cx="2092389" cy="2073159"/>
                      </a:xfrm>
                      <a:prstGeom prst="rect">
                        <a:avLst/>
                      </a:prstGeom>
                      <a:ln>
                        <a:noFill/>
                      </a:ln>
                      <a:extLst>
                        <a:ext uri="{53640926-AAD7-44D8-BBD7-CCE9431645EC}">
                          <a14:shadowObscured xmlns:a14="http://schemas.microsoft.com/office/drawing/2010/main"/>
                        </a:ext>
                      </a:extLst>
                    </pic:spPr>
                  </pic:pic>
                </a:graphicData>
              </a:graphic>
            </wp:inline>
          </w:drawing>
        </w:r>
        <w:r w:rsidDel="001E7A91">
          <w:rPr>
            <w:rFonts w:ascii="Times New Roman" w:hAnsi="Times New Roman" w:cs="Times New Roman"/>
            <w:noProof/>
          </w:rPr>
          <w:delText xml:space="preserve"> </w:delText>
        </w:r>
        <w:r w:rsidR="00452E8C" w:rsidDel="001E7A91">
          <w:rPr>
            <w:rFonts w:ascii="Times New Roman" w:hAnsi="Times New Roman" w:cs="Times New Roman"/>
          </w:rPr>
          <w:delText>b)</w:delText>
        </w:r>
        <w:r w:rsidR="00D34DC6" w:rsidRPr="002F6763" w:rsidDel="001E7A91">
          <w:rPr>
            <w:rFonts w:ascii="Times New Roman" w:hAnsi="Times New Roman" w:cs="Times New Roman"/>
            <w:noProof/>
            <w:lang w:eastAsia="en-CA"/>
          </w:rPr>
          <w:drawing>
            <wp:inline distT="0" distB="0" distL="0" distR="0" wp14:anchorId="6ECE7427" wp14:editId="1A749392">
              <wp:extent cx="3321050" cy="317366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ing 25x25.png"/>
                      <pic:cNvPicPr/>
                    </pic:nvPicPr>
                    <pic:blipFill rotWithShape="1">
                      <a:blip r:embed="rId26" cstate="print">
                        <a:extLst>
                          <a:ext uri="{28A0092B-C50C-407E-A947-70E740481C1C}">
                            <a14:useLocalDpi xmlns:a14="http://schemas.microsoft.com/office/drawing/2010/main" val="0"/>
                          </a:ext>
                        </a:extLst>
                      </a:blip>
                      <a:srcRect l="6415" t="2556" r="25285" b="2881"/>
                      <a:stretch/>
                    </pic:blipFill>
                    <pic:spPr bwMode="auto">
                      <a:xfrm>
                        <a:off x="0" y="0"/>
                        <a:ext cx="3321050" cy="3173662"/>
                      </a:xfrm>
                      <a:prstGeom prst="rect">
                        <a:avLst/>
                      </a:prstGeom>
                      <a:ln>
                        <a:noFill/>
                      </a:ln>
                      <a:extLst>
                        <a:ext uri="{53640926-AAD7-44D8-BBD7-CCE9431645EC}">
                          <a14:shadowObscured xmlns:a14="http://schemas.microsoft.com/office/drawing/2010/main"/>
                        </a:ext>
                      </a:extLst>
                    </pic:spPr>
                  </pic:pic>
                </a:graphicData>
              </a:graphic>
            </wp:inline>
          </w:drawing>
        </w:r>
      </w:del>
    </w:p>
    <w:p w14:paraId="3BBCF4C9" w14:textId="56457642" w:rsidR="00E67D5D" w:rsidRPr="00B11B2B" w:rsidDel="001E7A91" w:rsidRDefault="00E67D5D" w:rsidP="00D4025A">
      <w:pPr>
        <w:snapToGrid w:val="0"/>
        <w:spacing w:after="0" w:line="240" w:lineRule="auto"/>
        <w:rPr>
          <w:del w:id="759" w:author="Auteur"/>
          <w:rFonts w:ascii="Times New Roman" w:hAnsi="Times New Roman" w:cs="Times New Roman"/>
          <w:sz w:val="20"/>
          <w:szCs w:val="20"/>
        </w:rPr>
      </w:pPr>
      <w:del w:id="760" w:author="Auteur">
        <w:r w:rsidRPr="00B11B2B" w:rsidDel="001E7A91">
          <w:rPr>
            <w:rFonts w:ascii="Times New Roman" w:hAnsi="Times New Roman" w:cs="Times New Roman"/>
            <w:sz w:val="20"/>
            <w:szCs w:val="20"/>
          </w:rPr>
          <w:delText>Figure 3:</w:delText>
        </w:r>
        <w:r w:rsidR="00452E8C" w:rsidRPr="00B11B2B" w:rsidDel="001E7A91">
          <w:rPr>
            <w:rFonts w:ascii="Times New Roman" w:hAnsi="Times New Roman" w:cs="Times New Roman"/>
            <w:sz w:val="20"/>
            <w:szCs w:val="20"/>
          </w:rPr>
          <w:delText xml:space="preserve"> </w:delText>
        </w:r>
        <w:r w:rsidR="0050241C" w:rsidRPr="00B11B2B" w:rsidDel="001E7A91">
          <w:rPr>
            <w:rFonts w:ascii="Times New Roman" w:hAnsi="Times New Roman" w:cs="Times New Roman"/>
            <w:sz w:val="20"/>
            <w:szCs w:val="20"/>
          </w:rPr>
          <w:delText xml:space="preserve">Peak population </w:delText>
        </w:r>
        <w:r w:rsidR="00452E8C" w:rsidRPr="00B11B2B" w:rsidDel="001E7A91">
          <w:rPr>
            <w:rFonts w:ascii="Times New Roman" w:hAnsi="Times New Roman" w:cs="Times New Roman"/>
            <w:sz w:val="20"/>
            <w:szCs w:val="20"/>
          </w:rPr>
          <w:delText>sampling plan of a)10year-scenario with a 15*15grid b)20year and 40year-scenarios with 25*25grid. Red cells represent the sampled cells</w:delText>
        </w:r>
        <w:r w:rsidR="005335E8" w:rsidRPr="00B11B2B" w:rsidDel="001E7A91">
          <w:rPr>
            <w:rFonts w:ascii="Times New Roman" w:hAnsi="Times New Roman" w:cs="Times New Roman"/>
            <w:sz w:val="20"/>
            <w:szCs w:val="20"/>
          </w:rPr>
          <w:delText>.</w:delText>
        </w:r>
      </w:del>
    </w:p>
    <w:p w14:paraId="7D3FDA89" w14:textId="77777777" w:rsidR="00D4025A" w:rsidRPr="002F6763" w:rsidRDefault="00D4025A" w:rsidP="00D4025A">
      <w:pPr>
        <w:snapToGrid w:val="0"/>
        <w:spacing w:after="0" w:line="240" w:lineRule="auto"/>
        <w:rPr>
          <w:rFonts w:ascii="Times New Roman" w:hAnsi="Times New Roman" w:cs="Times New Roman"/>
        </w:rPr>
      </w:pPr>
    </w:p>
    <w:p w14:paraId="72B542BE" w14:textId="5B149D63" w:rsidR="00452E8C" w:rsidRPr="00B11B2B" w:rsidRDefault="00AF0D45" w:rsidP="00D4025A">
      <w:pPr>
        <w:snapToGrid w:val="0"/>
        <w:spacing w:after="0" w:line="480" w:lineRule="auto"/>
        <w:jc w:val="both"/>
        <w:rPr>
          <w:rFonts w:ascii="Times New Roman" w:hAnsi="Times New Roman" w:cs="Times New Roman"/>
          <w:b/>
          <w:i/>
        </w:rPr>
      </w:pPr>
      <w:r w:rsidRPr="00B11B2B">
        <w:rPr>
          <w:rFonts w:ascii="Times New Roman" w:hAnsi="Times New Roman" w:cs="Times New Roman"/>
          <w:b/>
          <w:i/>
        </w:rPr>
        <w:t>Test and analysis:</w:t>
      </w:r>
      <w:r w:rsidR="005B7DED" w:rsidRPr="00B11B2B">
        <w:rPr>
          <w:rFonts w:ascii="Times New Roman" w:hAnsi="Times New Roman" w:cs="Times New Roman"/>
          <w:b/>
          <w:i/>
        </w:rPr>
        <w:t xml:space="preserve"> </w:t>
      </w:r>
    </w:p>
    <w:p w14:paraId="0C49EE12" w14:textId="487876AB" w:rsidR="000B516E" w:rsidRPr="002F6763" w:rsidRDefault="00CF1E43" w:rsidP="00D4025A">
      <w:pPr>
        <w:snapToGrid w:val="0"/>
        <w:spacing w:before="120" w:after="120" w:line="480" w:lineRule="auto"/>
        <w:jc w:val="both"/>
        <w:rPr>
          <w:rFonts w:ascii="Times New Roman" w:hAnsi="Times New Roman" w:cs="Times New Roman"/>
        </w:rPr>
      </w:pPr>
      <w:r w:rsidRPr="002F6763">
        <w:rPr>
          <w:rFonts w:ascii="Times New Roman" w:hAnsi="Times New Roman" w:cs="Times New Roman"/>
        </w:rPr>
        <w:t xml:space="preserve">The output of each </w:t>
      </w:r>
      <w:r w:rsidR="009A6CCD">
        <w:rPr>
          <w:rFonts w:ascii="Times New Roman" w:hAnsi="Times New Roman" w:cs="Times New Roman"/>
        </w:rPr>
        <w:t>replicate</w:t>
      </w:r>
      <w:r w:rsidRPr="002F6763">
        <w:rPr>
          <w:rFonts w:ascii="Times New Roman" w:hAnsi="Times New Roman" w:cs="Times New Roman"/>
        </w:rPr>
        <w:t xml:space="preserve"> has been analysed</w:t>
      </w:r>
      <w:r w:rsidR="00A2216F" w:rsidRPr="002F6763">
        <w:rPr>
          <w:rFonts w:ascii="Times New Roman" w:hAnsi="Times New Roman" w:cs="Times New Roman"/>
        </w:rPr>
        <w:t xml:space="preserve"> in R</w:t>
      </w:r>
      <w:del w:id="761" w:author="Auteur">
        <w:r w:rsidRPr="002F6763" w:rsidDel="00561DEC">
          <w:rPr>
            <w:rFonts w:ascii="Times New Roman" w:hAnsi="Times New Roman" w:cs="Times New Roman"/>
          </w:rPr>
          <w:delText xml:space="preserve">. </w:delText>
        </w:r>
        <w:r w:rsidR="004800EE" w:rsidRPr="002F6763" w:rsidDel="00561DEC">
          <w:rPr>
            <w:rFonts w:ascii="Times New Roman" w:hAnsi="Times New Roman" w:cs="Times New Roman"/>
          </w:rPr>
          <w:delText>We f</w:delText>
        </w:r>
        <w:r w:rsidR="00A2216F" w:rsidRPr="002F6763" w:rsidDel="00561DEC">
          <w:rPr>
            <w:rFonts w:ascii="Times New Roman" w:hAnsi="Times New Roman" w:cs="Times New Roman"/>
          </w:rPr>
          <w:delText xml:space="preserve">irst find out </w:delText>
        </w:r>
        <w:r w:rsidRPr="002F6763" w:rsidDel="00561DEC">
          <w:rPr>
            <w:rFonts w:ascii="Times New Roman" w:hAnsi="Times New Roman" w:cs="Times New Roman"/>
          </w:rPr>
          <w:delText xml:space="preserve">population peaks and valleys depending on the number of the individuals in the generation. Peaks </w:delText>
        </w:r>
        <w:r w:rsidR="00EB6F06" w:rsidRPr="002F6763" w:rsidDel="00561DEC">
          <w:rPr>
            <w:rFonts w:ascii="Times New Roman" w:hAnsi="Times New Roman" w:cs="Times New Roman"/>
          </w:rPr>
          <w:delText>are</w:delText>
        </w:r>
        <w:r w:rsidRPr="002F6763" w:rsidDel="00561DEC">
          <w:rPr>
            <w:rFonts w:ascii="Times New Roman" w:hAnsi="Times New Roman" w:cs="Times New Roman"/>
          </w:rPr>
          <w:delText xml:space="preserve"> where population size</w:delText>
        </w:r>
        <w:r w:rsidR="00EB6F06" w:rsidRPr="002F6763" w:rsidDel="00561DEC">
          <w:rPr>
            <w:rFonts w:ascii="Times New Roman" w:hAnsi="Times New Roman" w:cs="Times New Roman"/>
          </w:rPr>
          <w:delText>s</w:delText>
        </w:r>
        <w:r w:rsidRPr="002F6763" w:rsidDel="00561DEC">
          <w:rPr>
            <w:rFonts w:ascii="Times New Roman" w:hAnsi="Times New Roman" w:cs="Times New Roman"/>
          </w:rPr>
          <w:delText xml:space="preserve"> </w:delText>
        </w:r>
        <w:r w:rsidR="00EB6F06" w:rsidRPr="002F6763" w:rsidDel="00561DEC">
          <w:rPr>
            <w:rFonts w:ascii="Times New Roman" w:hAnsi="Times New Roman" w:cs="Times New Roman"/>
          </w:rPr>
          <w:delText>are</w:delText>
        </w:r>
        <w:r w:rsidRPr="002F6763" w:rsidDel="00561DEC">
          <w:rPr>
            <w:rFonts w:ascii="Times New Roman" w:hAnsi="Times New Roman" w:cs="Times New Roman"/>
          </w:rPr>
          <w:delText xml:space="preserve"> the biggest and valleys are the generations</w:delText>
        </w:r>
        <w:r w:rsidR="00EB6F06" w:rsidRPr="002F6763" w:rsidDel="00561DEC">
          <w:rPr>
            <w:rFonts w:ascii="Times New Roman" w:hAnsi="Times New Roman" w:cs="Times New Roman"/>
          </w:rPr>
          <w:delText xml:space="preserve"> that</w:delText>
        </w:r>
        <w:r w:rsidRPr="002F6763" w:rsidDel="00561DEC">
          <w:rPr>
            <w:rFonts w:ascii="Times New Roman" w:hAnsi="Times New Roman" w:cs="Times New Roman"/>
          </w:rPr>
          <w:delText xml:space="preserve"> have minimum population</w:delText>
        </w:r>
        <w:r w:rsidR="00EB6F06" w:rsidRPr="002F6763" w:rsidDel="00561DEC">
          <w:rPr>
            <w:rFonts w:ascii="Times New Roman" w:hAnsi="Times New Roman" w:cs="Times New Roman"/>
          </w:rPr>
          <w:delText>s</w:delText>
        </w:r>
        <w:r w:rsidRPr="002F6763" w:rsidDel="00561DEC">
          <w:rPr>
            <w:rFonts w:ascii="Times New Roman" w:hAnsi="Times New Roman" w:cs="Times New Roman"/>
          </w:rPr>
          <w:delText xml:space="preserve"> during a K cycle</w:delText>
        </w:r>
      </w:del>
      <w:r w:rsidRPr="002F6763">
        <w:rPr>
          <w:rFonts w:ascii="Times New Roman" w:hAnsi="Times New Roman" w:cs="Times New Roman"/>
        </w:rPr>
        <w:t xml:space="preserve">. </w:t>
      </w:r>
      <w:del w:id="762" w:author="Auteur">
        <w:r w:rsidR="00A2216F" w:rsidRPr="002F6763" w:rsidDel="0007375E">
          <w:rPr>
            <w:rFonts w:ascii="Times New Roman" w:hAnsi="Times New Roman" w:cs="Times New Roman"/>
          </w:rPr>
          <w:delText>Metadata of peaks</w:delText>
        </w:r>
      </w:del>
      <w:ins w:id="763" w:author="Auteur">
        <w:r w:rsidR="0007375E">
          <w:rPr>
            <w:rFonts w:ascii="Times New Roman" w:hAnsi="Times New Roman" w:cs="Times New Roman"/>
          </w:rPr>
          <w:t>Samples</w:t>
        </w:r>
      </w:ins>
      <w:r w:rsidR="00A2216F" w:rsidRPr="002F6763">
        <w:rPr>
          <w:rFonts w:ascii="Times New Roman" w:hAnsi="Times New Roman" w:cs="Times New Roman"/>
        </w:rPr>
        <w:t xml:space="preserve"> </w:t>
      </w:r>
      <w:del w:id="764" w:author="Auteur">
        <w:r w:rsidR="00A2216F" w:rsidRPr="002F6763" w:rsidDel="0007375E">
          <w:rPr>
            <w:rFonts w:ascii="Times New Roman" w:hAnsi="Times New Roman" w:cs="Times New Roman"/>
          </w:rPr>
          <w:delText xml:space="preserve">and valleys </w:delText>
        </w:r>
      </w:del>
      <w:r w:rsidR="00A2216F" w:rsidRPr="002F6763">
        <w:rPr>
          <w:rFonts w:ascii="Times New Roman" w:hAnsi="Times New Roman" w:cs="Times New Roman"/>
        </w:rPr>
        <w:t xml:space="preserve">were </w:t>
      </w:r>
      <w:del w:id="765" w:author="Auteur">
        <w:r w:rsidR="00A2216F" w:rsidRPr="002F6763" w:rsidDel="00561DEC">
          <w:rPr>
            <w:rFonts w:ascii="Times New Roman" w:hAnsi="Times New Roman" w:cs="Times New Roman"/>
          </w:rPr>
          <w:delText>convert</w:delText>
        </w:r>
      </w:del>
      <w:ins w:id="766" w:author="Auteur">
        <w:r w:rsidR="00561DEC" w:rsidRPr="002F6763">
          <w:rPr>
            <w:rFonts w:ascii="Times New Roman" w:hAnsi="Times New Roman" w:cs="Times New Roman"/>
          </w:rPr>
          <w:t>converted</w:t>
        </w:r>
      </w:ins>
      <w:r w:rsidR="00A2216F" w:rsidRPr="002F6763">
        <w:rPr>
          <w:rFonts w:ascii="Times New Roman" w:hAnsi="Times New Roman" w:cs="Times New Roman"/>
        </w:rPr>
        <w:t xml:space="preserve"> into genind object using function df2genind of the “adegenet” package</w:t>
      </w:r>
      <w:r w:rsidR="00473980" w:rsidRPr="002F6763">
        <w:rPr>
          <w:rFonts w:ascii="Times New Roman" w:hAnsi="Times New Roman" w:cs="Times New Roman"/>
        </w:rPr>
        <w:t xml:space="preserve">. </w:t>
      </w:r>
      <w:commentRangeStart w:id="767"/>
      <w:del w:id="768" w:author="Auteur">
        <w:r w:rsidR="00473980" w:rsidRPr="002F6763" w:rsidDel="008A1C9A">
          <w:rPr>
            <w:rFonts w:ascii="Times New Roman" w:hAnsi="Times New Roman" w:cs="Times New Roman"/>
          </w:rPr>
          <w:delText>Genetic information of individuals</w:delText>
        </w:r>
        <w:r w:rsidR="00AA43E7" w:rsidRPr="002F6763" w:rsidDel="008A1C9A">
          <w:rPr>
            <w:rFonts w:ascii="Times New Roman" w:hAnsi="Times New Roman" w:cs="Times New Roman"/>
          </w:rPr>
          <w:delText xml:space="preserve"> in the sampling sites</w:delText>
        </w:r>
      </w:del>
      <w:ins w:id="769" w:author="Auteur">
        <w:del w:id="770" w:author="Auteur">
          <w:r w:rsidR="00D5025C" w:rsidDel="008A1C9A">
            <w:rPr>
              <w:rFonts w:ascii="Times New Roman" w:hAnsi="Times New Roman" w:cs="Times New Roman"/>
            </w:rPr>
            <w:delText>sampled</w:delText>
          </w:r>
        </w:del>
      </w:ins>
      <w:del w:id="771" w:author="Auteur">
        <w:r w:rsidR="00AA43E7" w:rsidRPr="002F6763" w:rsidDel="008A1C9A">
          <w:rPr>
            <w:rFonts w:ascii="Times New Roman" w:hAnsi="Times New Roman" w:cs="Times New Roman"/>
          </w:rPr>
          <w:delText xml:space="preserve"> were then </w:delText>
        </w:r>
        <w:r w:rsidR="00473980" w:rsidRPr="002F6763" w:rsidDel="008A1C9A">
          <w:rPr>
            <w:rFonts w:ascii="Times New Roman" w:hAnsi="Times New Roman" w:cs="Times New Roman"/>
          </w:rPr>
          <w:delText>extracted and transformed in to data frames and exported in to .csv files for the further research.</w:delText>
        </w:r>
        <w:r w:rsidR="009A6CCD" w:rsidDel="008A1C9A">
          <w:rPr>
            <w:rFonts w:ascii="Times New Roman" w:hAnsi="Times New Roman" w:cs="Times New Roman"/>
          </w:rPr>
          <w:delText xml:space="preserve"> </w:delText>
        </w:r>
      </w:del>
      <w:commentRangeEnd w:id="767"/>
      <w:r w:rsidR="001677A5">
        <w:rPr>
          <w:rStyle w:val="Marquedecommentaire"/>
        </w:rPr>
        <w:commentReference w:id="767"/>
      </w:r>
      <w:r w:rsidR="009A6CCD">
        <w:rPr>
          <w:rFonts w:ascii="Times New Roman" w:hAnsi="Times New Roman" w:cs="Times New Roman"/>
        </w:rPr>
        <w:t>W</w:t>
      </w:r>
      <w:r w:rsidR="00876B6E">
        <w:rPr>
          <w:rFonts w:ascii="Times New Roman" w:hAnsi="Times New Roman" w:cs="Times New Roman"/>
        </w:rPr>
        <w:t xml:space="preserve">e </w:t>
      </w:r>
      <w:ins w:id="772" w:author="Auteur">
        <w:r w:rsidR="00D5025C">
          <w:rPr>
            <w:rFonts w:ascii="Times New Roman" w:hAnsi="Times New Roman" w:cs="Times New Roman"/>
          </w:rPr>
          <w:t xml:space="preserve">extracted </w:t>
        </w:r>
      </w:ins>
      <w:del w:id="773" w:author="Auteur">
        <w:r w:rsidR="00876B6E" w:rsidDel="00D5025C">
          <w:rPr>
            <w:rFonts w:ascii="Times New Roman" w:hAnsi="Times New Roman" w:cs="Times New Roman"/>
          </w:rPr>
          <w:delText xml:space="preserve">use basic.stats() and allelic.richness() functions from “hierfstat” package to calculate </w:delText>
        </w:r>
      </w:del>
      <w:r w:rsidR="0013473D">
        <w:rPr>
          <w:rFonts w:ascii="Times New Roman" w:hAnsi="Times New Roman" w:cs="Times New Roman"/>
        </w:rPr>
        <w:t>expected heterozygosity</w:t>
      </w:r>
      <w:r w:rsidR="00876B6E">
        <w:rPr>
          <w:rFonts w:ascii="Times New Roman" w:hAnsi="Times New Roman" w:cs="Times New Roman"/>
        </w:rPr>
        <w:t xml:space="preserve"> </w:t>
      </w:r>
      <w:ins w:id="774" w:author="Auteur">
        <w:r w:rsidR="00D5025C">
          <w:rPr>
            <w:rFonts w:ascii="Times New Roman" w:hAnsi="Times New Roman" w:cs="Times New Roman"/>
          </w:rPr>
          <w:t>provided by CDmetaPOP</w:t>
        </w:r>
        <w:r w:rsidR="008B4C67">
          <w:rPr>
            <w:rFonts w:ascii="Times New Roman" w:hAnsi="Times New Roman" w:cs="Times New Roman"/>
          </w:rPr>
          <w:t xml:space="preserve"> outputs</w:t>
        </w:r>
        <w:r w:rsidR="00D5025C">
          <w:rPr>
            <w:rFonts w:ascii="Times New Roman" w:hAnsi="Times New Roman" w:cs="Times New Roman"/>
          </w:rPr>
          <w:t xml:space="preserve"> at </w:t>
        </w:r>
      </w:ins>
      <w:del w:id="775" w:author="Auteur">
        <w:r w:rsidR="00876B6E" w:rsidDel="00D5025C">
          <w:rPr>
            <w:rFonts w:ascii="Times New Roman" w:hAnsi="Times New Roman" w:cs="Times New Roman"/>
          </w:rPr>
          <w:delText xml:space="preserve">and allelic richness of </w:delText>
        </w:r>
      </w:del>
      <w:ins w:id="776" w:author="Auteur">
        <w:r w:rsidR="0047130A">
          <w:rPr>
            <w:rFonts w:ascii="Times New Roman" w:hAnsi="Times New Roman" w:cs="Times New Roman"/>
          </w:rPr>
          <w:t>peaks</w:t>
        </w:r>
      </w:ins>
      <w:del w:id="777" w:author="Auteur">
        <w:r w:rsidR="00876B6E" w:rsidDel="0047130A">
          <w:rPr>
            <w:rFonts w:ascii="Times New Roman" w:hAnsi="Times New Roman" w:cs="Times New Roman"/>
          </w:rPr>
          <w:delText xml:space="preserve">the peak and valley </w:delText>
        </w:r>
        <w:r w:rsidR="00876B6E" w:rsidDel="008B4C67">
          <w:rPr>
            <w:rFonts w:ascii="Times New Roman" w:hAnsi="Times New Roman" w:cs="Times New Roman"/>
          </w:rPr>
          <w:delText>populations</w:delText>
        </w:r>
      </w:del>
      <w:r w:rsidR="00876B6E">
        <w:rPr>
          <w:rFonts w:ascii="Times New Roman" w:hAnsi="Times New Roman" w:cs="Times New Roman"/>
        </w:rPr>
        <w:t xml:space="preserve">. </w:t>
      </w:r>
      <w:ins w:id="778" w:author="Auteur">
        <w:r w:rsidR="00D5025C">
          <w:rPr>
            <w:rFonts w:ascii="Times New Roman" w:hAnsi="Times New Roman" w:cs="Times New Roman"/>
          </w:rPr>
          <w:t xml:space="preserve"> Pairwise </w:t>
        </w:r>
      </w:ins>
      <w:del w:id="779" w:author="Auteur">
        <w:r w:rsidR="00BA5DF9" w:rsidDel="00D5025C">
          <w:rPr>
            <w:rFonts w:ascii="Times New Roman" w:hAnsi="Times New Roman" w:cs="Times New Roman"/>
          </w:rPr>
          <w:delText xml:space="preserve">Global </w:delText>
        </w:r>
      </w:del>
      <w:r w:rsidR="00BA5DF9" w:rsidRPr="002F6763">
        <w:rPr>
          <w:rFonts w:ascii="Times New Roman" w:hAnsi="Times New Roman" w:cs="Times New Roman"/>
        </w:rPr>
        <w:t>Fst value</w:t>
      </w:r>
      <w:ins w:id="780" w:author="Auteur">
        <w:r w:rsidR="00D5025C">
          <w:rPr>
            <w:rFonts w:ascii="Times New Roman" w:hAnsi="Times New Roman" w:cs="Times New Roman"/>
          </w:rPr>
          <w:t xml:space="preserve">s between peaks </w:t>
        </w:r>
        <w:del w:id="781" w:author="Auteur">
          <w:r w:rsidR="00D5025C" w:rsidDel="0047130A">
            <w:rPr>
              <w:rFonts w:ascii="Times New Roman" w:hAnsi="Times New Roman" w:cs="Times New Roman"/>
            </w:rPr>
            <w:delText>and valleys</w:delText>
          </w:r>
        </w:del>
      </w:ins>
      <w:del w:id="782" w:author="Auteur">
        <w:r w:rsidR="00BA5DF9" w:rsidRPr="002F6763" w:rsidDel="0047130A">
          <w:rPr>
            <w:rFonts w:ascii="Times New Roman" w:hAnsi="Times New Roman" w:cs="Times New Roman"/>
          </w:rPr>
          <w:delText xml:space="preserve"> </w:delText>
        </w:r>
        <w:r w:rsidR="00BA5DF9" w:rsidRPr="002F6763" w:rsidDel="00D5025C">
          <w:rPr>
            <w:rFonts w:ascii="Times New Roman" w:hAnsi="Times New Roman" w:cs="Times New Roman"/>
          </w:rPr>
          <w:delText>for each sampling genind is calculated by</w:delText>
        </w:r>
      </w:del>
      <w:ins w:id="783" w:author="Auteur">
        <w:r w:rsidR="00D5025C">
          <w:rPr>
            <w:rFonts w:ascii="Times New Roman" w:hAnsi="Times New Roman" w:cs="Times New Roman"/>
          </w:rPr>
          <w:t xml:space="preserve">from the same </w:t>
        </w:r>
        <w:del w:id="784" w:author="Auteur">
          <w:r w:rsidR="00D5025C" w:rsidDel="0047130A">
            <w:rPr>
              <w:rFonts w:ascii="Times New Roman" w:hAnsi="Times New Roman" w:cs="Times New Roman"/>
            </w:rPr>
            <w:delText>replicate</w:delText>
          </w:r>
        </w:del>
        <w:r w:rsidR="0047130A">
          <w:rPr>
            <w:rFonts w:ascii="Times New Roman" w:hAnsi="Times New Roman" w:cs="Times New Roman"/>
          </w:rPr>
          <w:t>replicate</w:t>
        </w:r>
        <w:r w:rsidR="00D5025C">
          <w:rPr>
            <w:rFonts w:ascii="Times New Roman" w:hAnsi="Times New Roman" w:cs="Times New Roman"/>
          </w:rPr>
          <w:t xml:space="preserve"> have been calculated</w:t>
        </w:r>
      </w:ins>
      <w:r w:rsidR="00BA5DF9" w:rsidRPr="002F6763">
        <w:rPr>
          <w:rFonts w:ascii="Times New Roman" w:hAnsi="Times New Roman" w:cs="Times New Roman"/>
        </w:rPr>
        <w:t xml:space="preserve"> </w:t>
      </w:r>
      <w:ins w:id="785" w:author="Auteur">
        <w:r w:rsidR="00D5025C">
          <w:rPr>
            <w:rFonts w:ascii="Times New Roman" w:hAnsi="Times New Roman" w:cs="Times New Roman"/>
          </w:rPr>
          <w:t xml:space="preserve">by the </w:t>
        </w:r>
        <w:r w:rsidR="00D5025C" w:rsidRPr="002F6763">
          <w:rPr>
            <w:rFonts w:ascii="Times New Roman" w:hAnsi="Times New Roman" w:cs="Times New Roman"/>
          </w:rPr>
          <w:t>function</w:t>
        </w:r>
        <w:r w:rsidR="00D5025C">
          <w:rPr>
            <w:rFonts w:ascii="Times New Roman" w:hAnsi="Times New Roman" w:cs="Times New Roman"/>
          </w:rPr>
          <w:t xml:space="preserve"> pairwise.</w:t>
        </w:r>
      </w:ins>
      <w:r w:rsidR="00BA5DF9" w:rsidRPr="002F6763">
        <w:rPr>
          <w:rFonts w:ascii="Times New Roman" w:hAnsi="Times New Roman" w:cs="Times New Roman"/>
        </w:rPr>
        <w:t>fstat</w:t>
      </w:r>
      <w:ins w:id="786" w:author="Auteur">
        <w:r w:rsidR="00D5025C">
          <w:rPr>
            <w:rFonts w:ascii="Times New Roman" w:hAnsi="Times New Roman" w:cs="Times New Roman"/>
          </w:rPr>
          <w:t>()</w:t>
        </w:r>
        <w:r w:rsidR="008B4C67">
          <w:rPr>
            <w:rFonts w:ascii="Times New Roman" w:hAnsi="Times New Roman" w:cs="Times New Roman"/>
          </w:rPr>
          <w:t xml:space="preserve"> </w:t>
        </w:r>
      </w:ins>
      <w:del w:id="787" w:author="Auteur">
        <w:r w:rsidR="00BA5DF9" w:rsidRPr="002F6763" w:rsidDel="00D5025C">
          <w:rPr>
            <w:rFonts w:ascii="Times New Roman" w:hAnsi="Times New Roman" w:cs="Times New Roman"/>
          </w:rPr>
          <w:delText xml:space="preserve"> function</w:delText>
        </w:r>
      </w:del>
      <w:ins w:id="788" w:author="Auteur">
        <w:r w:rsidR="00D5025C">
          <w:rPr>
            <w:rFonts w:ascii="Times New Roman" w:hAnsi="Times New Roman" w:cs="Times New Roman"/>
          </w:rPr>
          <w:t>of the “hierfstat” package</w:t>
        </w:r>
      </w:ins>
      <w:r w:rsidR="00BA5DF9" w:rsidRPr="002F6763">
        <w:rPr>
          <w:rFonts w:ascii="Times New Roman" w:hAnsi="Times New Roman" w:cs="Times New Roman"/>
        </w:rPr>
        <w:t xml:space="preserve">. </w:t>
      </w:r>
      <w:ins w:id="789" w:author="Auteur">
        <w:r w:rsidR="002B1965">
          <w:rPr>
            <w:rFonts w:ascii="Times New Roman" w:hAnsi="Times New Roman" w:cs="Times New Roman"/>
          </w:rPr>
          <w:t xml:space="preserve"> We also used </w:t>
        </w:r>
        <w:r w:rsidR="002B1965" w:rsidRPr="002B1965">
          <w:rPr>
            <w:rFonts w:ascii="Times New Roman" w:hAnsi="Times New Roman" w:cs="Times New Roman"/>
          </w:rPr>
          <w:t>mantel.randtest</w:t>
        </w:r>
        <w:r w:rsidR="002B1965">
          <w:rPr>
            <w:rFonts w:ascii="Times New Roman" w:hAnsi="Times New Roman" w:cs="Times New Roman"/>
          </w:rPr>
          <w:t>() function of “</w:t>
        </w:r>
        <w:r w:rsidR="002B1965" w:rsidRPr="002B1965">
          <w:rPr>
            <w:rFonts w:ascii="Times New Roman" w:hAnsi="Times New Roman" w:cs="Times New Roman"/>
          </w:rPr>
          <w:t>ade4</w:t>
        </w:r>
        <w:r w:rsidR="002B1965">
          <w:rPr>
            <w:rFonts w:ascii="Times New Roman" w:hAnsi="Times New Roman" w:cs="Times New Roman"/>
          </w:rPr>
          <w:t xml:space="preserve">” package to perform the </w:t>
        </w:r>
        <w:r w:rsidR="002B1965" w:rsidRPr="002B1965">
          <w:rPr>
            <w:rFonts w:ascii="Times New Roman" w:hAnsi="Times New Roman" w:cs="Times New Roman"/>
          </w:rPr>
          <w:t xml:space="preserve">Mantel test between </w:t>
        </w:r>
        <w:r w:rsidR="0047130A">
          <w:rPr>
            <w:rFonts w:ascii="Times New Roman" w:hAnsi="Times New Roman" w:cs="Times New Roman"/>
          </w:rPr>
          <w:t xml:space="preserve">pairwise </w:t>
        </w:r>
        <w:del w:id="790" w:author="Auteur">
          <w:r w:rsidR="002B1965" w:rsidRPr="002B1965" w:rsidDel="0047130A">
            <w:rPr>
              <w:rFonts w:ascii="Times New Roman" w:hAnsi="Times New Roman" w:cs="Times New Roman"/>
            </w:rPr>
            <w:delText xml:space="preserve">two </w:delText>
          </w:r>
        </w:del>
        <w:r w:rsidR="002B1965">
          <w:rPr>
            <w:rFonts w:ascii="Times New Roman" w:hAnsi="Times New Roman" w:cs="Times New Roman"/>
          </w:rPr>
          <w:t>Fst</w:t>
        </w:r>
        <w:del w:id="791" w:author="Auteur">
          <w:r w:rsidR="002B1965" w:rsidDel="0047130A">
            <w:rPr>
              <w:rFonts w:ascii="Times New Roman" w:hAnsi="Times New Roman" w:cs="Times New Roman"/>
            </w:rPr>
            <w:delText xml:space="preserve"> distance</w:delText>
          </w:r>
        </w:del>
        <w:r w:rsidR="002B1965">
          <w:rPr>
            <w:rFonts w:ascii="Times New Roman" w:hAnsi="Times New Roman" w:cs="Times New Roman"/>
          </w:rPr>
          <w:t xml:space="preserve"> and</w:t>
        </w:r>
        <w:r w:rsidR="0047130A">
          <w:rPr>
            <w:rFonts w:ascii="Times New Roman" w:hAnsi="Times New Roman" w:cs="Times New Roman"/>
          </w:rPr>
          <w:t xml:space="preserve"> </w:t>
        </w:r>
        <w:del w:id="792" w:author="Auteur">
          <w:r w:rsidR="002B1965" w:rsidDel="0047130A">
            <w:rPr>
              <w:rFonts w:ascii="Times New Roman" w:hAnsi="Times New Roman" w:cs="Times New Roman"/>
            </w:rPr>
            <w:delText xml:space="preserve"> </w:delText>
          </w:r>
        </w:del>
        <w:r w:rsidR="002B1965">
          <w:rPr>
            <w:rFonts w:ascii="Times New Roman" w:hAnsi="Times New Roman" w:cs="Times New Roman"/>
          </w:rPr>
          <w:t>cycle numbers</w:t>
        </w:r>
        <w:r w:rsidR="0047130A">
          <w:rPr>
            <w:rFonts w:ascii="Times New Roman" w:hAnsi="Times New Roman" w:cs="Times New Roman"/>
          </w:rPr>
          <w:t xml:space="preserve"> between two peaks</w:t>
        </w:r>
        <w:r w:rsidR="002B1965">
          <w:rPr>
            <w:rFonts w:ascii="Times New Roman" w:hAnsi="Times New Roman" w:cs="Times New Roman"/>
          </w:rPr>
          <w:t>, which can be considered as an isolation by numbers of outbreak cycles</w:t>
        </w:r>
        <w:r w:rsidR="002B1965" w:rsidRPr="002B1965">
          <w:rPr>
            <w:rFonts w:ascii="Times New Roman" w:hAnsi="Times New Roman" w:cs="Times New Roman"/>
          </w:rPr>
          <w:t>.</w:t>
        </w:r>
        <w:r w:rsidR="002B1965" w:rsidRPr="002B1965" w:rsidDel="00D5025C">
          <w:rPr>
            <w:rFonts w:ascii="Times New Roman" w:hAnsi="Times New Roman" w:cs="Times New Roman"/>
          </w:rPr>
          <w:t xml:space="preserve"> </w:t>
        </w:r>
        <w:r w:rsidR="008B4C67">
          <w:rPr>
            <w:rFonts w:ascii="Times New Roman" w:hAnsi="Times New Roman" w:cs="Times New Roman"/>
          </w:rPr>
          <w:t>In the end, w</w:t>
        </w:r>
        <w:del w:id="793" w:author="Auteur">
          <w:r w:rsidR="00F05B55" w:rsidDel="008B4C67">
            <w:rPr>
              <w:rFonts w:ascii="Times New Roman" w:hAnsi="Times New Roman" w:cs="Times New Roman"/>
            </w:rPr>
            <w:delText>W</w:delText>
          </w:r>
        </w:del>
        <w:r w:rsidR="00F05B55">
          <w:rPr>
            <w:rFonts w:ascii="Times New Roman" w:hAnsi="Times New Roman" w:cs="Times New Roman"/>
          </w:rPr>
          <w:t xml:space="preserve">e </w:t>
        </w:r>
        <w:del w:id="794" w:author="Auteur">
          <w:r w:rsidR="00F05B55" w:rsidDel="008B4C67">
            <w:rPr>
              <w:rFonts w:ascii="Times New Roman" w:hAnsi="Times New Roman" w:cs="Times New Roman"/>
            </w:rPr>
            <w:delText xml:space="preserve">also </w:delText>
          </w:r>
        </w:del>
        <w:r w:rsidR="00F05B55">
          <w:rPr>
            <w:rFonts w:ascii="Times New Roman" w:hAnsi="Times New Roman" w:cs="Times New Roman"/>
          </w:rPr>
          <w:t xml:space="preserve">tested the </w:t>
        </w:r>
        <w:r w:rsidR="00F05B55" w:rsidRPr="00F05B55">
          <w:rPr>
            <w:rFonts w:ascii="Times New Roman" w:hAnsi="Times New Roman" w:cs="Times New Roman"/>
          </w:rPr>
          <w:t>significance</w:t>
        </w:r>
        <w:r w:rsidR="00F05B55" w:rsidRPr="00F05B55" w:rsidDel="00D5025C">
          <w:rPr>
            <w:rFonts w:ascii="Times New Roman" w:hAnsi="Times New Roman" w:cs="Times New Roman"/>
          </w:rPr>
          <w:t xml:space="preserve"> </w:t>
        </w:r>
        <w:r w:rsidR="00F05B55">
          <w:rPr>
            <w:rFonts w:ascii="Times New Roman" w:hAnsi="Times New Roman" w:cs="Times New Roman"/>
          </w:rPr>
          <w:t>of the</w:t>
        </w:r>
        <w:r w:rsidR="00205063">
          <w:rPr>
            <w:rFonts w:ascii="Times New Roman" w:hAnsi="Times New Roman" w:cs="Times New Roman"/>
          </w:rPr>
          <w:t xml:space="preserve"> dispersal and frequency and their</w:t>
        </w:r>
        <w:r w:rsidR="00F05B55">
          <w:rPr>
            <w:rFonts w:ascii="Times New Roman" w:hAnsi="Times New Roman" w:cs="Times New Roman"/>
          </w:rPr>
          <w:t xml:space="preserve"> interaction </w:t>
        </w:r>
        <w:del w:id="795" w:author="Auteur">
          <w:r w:rsidR="00F05B55" w:rsidDel="00205063">
            <w:rPr>
              <w:rFonts w:ascii="Times New Roman" w:hAnsi="Times New Roman" w:cs="Times New Roman"/>
            </w:rPr>
            <w:delText xml:space="preserve">between dispersal and cyclic frequency </w:delText>
          </w:r>
        </w:del>
        <w:r w:rsidR="00F05B55">
          <w:rPr>
            <w:rFonts w:ascii="Times New Roman" w:hAnsi="Times New Roman" w:cs="Times New Roman"/>
          </w:rPr>
          <w:t>by aov().</w:t>
        </w:r>
      </w:ins>
      <w:del w:id="796" w:author="Auteur">
        <w:r w:rsidR="00876B6E" w:rsidDel="00D5025C">
          <w:rPr>
            <w:rFonts w:ascii="Times New Roman" w:hAnsi="Times New Roman" w:cs="Times New Roman"/>
          </w:rPr>
          <w:delText>Function pairwise.fst() from the same package is used to calculate pairwise Fst between each pair of population peaks</w:delText>
        </w:r>
        <w:r w:rsidR="005018B7" w:rsidDel="00D5025C">
          <w:rPr>
            <w:rFonts w:ascii="Times New Roman" w:hAnsi="Times New Roman" w:cs="Times New Roman"/>
          </w:rPr>
          <w:delText xml:space="preserve"> or valleys</w:delText>
        </w:r>
        <w:r w:rsidR="00876B6E" w:rsidDel="00D5025C">
          <w:rPr>
            <w:rFonts w:ascii="Times New Roman" w:hAnsi="Times New Roman" w:cs="Times New Roman"/>
          </w:rPr>
          <w:delText xml:space="preserve"> in </w:delText>
        </w:r>
        <w:r w:rsidR="009A6CCD" w:rsidDel="00D5025C">
          <w:rPr>
            <w:rFonts w:ascii="Times New Roman" w:hAnsi="Times New Roman" w:cs="Times New Roman"/>
          </w:rPr>
          <w:delText>every replicate</w:delText>
        </w:r>
        <w:r w:rsidR="00876B6E" w:rsidDel="00D5025C">
          <w:rPr>
            <w:rFonts w:ascii="Times New Roman" w:hAnsi="Times New Roman" w:cs="Times New Roman"/>
          </w:rPr>
          <w:delText>.</w:delText>
        </w:r>
      </w:del>
    </w:p>
    <w:p w14:paraId="4E3B2917" w14:textId="5AAF0D7E" w:rsidR="00A57F0B" w:rsidRPr="00B11B2B" w:rsidRDefault="00EA437C" w:rsidP="00D4025A">
      <w:pPr>
        <w:snapToGrid w:val="0"/>
        <w:spacing w:before="120" w:after="120" w:line="480" w:lineRule="auto"/>
        <w:jc w:val="both"/>
        <w:rPr>
          <w:rFonts w:ascii="Times New Roman" w:hAnsi="Times New Roman" w:cs="Times New Roman"/>
          <w:b/>
        </w:rPr>
      </w:pPr>
      <w:del w:id="797" w:author="Auteur">
        <w:r w:rsidRPr="00B11B2B" w:rsidDel="00C133F8">
          <w:rPr>
            <w:rFonts w:ascii="Times New Roman" w:hAnsi="Times New Roman" w:cs="Times New Roman"/>
            <w:b/>
            <w:i/>
          </w:rPr>
          <w:delText>Calculquebec</w:delText>
        </w:r>
      </w:del>
      <w:ins w:id="798" w:author="Auteur">
        <w:r w:rsidR="00C133F8">
          <w:rPr>
            <w:rFonts w:ascii="Times New Roman" w:hAnsi="Times New Roman" w:cs="Times New Roman"/>
            <w:b/>
            <w:i/>
          </w:rPr>
          <w:t>ComputeCanada</w:t>
        </w:r>
      </w:ins>
      <w:r w:rsidRPr="00B11B2B">
        <w:rPr>
          <w:rFonts w:ascii="Times New Roman" w:hAnsi="Times New Roman" w:cs="Times New Roman"/>
          <w:b/>
          <w:i/>
        </w:rPr>
        <w:t>:</w:t>
      </w:r>
      <w:r w:rsidRPr="00B11B2B">
        <w:rPr>
          <w:rFonts w:ascii="Times New Roman" w:hAnsi="Times New Roman" w:cs="Times New Roman"/>
          <w:b/>
        </w:rPr>
        <w:t xml:space="preserve"> </w:t>
      </w:r>
    </w:p>
    <w:p w14:paraId="590B6F11" w14:textId="0B7C7176" w:rsidR="00D4025A" w:rsidDel="0049739E" w:rsidRDefault="00EA437C" w:rsidP="00D4025A">
      <w:pPr>
        <w:snapToGrid w:val="0"/>
        <w:spacing w:before="120" w:after="120" w:line="480" w:lineRule="auto"/>
        <w:jc w:val="both"/>
        <w:rPr>
          <w:del w:id="799" w:author="Auteur"/>
          <w:rFonts w:ascii="Times New Roman" w:hAnsi="Times New Roman" w:cs="Times New Roman"/>
        </w:rPr>
      </w:pPr>
      <w:r w:rsidRPr="002F6763">
        <w:rPr>
          <w:rFonts w:ascii="Times New Roman" w:hAnsi="Times New Roman" w:cs="Times New Roman"/>
        </w:rPr>
        <w:t xml:space="preserve"> Because of the large amount of data and the large number of generations to simulate, the simulation and the calculat</w:t>
      </w:r>
      <w:ins w:id="800" w:author="Auteur">
        <w:r w:rsidR="00AC5E22">
          <w:rPr>
            <w:rFonts w:ascii="Times New Roman" w:hAnsi="Times New Roman" w:cs="Times New Roman"/>
          </w:rPr>
          <w:t>ion</w:t>
        </w:r>
      </w:ins>
      <w:del w:id="801" w:author="Auteur">
        <w:r w:rsidRPr="002F6763" w:rsidDel="00AC5E22">
          <w:rPr>
            <w:rFonts w:ascii="Times New Roman" w:hAnsi="Times New Roman" w:cs="Times New Roman"/>
          </w:rPr>
          <w:delText>e</w:delText>
        </w:r>
      </w:del>
      <w:r w:rsidRPr="002F6763">
        <w:rPr>
          <w:rFonts w:ascii="Times New Roman" w:hAnsi="Times New Roman" w:cs="Times New Roman"/>
        </w:rPr>
        <w:t xml:space="preserve"> of the </w:t>
      </w:r>
      <w:r w:rsidR="005335E8" w:rsidRPr="005335E8">
        <w:rPr>
          <w:rFonts w:ascii="Times New Roman" w:hAnsi="Times New Roman" w:cs="Times New Roman"/>
        </w:rPr>
        <w:t xml:space="preserve">pairwise Fst </w:t>
      </w:r>
      <w:r w:rsidRPr="002F6763">
        <w:rPr>
          <w:rFonts w:ascii="Times New Roman" w:hAnsi="Times New Roman" w:cs="Times New Roman"/>
        </w:rPr>
        <w:t xml:space="preserve">have been done on the supercomputer </w:t>
      </w:r>
      <w:del w:id="802" w:author="Auteur">
        <w:r w:rsidRPr="002F6763" w:rsidDel="00C133F8">
          <w:rPr>
            <w:rFonts w:ascii="Times New Roman" w:hAnsi="Times New Roman" w:cs="Times New Roman"/>
          </w:rPr>
          <w:delText xml:space="preserve">Colosse </w:delText>
        </w:r>
      </w:del>
      <w:ins w:id="803" w:author="Auteur">
        <w:r w:rsidR="00C133F8">
          <w:rPr>
            <w:rFonts w:ascii="Times New Roman" w:hAnsi="Times New Roman" w:cs="Times New Roman"/>
          </w:rPr>
          <w:t>Cedar</w:t>
        </w:r>
        <w:r w:rsidR="00C133F8" w:rsidRPr="002F6763">
          <w:rPr>
            <w:rFonts w:ascii="Times New Roman" w:hAnsi="Times New Roman" w:cs="Times New Roman"/>
          </w:rPr>
          <w:t xml:space="preserve"> </w:t>
        </w:r>
      </w:ins>
      <w:r w:rsidRPr="002F6763">
        <w:rPr>
          <w:rFonts w:ascii="Times New Roman" w:hAnsi="Times New Roman" w:cs="Times New Roman"/>
        </w:rPr>
        <w:t xml:space="preserve">of </w:t>
      </w:r>
      <w:del w:id="804" w:author="Auteur">
        <w:r w:rsidRPr="002F6763" w:rsidDel="00C133F8">
          <w:rPr>
            <w:rFonts w:ascii="Times New Roman" w:hAnsi="Times New Roman" w:cs="Times New Roman"/>
          </w:rPr>
          <w:delText xml:space="preserve">Calculquebec </w:delText>
        </w:r>
      </w:del>
      <w:ins w:id="805" w:author="Auteur">
        <w:r w:rsidR="00C133F8">
          <w:rPr>
            <w:rFonts w:ascii="Times New Roman" w:hAnsi="Times New Roman" w:cs="Times New Roman"/>
          </w:rPr>
          <w:t>Compute Canada</w:t>
        </w:r>
        <w:r w:rsidR="00C133F8" w:rsidRPr="002F6763">
          <w:rPr>
            <w:rFonts w:ascii="Times New Roman" w:hAnsi="Times New Roman" w:cs="Times New Roman"/>
          </w:rPr>
          <w:t xml:space="preserve"> </w:t>
        </w:r>
      </w:ins>
      <w:r w:rsidR="0028788C" w:rsidRPr="002F6763">
        <w:rPr>
          <w:rFonts w:ascii="Times New Roman" w:hAnsi="Times New Roman" w:cs="Times New Roman"/>
        </w:rPr>
        <w:t>in distance.</w:t>
      </w:r>
    </w:p>
    <w:p w14:paraId="6A4852C9" w14:textId="77777777" w:rsidR="0049739E" w:rsidRDefault="0049739E" w:rsidP="00D4025A">
      <w:pPr>
        <w:snapToGrid w:val="0"/>
        <w:spacing w:before="120" w:after="120" w:line="480" w:lineRule="auto"/>
        <w:jc w:val="both"/>
        <w:rPr>
          <w:ins w:id="806" w:author="Auteur"/>
          <w:rFonts w:ascii="Times New Roman" w:hAnsi="Times New Roman" w:cs="Times New Roman"/>
        </w:rPr>
      </w:pPr>
    </w:p>
    <w:p w14:paraId="3246D63F" w14:textId="77777777" w:rsidR="0032647D" w:rsidRPr="00D4025A" w:rsidRDefault="0032647D" w:rsidP="00D4025A">
      <w:pPr>
        <w:snapToGrid w:val="0"/>
        <w:spacing w:before="120" w:after="120" w:line="480" w:lineRule="auto"/>
        <w:jc w:val="both"/>
        <w:rPr>
          <w:rFonts w:ascii="Times New Roman" w:hAnsi="Times New Roman" w:cs="Times New Roman"/>
        </w:rPr>
      </w:pPr>
    </w:p>
    <w:p w14:paraId="086B3605" w14:textId="43888503" w:rsidR="00EE3AC0" w:rsidRPr="002F6763" w:rsidRDefault="00EE3AC0" w:rsidP="00D4025A">
      <w:pPr>
        <w:snapToGrid w:val="0"/>
        <w:spacing w:before="120" w:after="120" w:line="480" w:lineRule="auto"/>
        <w:jc w:val="both"/>
        <w:rPr>
          <w:rFonts w:ascii="Times New Roman" w:hAnsi="Times New Roman" w:cs="Times New Roman"/>
          <w:b/>
          <w:u w:val="single"/>
        </w:rPr>
      </w:pPr>
      <w:r w:rsidRPr="002F6763">
        <w:rPr>
          <w:rFonts w:ascii="Times New Roman" w:hAnsi="Times New Roman" w:cs="Times New Roman"/>
          <w:b/>
          <w:u w:val="single"/>
        </w:rPr>
        <w:t>Result:</w:t>
      </w:r>
    </w:p>
    <w:p w14:paraId="03512964" w14:textId="23AFA547" w:rsidR="00E67D5D" w:rsidRPr="00B11B2B" w:rsidRDefault="00E67D5D" w:rsidP="00D4025A">
      <w:pPr>
        <w:snapToGrid w:val="0"/>
        <w:spacing w:before="120" w:after="120" w:line="480" w:lineRule="auto"/>
        <w:jc w:val="both"/>
        <w:rPr>
          <w:rFonts w:ascii="Times New Roman" w:hAnsi="Times New Roman" w:cs="Times New Roman"/>
          <w:b/>
          <w:i/>
        </w:rPr>
      </w:pPr>
      <w:r w:rsidRPr="00B11B2B">
        <w:rPr>
          <w:rFonts w:ascii="Times New Roman" w:hAnsi="Times New Roman" w:cs="Times New Roman"/>
          <w:b/>
          <w:i/>
        </w:rPr>
        <w:t>Outbreak cycle:</w:t>
      </w:r>
    </w:p>
    <w:p w14:paraId="07AD7427" w14:textId="20D48F34" w:rsidR="00251C98" w:rsidRPr="002F6763" w:rsidRDefault="00E67D5D" w:rsidP="00D4025A">
      <w:pPr>
        <w:snapToGrid w:val="0"/>
        <w:spacing w:before="120" w:after="120" w:line="480" w:lineRule="auto"/>
        <w:jc w:val="both"/>
        <w:rPr>
          <w:rFonts w:ascii="Times New Roman" w:hAnsi="Times New Roman" w:cs="Times New Roman"/>
        </w:rPr>
      </w:pPr>
      <w:r w:rsidRPr="002F6763">
        <w:rPr>
          <w:rFonts w:ascii="Times New Roman" w:hAnsi="Times New Roman" w:cs="Times New Roman"/>
        </w:rPr>
        <w:lastRenderedPageBreak/>
        <w:t xml:space="preserve">Our scenarios successfully </w:t>
      </w:r>
      <w:del w:id="807" w:author="Auteur">
        <w:r w:rsidRPr="002F6763" w:rsidDel="00F55903">
          <w:rPr>
            <w:rFonts w:ascii="Times New Roman" w:hAnsi="Times New Roman" w:cs="Times New Roman"/>
          </w:rPr>
          <w:delText xml:space="preserve">created </w:delText>
        </w:r>
      </w:del>
      <w:ins w:id="808" w:author="Auteur">
        <w:r w:rsidR="00F55903">
          <w:rPr>
            <w:rFonts w:ascii="Times New Roman" w:hAnsi="Times New Roman" w:cs="Times New Roman"/>
          </w:rPr>
          <w:t>simulated</w:t>
        </w:r>
        <w:r w:rsidR="00F55903" w:rsidRPr="002F6763">
          <w:rPr>
            <w:rFonts w:ascii="Times New Roman" w:hAnsi="Times New Roman" w:cs="Times New Roman"/>
          </w:rPr>
          <w:t xml:space="preserve"> </w:t>
        </w:r>
      </w:ins>
      <w:del w:id="809" w:author="Auteur">
        <w:r w:rsidRPr="002F6763" w:rsidDel="00C97AA9">
          <w:rPr>
            <w:rFonts w:ascii="Times New Roman" w:hAnsi="Times New Roman" w:cs="Times New Roman"/>
          </w:rPr>
          <w:delText>the outbreak cycles</w:delText>
        </w:r>
      </w:del>
      <w:ins w:id="810" w:author="Auteur">
        <w:r w:rsidR="00C97AA9">
          <w:rPr>
            <w:rFonts w:ascii="Times New Roman" w:hAnsi="Times New Roman" w:cs="Times New Roman"/>
          </w:rPr>
          <w:t>cyclic populations</w:t>
        </w:r>
      </w:ins>
      <w:del w:id="811" w:author="Auteur">
        <w:r w:rsidRPr="002F6763" w:rsidDel="00265A37">
          <w:rPr>
            <w:rFonts w:ascii="Times New Roman" w:hAnsi="Times New Roman" w:cs="Times New Roman"/>
          </w:rPr>
          <w:delText xml:space="preserve"> that we want</w:delText>
        </w:r>
        <w:r w:rsidR="007F6771" w:rsidDel="00265A37">
          <w:rPr>
            <w:rFonts w:ascii="Times New Roman" w:hAnsi="Times New Roman" w:cs="Times New Roman"/>
          </w:rPr>
          <w:delText>ed</w:delText>
        </w:r>
      </w:del>
      <w:r w:rsidR="002F6763">
        <w:rPr>
          <w:rFonts w:ascii="Times New Roman" w:hAnsi="Times New Roman" w:cs="Times New Roman"/>
        </w:rPr>
        <w:t>. F</w:t>
      </w:r>
      <w:r w:rsidRPr="002F6763">
        <w:rPr>
          <w:rFonts w:ascii="Times New Roman" w:hAnsi="Times New Roman" w:cs="Times New Roman"/>
        </w:rPr>
        <w:t xml:space="preserve">igure </w:t>
      </w:r>
      <w:r w:rsidR="00251C98" w:rsidRPr="002F6763">
        <w:rPr>
          <w:rFonts w:ascii="Times New Roman" w:hAnsi="Times New Roman" w:cs="Times New Roman"/>
        </w:rPr>
        <w:t>4 shows</w:t>
      </w:r>
      <w:ins w:id="812" w:author="Auteur">
        <w:r w:rsidR="00CE28B7">
          <w:rPr>
            <w:rFonts w:ascii="Times New Roman" w:hAnsi="Times New Roman" w:cs="Times New Roman"/>
          </w:rPr>
          <w:t xml:space="preserve"> an example of</w:t>
        </w:r>
      </w:ins>
      <w:r w:rsidR="00251C98" w:rsidRPr="002F6763">
        <w:rPr>
          <w:rFonts w:ascii="Times New Roman" w:hAnsi="Times New Roman" w:cs="Times New Roman"/>
        </w:rPr>
        <w:t xml:space="preserve"> the demographic changes in one cycle </w:t>
      </w:r>
      <w:del w:id="813" w:author="Auteur">
        <w:r w:rsidR="00251C98" w:rsidRPr="002F6763" w:rsidDel="00C97AA9">
          <w:rPr>
            <w:rFonts w:ascii="Times New Roman" w:hAnsi="Times New Roman" w:cs="Times New Roman"/>
          </w:rPr>
          <w:delText xml:space="preserve">time </w:delText>
        </w:r>
      </w:del>
      <w:r w:rsidR="00251C98" w:rsidRPr="002F6763">
        <w:rPr>
          <w:rFonts w:ascii="Times New Roman" w:hAnsi="Times New Roman" w:cs="Times New Roman"/>
        </w:rPr>
        <w:t>of a 10</w:t>
      </w:r>
      <w:ins w:id="814" w:author="Auteur">
        <w:r w:rsidR="00C97AA9">
          <w:rPr>
            <w:rFonts w:ascii="Times New Roman" w:hAnsi="Times New Roman" w:cs="Times New Roman"/>
          </w:rPr>
          <w:t>-</w:t>
        </w:r>
      </w:ins>
      <w:del w:id="815" w:author="Auteur">
        <w:r w:rsidR="00251C98" w:rsidRPr="002F6763" w:rsidDel="00C97AA9">
          <w:rPr>
            <w:rFonts w:ascii="Times New Roman" w:hAnsi="Times New Roman" w:cs="Times New Roman"/>
          </w:rPr>
          <w:delText xml:space="preserve"> </w:delText>
        </w:r>
      </w:del>
      <w:r w:rsidR="00251C98" w:rsidRPr="002F6763">
        <w:rPr>
          <w:rFonts w:ascii="Times New Roman" w:hAnsi="Times New Roman" w:cs="Times New Roman"/>
        </w:rPr>
        <w:t xml:space="preserve">years </w:t>
      </w:r>
      <w:del w:id="816" w:author="Auteur">
        <w:r w:rsidR="00251C98" w:rsidRPr="002F6763" w:rsidDel="00C97AA9">
          <w:rPr>
            <w:rFonts w:ascii="Times New Roman" w:hAnsi="Times New Roman" w:cs="Times New Roman"/>
          </w:rPr>
          <w:delText xml:space="preserve">outbreak </w:delText>
        </w:r>
      </w:del>
      <w:ins w:id="817" w:author="Auteur">
        <w:r w:rsidR="00C97AA9">
          <w:rPr>
            <w:rFonts w:ascii="Times New Roman" w:hAnsi="Times New Roman" w:cs="Times New Roman"/>
          </w:rPr>
          <w:t>frequency cyclic MPB population</w:t>
        </w:r>
        <w:r w:rsidR="00825872">
          <w:rPr>
            <w:rFonts w:ascii="Times New Roman" w:hAnsi="Times New Roman" w:cs="Times New Roman"/>
          </w:rPr>
          <w:t xml:space="preserve"> at </w:t>
        </w:r>
        <w:del w:id="818" w:author="Auteur">
          <w:r w:rsidR="000A2DAD" w:rsidDel="00CE28B7">
            <w:rPr>
              <w:rFonts w:ascii="Times New Roman" w:hAnsi="Times New Roman" w:cs="Times New Roman"/>
            </w:rPr>
            <w:delText>low</w:delText>
          </w:r>
        </w:del>
        <w:r w:rsidR="00CE28B7">
          <w:rPr>
            <w:rFonts w:ascii="Times New Roman" w:hAnsi="Times New Roman" w:cs="Times New Roman"/>
          </w:rPr>
          <w:t>medium</w:t>
        </w:r>
        <w:r w:rsidR="000A2DAD">
          <w:rPr>
            <w:rFonts w:ascii="Times New Roman" w:hAnsi="Times New Roman" w:cs="Times New Roman"/>
          </w:rPr>
          <w:t xml:space="preserve"> dispersal level</w:t>
        </w:r>
      </w:ins>
      <w:del w:id="819" w:author="Auteur">
        <w:r w:rsidR="00251C98" w:rsidRPr="002F6763" w:rsidDel="00825872">
          <w:rPr>
            <w:rFonts w:ascii="Times New Roman" w:hAnsi="Times New Roman" w:cs="Times New Roman"/>
          </w:rPr>
          <w:delText>cycle and a 20 years outbreak cycle</w:delText>
        </w:r>
      </w:del>
      <w:r w:rsidR="00251C98" w:rsidRPr="002F6763">
        <w:rPr>
          <w:rFonts w:ascii="Times New Roman" w:hAnsi="Times New Roman" w:cs="Times New Roman"/>
        </w:rPr>
        <w:t xml:space="preserve">. </w:t>
      </w:r>
      <w:r w:rsidR="00CC0E3B" w:rsidRPr="002F6763">
        <w:rPr>
          <w:rFonts w:ascii="Times New Roman" w:hAnsi="Times New Roman" w:cs="Times New Roman"/>
        </w:rPr>
        <w:t xml:space="preserve">At </w:t>
      </w:r>
      <w:del w:id="820" w:author="Auteur">
        <w:r w:rsidR="00CC0E3B" w:rsidRPr="002F6763" w:rsidDel="004666F5">
          <w:rPr>
            <w:rFonts w:ascii="Times New Roman" w:hAnsi="Times New Roman" w:cs="Times New Roman"/>
          </w:rPr>
          <w:delText xml:space="preserve">each </w:delText>
        </w:r>
      </w:del>
      <w:r w:rsidR="00CC0E3B" w:rsidRPr="002F6763">
        <w:rPr>
          <w:rFonts w:ascii="Times New Roman" w:hAnsi="Times New Roman" w:cs="Times New Roman"/>
        </w:rPr>
        <w:t>valley</w:t>
      </w:r>
      <w:ins w:id="821" w:author="Auteur">
        <w:r w:rsidR="004666F5">
          <w:rPr>
            <w:rFonts w:ascii="Times New Roman" w:hAnsi="Times New Roman" w:cs="Times New Roman"/>
          </w:rPr>
          <w:t>s</w:t>
        </w:r>
      </w:ins>
      <w:r w:rsidR="00CC0E3B" w:rsidRPr="002F6763">
        <w:rPr>
          <w:rFonts w:ascii="Times New Roman" w:hAnsi="Times New Roman" w:cs="Times New Roman"/>
        </w:rPr>
        <w:t>, MPB population is limited in the centre refuge of the landsca</w:t>
      </w:r>
      <w:r w:rsidR="000D4240">
        <w:rPr>
          <w:rFonts w:ascii="Times New Roman" w:hAnsi="Times New Roman" w:cs="Times New Roman"/>
        </w:rPr>
        <w:t>pe</w:t>
      </w:r>
      <w:ins w:id="822" w:author="Auteur">
        <w:r w:rsidR="00BF79FA">
          <w:rPr>
            <w:rFonts w:ascii="Times New Roman" w:hAnsi="Times New Roman" w:cs="Times New Roman"/>
          </w:rPr>
          <w:t>.</w:t>
        </w:r>
      </w:ins>
      <w:del w:id="823" w:author="Auteur">
        <w:r w:rsidR="000D4240" w:rsidDel="00BF79FA">
          <w:rPr>
            <w:rFonts w:ascii="Times New Roman" w:hAnsi="Times New Roman" w:cs="Times New Roman"/>
          </w:rPr>
          <w:delText>,</w:delText>
        </w:r>
      </w:del>
      <w:r w:rsidR="000D4240">
        <w:rPr>
          <w:rFonts w:ascii="Times New Roman" w:hAnsi="Times New Roman" w:cs="Times New Roman"/>
        </w:rPr>
        <w:t xml:space="preserve"> </w:t>
      </w:r>
      <w:ins w:id="824" w:author="Auteur">
        <w:del w:id="825" w:author="Auteur">
          <w:r w:rsidR="00BF79FA" w:rsidDel="00AC5E22">
            <w:rPr>
              <w:rFonts w:ascii="Times New Roman" w:hAnsi="Times New Roman" w:cs="Times New Roman"/>
            </w:rPr>
            <w:delText>A</w:delText>
          </w:r>
        </w:del>
      </w:ins>
      <w:del w:id="826" w:author="Auteur">
        <w:r w:rsidR="000D4240" w:rsidDel="00AC5E22">
          <w:rPr>
            <w:rFonts w:ascii="Times New Roman" w:hAnsi="Times New Roman" w:cs="Times New Roman"/>
          </w:rPr>
          <w:delText xml:space="preserve">as the </w:delText>
        </w:r>
      </w:del>
      <w:r w:rsidR="000D4240">
        <w:rPr>
          <w:rFonts w:ascii="Times New Roman" w:hAnsi="Times New Roman" w:cs="Times New Roman"/>
        </w:rPr>
        <w:t>K rises after the cra</w:t>
      </w:r>
      <w:r w:rsidR="00CC0E3B" w:rsidRPr="002F6763">
        <w:rPr>
          <w:rFonts w:ascii="Times New Roman" w:hAnsi="Times New Roman" w:cs="Times New Roman"/>
        </w:rPr>
        <w:t xml:space="preserve">sh, MPB disperses </w:t>
      </w:r>
      <w:ins w:id="827" w:author="Auteur">
        <w:r w:rsidR="000B6812" w:rsidRPr="002F6763">
          <w:rPr>
            <w:rFonts w:ascii="Times New Roman" w:hAnsi="Times New Roman" w:cs="Times New Roman"/>
          </w:rPr>
          <w:t xml:space="preserve">continuously </w:t>
        </w:r>
      </w:ins>
      <w:r w:rsidR="008B4208" w:rsidRPr="002F6763">
        <w:rPr>
          <w:rFonts w:ascii="Times New Roman" w:hAnsi="Times New Roman" w:cs="Times New Roman"/>
        </w:rPr>
        <w:t xml:space="preserve">from the refuge </w:t>
      </w:r>
      <w:ins w:id="828" w:author="Auteur">
        <w:r w:rsidR="000B6812">
          <w:rPr>
            <w:rFonts w:ascii="Times New Roman" w:hAnsi="Times New Roman" w:cs="Times New Roman"/>
          </w:rPr>
          <w:t xml:space="preserve">over </w:t>
        </w:r>
      </w:ins>
      <w:del w:id="829" w:author="Auteur">
        <w:r w:rsidR="008B4208" w:rsidRPr="002F6763" w:rsidDel="000B6812">
          <w:rPr>
            <w:rFonts w:ascii="Times New Roman" w:hAnsi="Times New Roman" w:cs="Times New Roman"/>
          </w:rPr>
          <w:delText xml:space="preserve">to colonise continuously </w:delText>
        </w:r>
      </w:del>
      <w:r w:rsidR="008B4208" w:rsidRPr="002F6763">
        <w:rPr>
          <w:rFonts w:ascii="Times New Roman" w:hAnsi="Times New Roman" w:cs="Times New Roman"/>
        </w:rPr>
        <w:t>the landscape</w:t>
      </w:r>
      <w:del w:id="830" w:author="Auteur">
        <w:r w:rsidR="008B4208" w:rsidRPr="002F6763" w:rsidDel="00E27210">
          <w:rPr>
            <w:rFonts w:ascii="Times New Roman" w:hAnsi="Times New Roman" w:cs="Times New Roman"/>
          </w:rPr>
          <w:delText xml:space="preserve"> till </w:delText>
        </w:r>
        <w:r w:rsidR="0022525A" w:rsidDel="00E27210">
          <w:rPr>
            <w:rFonts w:ascii="Times New Roman" w:hAnsi="Times New Roman" w:cs="Times New Roman"/>
          </w:rPr>
          <w:delText>it reaches the absorbing border</w:delText>
        </w:r>
      </w:del>
      <w:r w:rsidR="0022525A">
        <w:rPr>
          <w:rFonts w:ascii="Times New Roman" w:hAnsi="Times New Roman" w:cs="Times New Roman"/>
        </w:rPr>
        <w:t xml:space="preserve">. </w:t>
      </w:r>
      <w:r w:rsidR="002F6763">
        <w:rPr>
          <w:rFonts w:ascii="Times New Roman" w:hAnsi="Times New Roman" w:cs="Times New Roman"/>
        </w:rPr>
        <w:t>As the rise continue</w:t>
      </w:r>
      <w:r w:rsidR="0022525A">
        <w:rPr>
          <w:rFonts w:ascii="Times New Roman" w:hAnsi="Times New Roman" w:cs="Times New Roman"/>
        </w:rPr>
        <w:t>s, population eventually reaches</w:t>
      </w:r>
      <w:r w:rsidR="008B4208" w:rsidRPr="002F6763">
        <w:rPr>
          <w:rFonts w:ascii="Times New Roman" w:hAnsi="Times New Roman" w:cs="Times New Roman"/>
        </w:rPr>
        <w:t xml:space="preserve"> </w:t>
      </w:r>
      <w:del w:id="831" w:author="Auteur">
        <w:r w:rsidR="000D4240" w:rsidDel="00AC5E22">
          <w:rPr>
            <w:rFonts w:ascii="Times New Roman" w:hAnsi="Times New Roman" w:cs="Times New Roman"/>
          </w:rPr>
          <w:delText>a</w:delText>
        </w:r>
        <w:r w:rsidR="002F6763" w:rsidDel="00AC5E22">
          <w:rPr>
            <w:rFonts w:ascii="Times New Roman" w:hAnsi="Times New Roman" w:cs="Times New Roman"/>
          </w:rPr>
          <w:delText>n</w:delText>
        </w:r>
      </w:del>
      <w:ins w:id="832" w:author="Auteur">
        <w:r w:rsidR="00AC5E22">
          <w:rPr>
            <w:rFonts w:ascii="Times New Roman" w:hAnsi="Times New Roman" w:cs="Times New Roman"/>
          </w:rPr>
          <w:t>a</w:t>
        </w:r>
      </w:ins>
      <w:r w:rsidR="000D4240">
        <w:rPr>
          <w:rFonts w:ascii="Times New Roman" w:hAnsi="Times New Roman" w:cs="Times New Roman"/>
        </w:rPr>
        <w:t xml:space="preserve"> </w:t>
      </w:r>
      <w:del w:id="833" w:author="Auteur">
        <w:r w:rsidR="006103AB" w:rsidDel="00E62DD9">
          <w:rPr>
            <w:rFonts w:ascii="Times New Roman" w:hAnsi="Times New Roman" w:cs="Times New Roman"/>
          </w:rPr>
          <w:delText xml:space="preserve">outbreak </w:delText>
        </w:r>
      </w:del>
      <w:r w:rsidR="008B4208" w:rsidRPr="002F6763">
        <w:rPr>
          <w:rFonts w:ascii="Times New Roman" w:hAnsi="Times New Roman" w:cs="Times New Roman"/>
        </w:rPr>
        <w:t>peak</w:t>
      </w:r>
      <w:r w:rsidR="00C954FA">
        <w:rPr>
          <w:rFonts w:ascii="Times New Roman" w:hAnsi="Times New Roman" w:cs="Times New Roman"/>
        </w:rPr>
        <w:t xml:space="preserve"> (</w:t>
      </w:r>
      <w:del w:id="834" w:author="Auteur">
        <w:r w:rsidR="00C954FA" w:rsidDel="00266940">
          <w:rPr>
            <w:rFonts w:ascii="Times New Roman" w:hAnsi="Times New Roman" w:cs="Times New Roman"/>
          </w:rPr>
          <w:delText>a-6 and b-11</w:delText>
        </w:r>
      </w:del>
      <w:ins w:id="835" w:author="Auteur">
        <w:del w:id="836" w:author="Auteur">
          <w:r w:rsidR="00266940" w:rsidDel="00F03CE4">
            <w:rPr>
              <w:rFonts w:ascii="Times New Roman" w:hAnsi="Times New Roman" w:cs="Times New Roman"/>
            </w:rPr>
            <w:delText>d</w:delText>
          </w:r>
        </w:del>
      </w:ins>
      <w:del w:id="837" w:author="Auteur">
        <w:r w:rsidR="00C954FA" w:rsidDel="00F03CE4">
          <w:rPr>
            <w:rFonts w:ascii="Times New Roman" w:hAnsi="Times New Roman" w:cs="Times New Roman"/>
          </w:rPr>
          <w:delText xml:space="preserve"> in</w:delText>
        </w:r>
      </w:del>
      <w:r w:rsidR="00C954FA">
        <w:rPr>
          <w:rFonts w:ascii="Times New Roman" w:hAnsi="Times New Roman" w:cs="Times New Roman"/>
        </w:rPr>
        <w:t xml:space="preserve"> Figure4</w:t>
      </w:r>
      <w:ins w:id="838" w:author="Auteur">
        <w:r w:rsidR="00F03CE4">
          <w:rPr>
            <w:rFonts w:ascii="Times New Roman" w:hAnsi="Times New Roman" w:cs="Times New Roman"/>
          </w:rPr>
          <w:t xml:space="preserve"> d</w:t>
        </w:r>
      </w:ins>
      <w:r w:rsidR="00C954FA">
        <w:rPr>
          <w:rFonts w:ascii="Times New Roman" w:hAnsi="Times New Roman" w:cs="Times New Roman"/>
        </w:rPr>
        <w:t>)</w:t>
      </w:r>
      <w:r w:rsidR="008B4208" w:rsidRPr="002F6763">
        <w:rPr>
          <w:rFonts w:ascii="Times New Roman" w:hAnsi="Times New Roman" w:cs="Times New Roman"/>
        </w:rPr>
        <w:t xml:space="preserve">. Then, due to the </w:t>
      </w:r>
      <w:r w:rsidR="00830CE2" w:rsidRPr="00830CE2">
        <w:rPr>
          <w:rFonts w:ascii="Times New Roman" w:hAnsi="Times New Roman" w:cs="Times New Roman"/>
        </w:rPr>
        <w:t xml:space="preserve">decline </w:t>
      </w:r>
      <w:r w:rsidR="008B4208" w:rsidRPr="002F6763">
        <w:rPr>
          <w:rFonts w:ascii="Times New Roman" w:hAnsi="Times New Roman" w:cs="Times New Roman"/>
        </w:rPr>
        <w:t xml:space="preserve">of the </w:t>
      </w:r>
      <w:r w:rsidR="00A85729" w:rsidRPr="002F6763">
        <w:rPr>
          <w:rFonts w:ascii="Times New Roman" w:hAnsi="Times New Roman" w:cs="Times New Roman"/>
        </w:rPr>
        <w:t>K (</w:t>
      </w:r>
      <w:r w:rsidR="008B4208" w:rsidRPr="002F6763">
        <w:rPr>
          <w:rFonts w:ascii="Times New Roman" w:hAnsi="Times New Roman" w:cs="Times New Roman"/>
        </w:rPr>
        <w:t xml:space="preserve">except for the refuges), the </w:t>
      </w:r>
      <w:r w:rsidR="000F24F3">
        <w:rPr>
          <w:rFonts w:ascii="Times New Roman" w:hAnsi="Times New Roman" w:cs="Times New Roman"/>
        </w:rPr>
        <w:t>population</w:t>
      </w:r>
      <w:r w:rsidR="008B4208" w:rsidRPr="002F6763">
        <w:rPr>
          <w:rFonts w:ascii="Times New Roman" w:hAnsi="Times New Roman" w:cs="Times New Roman"/>
        </w:rPr>
        <w:t xml:space="preserve"> in each </w:t>
      </w:r>
      <w:r w:rsidR="00830CE2">
        <w:rPr>
          <w:rFonts w:ascii="Times New Roman" w:hAnsi="Times New Roman" w:cs="Times New Roman"/>
        </w:rPr>
        <w:t>cell</w:t>
      </w:r>
      <w:r w:rsidR="008B4208" w:rsidRPr="002F6763">
        <w:rPr>
          <w:rFonts w:ascii="Times New Roman" w:hAnsi="Times New Roman" w:cs="Times New Roman"/>
        </w:rPr>
        <w:t xml:space="preserve"> begin</w:t>
      </w:r>
      <w:r w:rsidR="000F24F3">
        <w:rPr>
          <w:rFonts w:ascii="Times New Roman" w:hAnsi="Times New Roman" w:cs="Times New Roman"/>
        </w:rPr>
        <w:t>s</w:t>
      </w:r>
      <w:r w:rsidR="008B4208" w:rsidRPr="002F6763">
        <w:rPr>
          <w:rFonts w:ascii="Times New Roman" w:hAnsi="Times New Roman" w:cs="Times New Roman"/>
        </w:rPr>
        <w:t xml:space="preserve"> to </w:t>
      </w:r>
      <w:r w:rsidR="00830CE2">
        <w:rPr>
          <w:rFonts w:ascii="Times New Roman" w:hAnsi="Times New Roman" w:cs="Times New Roman"/>
        </w:rPr>
        <w:t>decrease</w:t>
      </w:r>
      <w:r w:rsidR="008B4208" w:rsidRPr="002F6763">
        <w:rPr>
          <w:rFonts w:ascii="Times New Roman" w:hAnsi="Times New Roman" w:cs="Times New Roman"/>
        </w:rPr>
        <w:t xml:space="preserve"> and eventually </w:t>
      </w:r>
      <w:del w:id="839" w:author="Auteur">
        <w:r w:rsidR="008B4208" w:rsidRPr="002F6763" w:rsidDel="00F130C6">
          <w:rPr>
            <w:rFonts w:ascii="Times New Roman" w:hAnsi="Times New Roman" w:cs="Times New Roman"/>
          </w:rPr>
          <w:delText xml:space="preserve">go </w:delText>
        </w:r>
      </w:del>
      <w:ins w:id="840" w:author="Auteur">
        <w:r w:rsidR="00F130C6">
          <w:rPr>
            <w:rFonts w:ascii="Times New Roman" w:hAnsi="Times New Roman" w:cs="Times New Roman"/>
          </w:rPr>
          <w:t>dropped</w:t>
        </w:r>
        <w:r w:rsidR="00F130C6" w:rsidRPr="002F6763">
          <w:rPr>
            <w:rFonts w:ascii="Times New Roman" w:hAnsi="Times New Roman" w:cs="Times New Roman"/>
          </w:rPr>
          <w:t xml:space="preserve"> </w:t>
        </w:r>
      </w:ins>
      <w:r w:rsidR="008B4208" w:rsidRPr="002F6763">
        <w:rPr>
          <w:rFonts w:ascii="Times New Roman" w:hAnsi="Times New Roman" w:cs="Times New Roman"/>
        </w:rPr>
        <w:t xml:space="preserve">to 0 again. </w:t>
      </w:r>
    </w:p>
    <w:p w14:paraId="592A2A37" w14:textId="0CD37BD3" w:rsidR="002856C6" w:rsidDel="00406D8A" w:rsidRDefault="002856C6" w:rsidP="00D4025A">
      <w:pPr>
        <w:snapToGrid w:val="0"/>
        <w:spacing w:after="0" w:line="240" w:lineRule="auto"/>
        <w:rPr>
          <w:del w:id="841" w:author="Auteur"/>
          <w:rFonts w:ascii="Times New Roman" w:hAnsi="Times New Roman" w:cs="Times New Roman"/>
          <w:sz w:val="20"/>
          <w:szCs w:val="20"/>
        </w:rPr>
      </w:pPr>
      <w:del w:id="842" w:author="Auteur">
        <w:r w:rsidRPr="002F6763" w:rsidDel="00406D8A">
          <w:rPr>
            <w:rFonts w:ascii="Times New Roman" w:hAnsi="Times New Roman" w:cs="Times New Roman"/>
            <w:noProof/>
            <w:lang w:eastAsia="en-CA"/>
          </w:rPr>
          <w:drawing>
            <wp:inline distT="0" distB="0" distL="0" distR="0" wp14:anchorId="538C741D" wp14:editId="3402C808">
              <wp:extent cx="2694550" cy="106670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457" t="24501" r="20727" b="39032"/>
                      <a:stretch/>
                    </pic:blipFill>
                    <pic:spPr bwMode="auto">
                      <a:xfrm>
                        <a:off x="0" y="0"/>
                        <a:ext cx="2727137" cy="1079609"/>
                      </a:xfrm>
                      <a:prstGeom prst="rect">
                        <a:avLst/>
                      </a:prstGeom>
                      <a:ln>
                        <a:noFill/>
                      </a:ln>
                      <a:extLst>
                        <a:ext uri="{53640926-AAD7-44D8-BBD7-CCE9431645EC}">
                          <a14:shadowObscured xmlns:a14="http://schemas.microsoft.com/office/drawing/2010/main"/>
                        </a:ext>
                      </a:extLst>
                    </pic:spPr>
                  </pic:pic>
                </a:graphicData>
              </a:graphic>
            </wp:inline>
          </w:drawing>
        </w:r>
      </w:del>
      <w:r w:rsidR="005D7268" w:rsidRPr="002F6763">
        <w:rPr>
          <w:rFonts w:ascii="Times New Roman" w:hAnsi="Times New Roman" w:cs="Times New Roman"/>
        </w:rPr>
        <w:t xml:space="preserve">        </w:t>
      </w:r>
      <w:ins w:id="843" w:author="Auteur">
        <w:r w:rsidR="00406D8A">
          <w:rPr>
            <w:rFonts w:ascii="Times New Roman" w:hAnsi="Times New Roman" w:cs="Times New Roman"/>
            <w:noProof/>
            <w:lang w:eastAsia="en-CA"/>
          </w:rPr>
          <w:drawing>
            <wp:inline distT="0" distB="0" distL="0" distR="0" wp14:anchorId="65F59D58" wp14:editId="0C720690">
              <wp:extent cx="4750267" cy="3007995"/>
              <wp:effectExtent l="0" t="0" r="0" b="1905"/>
              <wp:docPr id="22" name="Picture 2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ulation_dynamique.png"/>
                      <pic:cNvPicPr/>
                    </pic:nvPicPr>
                    <pic:blipFill>
                      <a:blip r:embed="rId28">
                        <a:extLst>
                          <a:ext uri="{28A0092B-C50C-407E-A947-70E740481C1C}">
                            <a14:useLocalDpi xmlns:a14="http://schemas.microsoft.com/office/drawing/2010/main" val="0"/>
                          </a:ext>
                        </a:extLst>
                      </a:blip>
                      <a:stretch>
                        <a:fillRect/>
                      </a:stretch>
                    </pic:blipFill>
                    <pic:spPr>
                      <a:xfrm>
                        <a:off x="0" y="0"/>
                        <a:ext cx="4752823" cy="3009614"/>
                      </a:xfrm>
                      <a:prstGeom prst="rect">
                        <a:avLst/>
                      </a:prstGeom>
                    </pic:spPr>
                  </pic:pic>
                </a:graphicData>
              </a:graphic>
            </wp:inline>
          </w:drawing>
        </w:r>
      </w:ins>
      <w:del w:id="844" w:author="Auteur">
        <w:r w:rsidR="00A33F76" w:rsidRPr="002F6763" w:rsidDel="00406D8A">
          <w:rPr>
            <w:rFonts w:ascii="Times New Roman" w:hAnsi="Times New Roman" w:cs="Times New Roman"/>
            <w:noProof/>
            <w:lang w:eastAsia="en-CA"/>
          </w:rPr>
          <w:drawing>
            <wp:inline distT="0" distB="0" distL="0" distR="0" wp14:anchorId="6FD570A0" wp14:editId="6A545370">
              <wp:extent cx="2762250" cy="20826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748" t="22032" r="27351" b="15099"/>
                      <a:stretch/>
                    </pic:blipFill>
                    <pic:spPr bwMode="auto">
                      <a:xfrm>
                        <a:off x="0" y="0"/>
                        <a:ext cx="2772030" cy="2090073"/>
                      </a:xfrm>
                      <a:prstGeom prst="rect">
                        <a:avLst/>
                      </a:prstGeom>
                      <a:ln>
                        <a:noFill/>
                      </a:ln>
                      <a:extLst>
                        <a:ext uri="{53640926-AAD7-44D8-BBD7-CCE9431645EC}">
                          <a14:shadowObscured xmlns:a14="http://schemas.microsoft.com/office/drawing/2010/main"/>
                        </a:ext>
                      </a:extLst>
                    </pic:spPr>
                  </pic:pic>
                </a:graphicData>
              </a:graphic>
            </wp:inline>
          </w:drawing>
        </w:r>
      </w:del>
    </w:p>
    <w:p w14:paraId="28420567" w14:textId="7708152F" w:rsidR="00406D8A" w:rsidRDefault="00406D8A" w:rsidP="00D4025A">
      <w:pPr>
        <w:snapToGrid w:val="0"/>
        <w:spacing w:after="0" w:line="240" w:lineRule="auto"/>
        <w:rPr>
          <w:ins w:id="845" w:author="Auteur"/>
          <w:rFonts w:ascii="Times New Roman" w:hAnsi="Times New Roman" w:cs="Times New Roman"/>
        </w:rPr>
      </w:pPr>
    </w:p>
    <w:p w14:paraId="0C21AA2F" w14:textId="77777777" w:rsidR="00406D8A" w:rsidRPr="002F6763" w:rsidRDefault="00406D8A" w:rsidP="00D4025A">
      <w:pPr>
        <w:snapToGrid w:val="0"/>
        <w:spacing w:after="0" w:line="240" w:lineRule="auto"/>
        <w:rPr>
          <w:ins w:id="846" w:author="Auteur"/>
          <w:rFonts w:ascii="Times New Roman" w:hAnsi="Times New Roman" w:cs="Times New Roman"/>
        </w:rPr>
      </w:pPr>
    </w:p>
    <w:p w14:paraId="30C6574C" w14:textId="72EACBD1" w:rsidR="005D7268" w:rsidRPr="00B11B2B" w:rsidDel="00406D8A" w:rsidRDefault="005D7268" w:rsidP="00D4025A">
      <w:pPr>
        <w:pStyle w:val="Paragraphedeliste"/>
        <w:numPr>
          <w:ilvl w:val="0"/>
          <w:numId w:val="2"/>
        </w:numPr>
        <w:snapToGrid w:val="0"/>
        <w:spacing w:after="0" w:line="240" w:lineRule="auto"/>
        <w:contextualSpacing w:val="0"/>
        <w:rPr>
          <w:del w:id="847" w:author="Auteur"/>
          <w:rFonts w:ascii="Times New Roman" w:hAnsi="Times New Roman" w:cs="Times New Roman"/>
          <w:sz w:val="20"/>
          <w:szCs w:val="20"/>
        </w:rPr>
      </w:pPr>
      <w:del w:id="848" w:author="Auteur">
        <w:r w:rsidRPr="00B11B2B" w:rsidDel="00406D8A">
          <w:rPr>
            <w:rFonts w:ascii="Times New Roman" w:eastAsiaTheme="minorEastAsia" w:hAnsi="Times New Roman" w:cs="Times New Roman"/>
            <w:sz w:val="20"/>
            <w:szCs w:val="20"/>
            <w:lang w:val="en-CA" w:eastAsia="zh-CN"/>
          </w:rPr>
          <w:delText xml:space="preserve">                                                                       b)</w:delText>
        </w:r>
      </w:del>
    </w:p>
    <w:p w14:paraId="07DCBCF5" w14:textId="3B75C4AC" w:rsidR="008B4208" w:rsidRPr="00B11B2B" w:rsidDel="009C1EC6" w:rsidRDefault="00E67D5D" w:rsidP="00D4025A">
      <w:pPr>
        <w:snapToGrid w:val="0"/>
        <w:spacing w:after="0" w:line="240" w:lineRule="auto"/>
        <w:rPr>
          <w:del w:id="849" w:author="Auteur"/>
          <w:rFonts w:ascii="Times New Roman" w:hAnsi="Times New Roman" w:cs="Times New Roman"/>
          <w:sz w:val="20"/>
          <w:szCs w:val="20"/>
        </w:rPr>
      </w:pPr>
      <w:r w:rsidRPr="00B11B2B">
        <w:rPr>
          <w:rFonts w:ascii="Times New Roman" w:hAnsi="Times New Roman" w:cs="Times New Roman"/>
          <w:b/>
          <w:sz w:val="20"/>
          <w:szCs w:val="20"/>
        </w:rPr>
        <w:t xml:space="preserve">Figure 4: </w:t>
      </w:r>
      <w:ins w:id="850" w:author="Auteur">
        <w:r w:rsidR="009C1EC6" w:rsidRPr="00611847">
          <w:rPr>
            <w:rFonts w:ascii="Times New Roman" w:hAnsi="Times New Roman" w:cs="Times New Roman"/>
            <w:sz w:val="20"/>
            <w:szCs w:val="20"/>
            <w:rPrChange w:id="851" w:author="Auteur">
              <w:rPr>
                <w:rFonts w:ascii="Times New Roman" w:hAnsi="Times New Roman" w:cs="Times New Roman"/>
                <w:b/>
                <w:sz w:val="20"/>
                <w:szCs w:val="20"/>
              </w:rPr>
            </w:rPrChange>
          </w:rPr>
          <w:t>Simulated population dynamics and spatial patterns for a 10-year cycle</w:t>
        </w:r>
        <w:r w:rsidR="00D61DB2">
          <w:rPr>
            <w:rFonts w:ascii="Times New Roman" w:hAnsi="Times New Roman" w:cs="Times New Roman"/>
            <w:sz w:val="20"/>
            <w:szCs w:val="20"/>
          </w:rPr>
          <w:t xml:space="preserve"> with medium dispersal</w:t>
        </w:r>
        <w:r w:rsidR="009C1EC6" w:rsidRPr="00611847">
          <w:rPr>
            <w:rFonts w:ascii="Times New Roman" w:hAnsi="Times New Roman" w:cs="Times New Roman"/>
            <w:sz w:val="20"/>
            <w:szCs w:val="20"/>
            <w:rPrChange w:id="852" w:author="Auteur">
              <w:rPr>
                <w:rFonts w:ascii="Times New Roman" w:hAnsi="Times New Roman" w:cs="Times New Roman"/>
                <w:b/>
                <w:sz w:val="20"/>
                <w:szCs w:val="20"/>
              </w:rPr>
            </w:rPrChange>
          </w:rPr>
          <w:t>. At peaks, cells contain a maximum of K=30 individuals. During population crashes all cells go to K=0, except a centre refuge cell that remains at K=30.</w:t>
        </w:r>
        <w:r w:rsidR="009C1EC6" w:rsidRPr="009C1EC6" w:rsidDel="009C1EC6">
          <w:rPr>
            <w:rFonts w:ascii="Times New Roman" w:hAnsi="Times New Roman" w:cs="Times New Roman"/>
            <w:b/>
            <w:sz w:val="20"/>
            <w:szCs w:val="20"/>
          </w:rPr>
          <w:t xml:space="preserve"> </w:t>
        </w:r>
      </w:ins>
      <w:del w:id="853" w:author="Auteur">
        <w:r w:rsidRPr="00B11B2B" w:rsidDel="009C1EC6">
          <w:rPr>
            <w:rFonts w:ascii="Times New Roman" w:hAnsi="Times New Roman" w:cs="Times New Roman"/>
            <w:sz w:val="20"/>
            <w:szCs w:val="20"/>
          </w:rPr>
          <w:delText xml:space="preserve">a) demographic changes of a 10 years outbreak </w:delText>
        </w:r>
        <w:r w:rsidR="00375838" w:rsidRPr="00B11B2B" w:rsidDel="009C1EC6">
          <w:rPr>
            <w:rFonts w:ascii="Times New Roman" w:hAnsi="Times New Roman" w:cs="Times New Roman"/>
            <w:sz w:val="20"/>
            <w:szCs w:val="20"/>
          </w:rPr>
          <w:delText>cycle; b</w:delText>
        </w:r>
        <w:r w:rsidRPr="00B11B2B" w:rsidDel="009C1EC6">
          <w:rPr>
            <w:rFonts w:ascii="Times New Roman" w:hAnsi="Times New Roman" w:cs="Times New Roman"/>
            <w:sz w:val="20"/>
            <w:szCs w:val="20"/>
          </w:rPr>
          <w:delText xml:space="preserve">) demographic changes of 20 years outbreak cycle **color shows the density of the population in each case </w:delText>
        </w:r>
      </w:del>
      <w:ins w:id="854" w:author="Auteur">
        <w:del w:id="855" w:author="Auteur">
          <w:r w:rsidR="001677A5" w:rsidDel="009C1EC6">
            <w:rPr>
              <w:rFonts w:ascii="Times New Roman" w:hAnsi="Times New Roman" w:cs="Times New Roman"/>
              <w:sz w:val="20"/>
              <w:szCs w:val="20"/>
            </w:rPr>
            <w:delText>cell?</w:delText>
          </w:r>
          <w:r w:rsidR="001677A5" w:rsidRPr="00B11B2B" w:rsidDel="009C1EC6">
            <w:rPr>
              <w:rFonts w:ascii="Times New Roman" w:hAnsi="Times New Roman" w:cs="Times New Roman"/>
              <w:sz w:val="20"/>
              <w:szCs w:val="20"/>
            </w:rPr>
            <w:delText xml:space="preserve"> </w:delText>
          </w:r>
        </w:del>
      </w:ins>
      <w:del w:id="856" w:author="Auteur">
        <w:r w:rsidRPr="00B11B2B" w:rsidDel="009C1EC6">
          <w:rPr>
            <w:rFonts w:ascii="Times New Roman" w:hAnsi="Times New Roman" w:cs="Times New Roman"/>
            <w:sz w:val="20"/>
            <w:szCs w:val="20"/>
          </w:rPr>
          <w:delText>of the simulation grid.</w:delText>
        </w:r>
      </w:del>
    </w:p>
    <w:p w14:paraId="5916E698" w14:textId="77777777" w:rsidR="00830CE2" w:rsidRPr="002F6763" w:rsidRDefault="00830CE2" w:rsidP="00830CE2">
      <w:pPr>
        <w:snapToGrid w:val="0"/>
        <w:spacing w:after="0" w:line="240" w:lineRule="auto"/>
        <w:rPr>
          <w:rFonts w:ascii="Times New Roman" w:hAnsi="Times New Roman" w:cs="Times New Roman"/>
        </w:rPr>
      </w:pPr>
    </w:p>
    <w:p w14:paraId="31DC802C" w14:textId="2E6853D8" w:rsidR="00B920CE" w:rsidRPr="002F6763" w:rsidDel="006E4EEB" w:rsidRDefault="00320F1A" w:rsidP="00611847">
      <w:pPr>
        <w:snapToGrid w:val="0"/>
        <w:spacing w:after="0" w:line="480" w:lineRule="auto"/>
        <w:jc w:val="both"/>
        <w:rPr>
          <w:del w:id="857" w:author="Auteur"/>
          <w:rFonts w:ascii="Times New Roman" w:hAnsi="Times New Roman" w:cs="Times New Roman"/>
        </w:rPr>
      </w:pPr>
      <w:del w:id="858" w:author="Auteur">
        <w:r w:rsidRPr="002F6763" w:rsidDel="006E4EEB">
          <w:rPr>
            <w:rFonts w:ascii="Times New Roman" w:hAnsi="Times New Roman" w:cs="Times New Roman"/>
          </w:rPr>
          <w:delText>The cyclic changes of the carrying capacity K and the population size of one</w:delText>
        </w:r>
        <w:r w:rsidR="005C1808" w:rsidDel="006E4EEB">
          <w:rPr>
            <w:rFonts w:ascii="Times New Roman" w:hAnsi="Times New Roman" w:cs="Times New Roman"/>
          </w:rPr>
          <w:delText xml:space="preserve"> output of the10year</w:delText>
        </w:r>
        <w:r w:rsidRPr="002F6763" w:rsidDel="006E4EEB">
          <w:rPr>
            <w:rFonts w:ascii="Times New Roman" w:hAnsi="Times New Roman" w:cs="Times New Roman"/>
          </w:rPr>
          <w:delText xml:space="preserve">-scenario </w:delText>
        </w:r>
        <w:r w:rsidR="005C1808" w:rsidDel="006E4EEB">
          <w:rPr>
            <w:rFonts w:ascii="Times New Roman" w:hAnsi="Times New Roman" w:cs="Times New Roman"/>
          </w:rPr>
          <w:delText>is showed in F</w:delText>
        </w:r>
        <w:r w:rsidRPr="002F6763" w:rsidDel="006E4EEB">
          <w:rPr>
            <w:rFonts w:ascii="Times New Roman" w:hAnsi="Times New Roman" w:cs="Times New Roman"/>
          </w:rPr>
          <w:delText xml:space="preserve">igure5 </w:delText>
        </w:r>
        <w:r w:rsidR="00830CE2" w:rsidDel="006E4EEB">
          <w:rPr>
            <w:rFonts w:ascii="Times New Roman" w:hAnsi="Times New Roman" w:cs="Times New Roman"/>
          </w:rPr>
          <w:delText xml:space="preserve">where </w:delText>
        </w:r>
        <w:r w:rsidR="00EB0C5D" w:rsidRPr="002F6763" w:rsidDel="006E4EEB">
          <w:rPr>
            <w:rFonts w:ascii="Times New Roman" w:hAnsi="Times New Roman" w:cs="Times New Roman"/>
          </w:rPr>
          <w:delText>K</w:delText>
        </w:r>
        <w:r w:rsidR="00F77D10" w:rsidRPr="002F6763" w:rsidDel="006E4EEB">
          <w:rPr>
            <w:rFonts w:ascii="Times New Roman" w:hAnsi="Times New Roman" w:cs="Times New Roman"/>
          </w:rPr>
          <w:delText xml:space="preserve"> follows a </w:delText>
        </w:r>
        <w:r w:rsidR="000305C0" w:rsidRPr="000305C0" w:rsidDel="006E4EEB">
          <w:rPr>
            <w:rFonts w:ascii="Times New Roman" w:hAnsi="Times New Roman" w:cs="Times New Roman"/>
          </w:rPr>
          <w:delText>sinusoidal</w:delText>
        </w:r>
        <w:r w:rsidR="000305C0" w:rsidDel="006E4EEB">
          <w:rPr>
            <w:rFonts w:ascii="Times New Roman" w:hAnsi="Times New Roman" w:cs="Times New Roman"/>
          </w:rPr>
          <w:delText xml:space="preserve"> </w:delText>
        </w:r>
        <w:r w:rsidR="00F77D10" w:rsidRPr="002F6763" w:rsidDel="006E4EEB">
          <w:rPr>
            <w:rFonts w:ascii="Times New Roman" w:hAnsi="Times New Roman" w:cs="Times New Roman"/>
          </w:rPr>
          <w:delText xml:space="preserve">curve. </w:delText>
        </w:r>
        <w:r w:rsidR="00C7547C" w:rsidDel="006E4EEB">
          <w:rPr>
            <w:rFonts w:ascii="Times New Roman" w:hAnsi="Times New Roman" w:cs="Times New Roman"/>
          </w:rPr>
          <w:delText>We can see that the population size follows the K with an exact one-year lag</w:delText>
        </w:r>
        <w:r w:rsidR="00BA071D" w:rsidRPr="002F6763" w:rsidDel="006E4EEB">
          <w:rPr>
            <w:rFonts w:ascii="Times New Roman" w:hAnsi="Times New Roman" w:cs="Times New Roman"/>
          </w:rPr>
          <w:delText xml:space="preserve">, and the </w:delText>
        </w:r>
        <w:r w:rsidR="00C133FB" w:rsidDel="006E4EEB">
          <w:rPr>
            <w:rFonts w:ascii="Times New Roman" w:hAnsi="Times New Roman" w:cs="Times New Roman"/>
          </w:rPr>
          <w:delText xml:space="preserve">value of the </w:delText>
        </w:r>
        <w:r w:rsidR="00BA071D" w:rsidRPr="002F6763" w:rsidDel="006E4EEB">
          <w:rPr>
            <w:rFonts w:ascii="Times New Roman" w:hAnsi="Times New Roman" w:cs="Times New Roman"/>
          </w:rPr>
          <w:delText xml:space="preserve">peak </w:delText>
        </w:r>
        <w:r w:rsidR="00C133FB" w:rsidDel="006E4EEB">
          <w:rPr>
            <w:rFonts w:ascii="Times New Roman" w:hAnsi="Times New Roman" w:cs="Times New Roman"/>
          </w:rPr>
          <w:delText>varies</w:delText>
        </w:r>
        <w:r w:rsidR="00BA071D" w:rsidRPr="002F6763" w:rsidDel="006E4EEB">
          <w:rPr>
            <w:rFonts w:ascii="Times New Roman" w:hAnsi="Times New Roman" w:cs="Times New Roman"/>
          </w:rPr>
          <w:delText xml:space="preserve"> in each cycle.</w:delText>
        </w:r>
      </w:del>
    </w:p>
    <w:p w14:paraId="43BEBC17" w14:textId="45BC267C" w:rsidR="008B4208" w:rsidRPr="002F6763" w:rsidDel="006E4EEB" w:rsidRDefault="00B920CE" w:rsidP="00611847">
      <w:pPr>
        <w:snapToGrid w:val="0"/>
        <w:spacing w:after="0" w:line="240" w:lineRule="auto"/>
        <w:rPr>
          <w:del w:id="859" w:author="Auteur"/>
          <w:rFonts w:ascii="Times New Roman" w:hAnsi="Times New Roman" w:cs="Times New Roman"/>
        </w:rPr>
      </w:pPr>
      <w:del w:id="860" w:author="Auteur">
        <w:r w:rsidRPr="002F6763" w:rsidDel="006E4EEB">
          <w:rPr>
            <w:rFonts w:ascii="Times New Roman" w:hAnsi="Times New Roman" w:cs="Times New Roman"/>
            <w:noProof/>
            <w:lang w:eastAsia="en-CA"/>
          </w:rPr>
          <w:drawing>
            <wp:inline distT="0" distB="0" distL="0" distR="0" wp14:anchorId="03282788" wp14:editId="5E1D2A9A">
              <wp:extent cx="3327400" cy="2335854"/>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alage entre k et population.png"/>
                      <pic:cNvPicPr/>
                    </pic:nvPicPr>
                    <pic:blipFill rotWithShape="1">
                      <a:blip r:embed="rId30" cstate="print">
                        <a:extLst>
                          <a:ext uri="{28A0092B-C50C-407E-A947-70E740481C1C}">
                            <a14:useLocalDpi xmlns:a14="http://schemas.microsoft.com/office/drawing/2010/main" val="0"/>
                          </a:ext>
                        </a:extLst>
                      </a:blip>
                      <a:srcRect l="6401" t="5774" r="9299" b="8487"/>
                      <a:stretch/>
                    </pic:blipFill>
                    <pic:spPr bwMode="auto">
                      <a:xfrm>
                        <a:off x="0" y="0"/>
                        <a:ext cx="3354319" cy="2354752"/>
                      </a:xfrm>
                      <a:prstGeom prst="rect">
                        <a:avLst/>
                      </a:prstGeom>
                      <a:ln>
                        <a:noFill/>
                      </a:ln>
                      <a:extLst>
                        <a:ext uri="{53640926-AAD7-44D8-BBD7-CCE9431645EC}">
                          <a14:shadowObscured xmlns:a14="http://schemas.microsoft.com/office/drawing/2010/main"/>
                        </a:ext>
                      </a:extLst>
                    </pic:spPr>
                  </pic:pic>
                </a:graphicData>
              </a:graphic>
            </wp:inline>
          </w:drawing>
        </w:r>
      </w:del>
    </w:p>
    <w:p w14:paraId="6AE95E95" w14:textId="31A8F286" w:rsidR="00130D29" w:rsidRPr="00B11B2B" w:rsidDel="006E4EEB" w:rsidRDefault="00B920CE" w:rsidP="00611847">
      <w:pPr>
        <w:snapToGrid w:val="0"/>
        <w:spacing w:before="120" w:after="0" w:line="240" w:lineRule="auto"/>
        <w:jc w:val="both"/>
        <w:rPr>
          <w:del w:id="861" w:author="Auteur"/>
          <w:rFonts w:ascii="Times New Roman" w:hAnsi="Times New Roman" w:cs="Times New Roman"/>
          <w:sz w:val="20"/>
          <w:szCs w:val="20"/>
        </w:rPr>
      </w:pPr>
      <w:del w:id="862" w:author="Auteur">
        <w:r w:rsidRPr="00B11B2B" w:rsidDel="006E4EEB">
          <w:rPr>
            <w:rFonts w:ascii="Times New Roman" w:hAnsi="Times New Roman" w:cs="Times New Roman"/>
            <w:b/>
            <w:sz w:val="20"/>
            <w:szCs w:val="20"/>
          </w:rPr>
          <w:delText>Figure5:</w:delText>
        </w:r>
        <w:r w:rsidRPr="00B11B2B" w:rsidDel="006E4EEB">
          <w:rPr>
            <w:rFonts w:ascii="Times New Roman" w:hAnsi="Times New Roman" w:cs="Times New Roman"/>
            <w:sz w:val="20"/>
            <w:szCs w:val="20"/>
          </w:rPr>
          <w:delText xml:space="preserve"> time lag between K and population size (</w:delText>
        </w:r>
        <w:r w:rsidR="002B071C" w:rsidRPr="00B11B2B" w:rsidDel="006E4EEB">
          <w:rPr>
            <w:rFonts w:ascii="Times New Roman" w:hAnsi="Times New Roman" w:cs="Times New Roman"/>
            <w:sz w:val="20"/>
            <w:szCs w:val="20"/>
          </w:rPr>
          <w:delText xml:space="preserve">blue line shows the change of the K, red line is the </w:delText>
        </w:r>
        <w:r w:rsidRPr="00B11B2B" w:rsidDel="006E4EEB">
          <w:rPr>
            <w:rFonts w:ascii="Times New Roman" w:hAnsi="Times New Roman" w:cs="Times New Roman"/>
            <w:sz w:val="20"/>
            <w:szCs w:val="20"/>
          </w:rPr>
          <w:delText>population</w:delText>
        </w:r>
        <w:r w:rsidR="002B071C" w:rsidRPr="00B11B2B" w:rsidDel="006E4EEB">
          <w:rPr>
            <w:rFonts w:ascii="Times New Roman" w:hAnsi="Times New Roman" w:cs="Times New Roman"/>
            <w:sz w:val="20"/>
            <w:szCs w:val="20"/>
          </w:rPr>
          <w:delText>/100)</w:delText>
        </w:r>
        <w:r w:rsidRPr="00B11B2B" w:rsidDel="006E4EEB">
          <w:rPr>
            <w:rFonts w:ascii="Times New Roman" w:hAnsi="Times New Roman" w:cs="Times New Roman"/>
            <w:sz w:val="20"/>
            <w:szCs w:val="20"/>
          </w:rPr>
          <w:delText xml:space="preserve"> </w:delText>
        </w:r>
      </w:del>
    </w:p>
    <w:p w14:paraId="5AC6BAE8" w14:textId="77777777" w:rsidR="00830CE2" w:rsidRPr="002F6763" w:rsidRDefault="00830CE2" w:rsidP="00611847">
      <w:pPr>
        <w:snapToGrid w:val="0"/>
        <w:spacing w:after="0" w:line="240" w:lineRule="auto"/>
        <w:rPr>
          <w:rFonts w:ascii="Times New Roman" w:hAnsi="Times New Roman" w:cs="Times New Roman"/>
        </w:rPr>
        <w:pPrChange w:id="863" w:author="Auteur">
          <w:pPr>
            <w:snapToGrid w:val="0"/>
            <w:spacing w:before="120" w:after="0" w:line="240" w:lineRule="auto"/>
            <w:jc w:val="both"/>
          </w:pPr>
        </w:pPrChange>
      </w:pPr>
    </w:p>
    <w:p w14:paraId="68EA6B8A" w14:textId="5105848B" w:rsidR="0054582F" w:rsidRPr="002F6763" w:rsidRDefault="00C42C3B" w:rsidP="00D4025A">
      <w:pPr>
        <w:snapToGrid w:val="0"/>
        <w:spacing w:before="120" w:after="0" w:line="480" w:lineRule="auto"/>
        <w:jc w:val="both"/>
        <w:rPr>
          <w:rFonts w:ascii="Times New Roman" w:hAnsi="Times New Roman" w:cs="Times New Roman"/>
        </w:rPr>
      </w:pPr>
      <w:r>
        <w:rPr>
          <w:rFonts w:ascii="Times New Roman" w:hAnsi="Times New Roman" w:cs="Times New Roman"/>
          <w:b/>
          <w:i/>
        </w:rPr>
        <w:t>E</w:t>
      </w:r>
      <w:r w:rsidRPr="00C42C3B">
        <w:rPr>
          <w:rFonts w:ascii="Times New Roman" w:hAnsi="Times New Roman" w:cs="Times New Roman"/>
          <w:b/>
          <w:i/>
        </w:rPr>
        <w:t>xpected</w:t>
      </w:r>
      <w:r w:rsidR="009B34E8" w:rsidRPr="009B34E8">
        <w:rPr>
          <w:rFonts w:ascii="Times New Roman" w:hAnsi="Times New Roman" w:cs="Times New Roman"/>
          <w:b/>
          <w:i/>
        </w:rPr>
        <w:t xml:space="preserve"> heterozygosity</w:t>
      </w:r>
      <w:del w:id="864" w:author="Auteur">
        <w:r w:rsidR="009B34E8" w:rsidDel="00E27210">
          <w:rPr>
            <w:rFonts w:ascii="Times New Roman" w:hAnsi="Times New Roman" w:cs="Times New Roman"/>
            <w:b/>
            <w:i/>
          </w:rPr>
          <w:delText xml:space="preserve"> and allelic richness</w:delText>
        </w:r>
      </w:del>
    </w:p>
    <w:p w14:paraId="0D153E6F" w14:textId="397AD774" w:rsidR="00233B16" w:rsidRDefault="00F56F36" w:rsidP="00D4025A">
      <w:pPr>
        <w:snapToGrid w:val="0"/>
        <w:spacing w:before="120" w:after="0" w:line="480" w:lineRule="auto"/>
        <w:jc w:val="both"/>
        <w:rPr>
          <w:ins w:id="865" w:author="Auteur"/>
          <w:rFonts w:ascii="Times New Roman" w:hAnsi="Times New Roman" w:cs="Times New Roman"/>
        </w:rPr>
      </w:pPr>
      <w:del w:id="866" w:author="Auteur">
        <w:r w:rsidDel="00E27210">
          <w:rPr>
            <w:rFonts w:ascii="Times New Roman" w:hAnsi="Times New Roman" w:cs="Times New Roman" w:hint="eastAsia"/>
          </w:rPr>
          <w:delText>For each simulation,</w:delText>
        </w:r>
      </w:del>
      <w:ins w:id="867" w:author="Auteur">
        <w:r w:rsidR="00E27210">
          <w:rPr>
            <w:rFonts w:ascii="Times New Roman" w:hAnsi="Times New Roman" w:cs="Times New Roman"/>
          </w:rPr>
          <w:t>CDmetaPOP provides</w:t>
        </w:r>
      </w:ins>
      <w:r>
        <w:rPr>
          <w:rFonts w:ascii="Times New Roman" w:hAnsi="Times New Roman" w:cs="Times New Roman"/>
        </w:rPr>
        <w:t xml:space="preserve"> </w:t>
      </w:r>
      <w:r w:rsidR="0013473D">
        <w:rPr>
          <w:rFonts w:ascii="Times New Roman" w:hAnsi="Times New Roman" w:cs="Times New Roman"/>
        </w:rPr>
        <w:t>expected heterozygosity</w:t>
      </w:r>
      <w:r w:rsidR="00830CE2">
        <w:rPr>
          <w:rFonts w:ascii="Times New Roman" w:hAnsi="Times New Roman" w:cs="Times New Roman"/>
        </w:rPr>
        <w:t xml:space="preserve"> (He)</w:t>
      </w:r>
      <w:r>
        <w:rPr>
          <w:rFonts w:ascii="Times New Roman" w:hAnsi="Times New Roman" w:cs="Times New Roman"/>
        </w:rPr>
        <w:t xml:space="preserve"> </w:t>
      </w:r>
      <w:del w:id="868" w:author="Auteur">
        <w:r w:rsidDel="00E27210">
          <w:rPr>
            <w:rFonts w:ascii="Times New Roman" w:hAnsi="Times New Roman" w:cs="Times New Roman"/>
          </w:rPr>
          <w:delText>and allelic richness</w:delText>
        </w:r>
      </w:del>
      <w:ins w:id="869" w:author="Auteur">
        <w:del w:id="870" w:author="Auteur">
          <w:r w:rsidR="0090691B" w:rsidDel="00E27210">
            <w:rPr>
              <w:rFonts w:ascii="Times New Roman" w:hAnsi="Times New Roman" w:cs="Times New Roman"/>
            </w:rPr>
            <w:delText xml:space="preserve"> (Ar)</w:delText>
          </w:r>
        </w:del>
      </w:ins>
      <w:del w:id="871" w:author="Auteur">
        <w:r w:rsidDel="00E27210">
          <w:rPr>
            <w:rFonts w:ascii="Times New Roman" w:hAnsi="Times New Roman" w:cs="Times New Roman"/>
          </w:rPr>
          <w:delText xml:space="preserve"> at each population peak and valley have been calculated</w:delText>
        </w:r>
      </w:del>
      <w:ins w:id="872" w:author="Auteur">
        <w:del w:id="873" w:author="Auteur">
          <w:r w:rsidR="00E27210" w:rsidDel="006277FE">
            <w:rPr>
              <w:rFonts w:ascii="Times New Roman" w:hAnsi="Times New Roman" w:cs="Times New Roman"/>
            </w:rPr>
            <w:delText>in</w:delText>
          </w:r>
        </w:del>
        <w:r w:rsidR="006277FE">
          <w:rPr>
            <w:rFonts w:ascii="Times New Roman" w:hAnsi="Times New Roman" w:cs="Times New Roman"/>
          </w:rPr>
          <w:t>at</w:t>
        </w:r>
        <w:r w:rsidR="00E27210">
          <w:rPr>
            <w:rFonts w:ascii="Times New Roman" w:hAnsi="Times New Roman" w:cs="Times New Roman"/>
          </w:rPr>
          <w:t xml:space="preserve"> </w:t>
        </w:r>
        <w:del w:id="874" w:author="Auteur">
          <w:r w:rsidR="00E27210" w:rsidDel="00C761DA">
            <w:rPr>
              <w:rFonts w:ascii="Times New Roman" w:hAnsi="Times New Roman" w:cs="Times New Roman"/>
            </w:rPr>
            <w:delText xml:space="preserve">the </w:delText>
          </w:r>
        </w:del>
        <w:r w:rsidR="00E27210">
          <w:rPr>
            <w:rFonts w:ascii="Times New Roman" w:hAnsi="Times New Roman" w:cs="Times New Roman"/>
          </w:rPr>
          <w:t>each timestep</w:t>
        </w:r>
        <w:del w:id="875" w:author="Auteur">
          <w:r w:rsidR="00E27210" w:rsidDel="006277FE">
            <w:rPr>
              <w:rFonts w:ascii="Times New Roman" w:hAnsi="Times New Roman" w:cs="Times New Roman"/>
            </w:rPr>
            <w:delText xml:space="preserve"> output</w:delText>
          </w:r>
        </w:del>
      </w:ins>
      <w:r>
        <w:rPr>
          <w:rFonts w:ascii="Times New Roman" w:hAnsi="Times New Roman" w:cs="Times New Roman"/>
        </w:rPr>
        <w:t xml:space="preserve">. </w:t>
      </w:r>
      <w:del w:id="876" w:author="Auteur">
        <w:r w:rsidDel="00E27210">
          <w:rPr>
            <w:rFonts w:ascii="Times New Roman" w:hAnsi="Times New Roman" w:cs="Times New Roman"/>
          </w:rPr>
          <w:delText xml:space="preserve">Table1 and </w:delText>
        </w:r>
      </w:del>
      <w:r>
        <w:rPr>
          <w:rFonts w:ascii="Times New Roman" w:hAnsi="Times New Roman" w:cs="Times New Roman"/>
        </w:rPr>
        <w:t>Figure</w:t>
      </w:r>
      <w:ins w:id="877" w:author="Auteur">
        <w:r w:rsidR="0090691B">
          <w:rPr>
            <w:rFonts w:ascii="Times New Roman" w:hAnsi="Times New Roman" w:cs="Times New Roman"/>
          </w:rPr>
          <w:t xml:space="preserve"> </w:t>
        </w:r>
      </w:ins>
      <w:del w:id="878" w:author="Auteur">
        <w:r w:rsidDel="0090691B">
          <w:rPr>
            <w:rFonts w:ascii="Times New Roman" w:hAnsi="Times New Roman" w:cs="Times New Roman"/>
          </w:rPr>
          <w:delText>5</w:delText>
        </w:r>
      </w:del>
      <w:ins w:id="879" w:author="Auteur">
        <w:del w:id="880" w:author="Auteur">
          <w:r w:rsidR="0090691B" w:rsidDel="006277FE">
            <w:rPr>
              <w:rFonts w:ascii="Times New Roman" w:hAnsi="Times New Roman" w:cs="Times New Roman"/>
            </w:rPr>
            <w:delText>6</w:delText>
          </w:r>
        </w:del>
        <w:r w:rsidR="006277FE">
          <w:rPr>
            <w:rFonts w:ascii="Times New Roman" w:hAnsi="Times New Roman" w:cs="Times New Roman"/>
          </w:rPr>
          <w:t>5</w:t>
        </w:r>
      </w:ins>
      <w:r>
        <w:rPr>
          <w:rFonts w:ascii="Times New Roman" w:hAnsi="Times New Roman" w:cs="Times New Roman"/>
        </w:rPr>
        <w:t xml:space="preserve"> show</w:t>
      </w:r>
      <w:ins w:id="881" w:author="Auteur">
        <w:r w:rsidR="00E27210">
          <w:rPr>
            <w:rFonts w:ascii="Times New Roman" w:hAnsi="Times New Roman" w:cs="Times New Roman"/>
          </w:rPr>
          <w:t>s</w:t>
        </w:r>
      </w:ins>
      <w:r>
        <w:rPr>
          <w:rFonts w:ascii="Times New Roman" w:hAnsi="Times New Roman" w:cs="Times New Roman"/>
        </w:rPr>
        <w:t xml:space="preserve"> the mean </w:t>
      </w:r>
      <w:ins w:id="882" w:author="Auteur">
        <w:r w:rsidR="0049739E">
          <w:rPr>
            <w:rFonts w:ascii="Times New Roman" w:hAnsi="Times New Roman" w:cs="Times New Roman"/>
          </w:rPr>
          <w:t xml:space="preserve">He </w:t>
        </w:r>
      </w:ins>
      <w:r>
        <w:rPr>
          <w:rFonts w:ascii="Times New Roman" w:hAnsi="Times New Roman" w:cs="Times New Roman"/>
        </w:rPr>
        <w:t xml:space="preserve">value at </w:t>
      </w:r>
      <w:del w:id="883" w:author="Auteur">
        <w:r w:rsidDel="0049739E">
          <w:rPr>
            <w:rFonts w:ascii="Times New Roman" w:hAnsi="Times New Roman" w:cs="Times New Roman"/>
          </w:rPr>
          <w:delText>each</w:delText>
        </w:r>
      </w:del>
      <w:r>
        <w:rPr>
          <w:rFonts w:ascii="Times New Roman" w:hAnsi="Times New Roman" w:cs="Times New Roman"/>
        </w:rPr>
        <w:t xml:space="preserve"> peak</w:t>
      </w:r>
      <w:ins w:id="884" w:author="Auteur">
        <w:r w:rsidR="0049739E">
          <w:rPr>
            <w:rFonts w:ascii="Times New Roman" w:hAnsi="Times New Roman" w:cs="Times New Roman"/>
          </w:rPr>
          <w:t>s</w:t>
        </w:r>
      </w:ins>
      <w:r>
        <w:rPr>
          <w:rFonts w:ascii="Times New Roman" w:hAnsi="Times New Roman" w:cs="Times New Roman"/>
        </w:rPr>
        <w:t xml:space="preserve"> </w:t>
      </w:r>
      <w:ins w:id="885" w:author="Auteur">
        <w:r w:rsidR="0049739E">
          <w:rPr>
            <w:rFonts w:ascii="Times New Roman" w:hAnsi="Times New Roman" w:cs="Times New Roman"/>
          </w:rPr>
          <w:t xml:space="preserve">in ten cycles </w:t>
        </w:r>
      </w:ins>
      <w:del w:id="886" w:author="Auteur">
        <w:r w:rsidDel="006277FE">
          <w:rPr>
            <w:rFonts w:ascii="Times New Roman" w:hAnsi="Times New Roman" w:cs="Times New Roman"/>
          </w:rPr>
          <w:delText xml:space="preserve">and valley </w:delText>
        </w:r>
      </w:del>
      <w:r>
        <w:rPr>
          <w:rFonts w:ascii="Times New Roman" w:hAnsi="Times New Roman" w:cs="Times New Roman"/>
        </w:rPr>
        <w:t xml:space="preserve">of the 10 replicates </w:t>
      </w:r>
      <w:del w:id="887" w:author="Auteur">
        <w:r w:rsidDel="0049739E">
          <w:rPr>
            <w:rFonts w:ascii="Times New Roman" w:hAnsi="Times New Roman" w:cs="Times New Roman"/>
          </w:rPr>
          <w:delText xml:space="preserve">of </w:delText>
        </w:r>
        <w:r w:rsidR="00830CE2" w:rsidDel="0049739E">
          <w:rPr>
            <w:rFonts w:ascii="Times New Roman" w:hAnsi="Times New Roman" w:cs="Times New Roman"/>
          </w:rPr>
          <w:delText>each</w:delText>
        </w:r>
        <w:r w:rsidDel="0049739E">
          <w:rPr>
            <w:rFonts w:ascii="Times New Roman" w:hAnsi="Times New Roman" w:cs="Times New Roman"/>
          </w:rPr>
          <w:delText xml:space="preserve"> </w:delText>
        </w:r>
      </w:del>
      <w:ins w:id="888" w:author="Auteur">
        <w:del w:id="889" w:author="Auteur">
          <w:r w:rsidR="006277FE" w:rsidDel="0049739E">
            <w:rPr>
              <w:rFonts w:ascii="Times New Roman" w:hAnsi="Times New Roman" w:cs="Times New Roman"/>
            </w:rPr>
            <w:delText>every</w:delText>
          </w:r>
        </w:del>
        <w:r w:rsidR="0049739E">
          <w:rPr>
            <w:rFonts w:ascii="Times New Roman" w:hAnsi="Times New Roman" w:cs="Times New Roman"/>
          </w:rPr>
          <w:t>for all</w:t>
        </w:r>
        <w:r w:rsidR="006277FE">
          <w:rPr>
            <w:rFonts w:ascii="Times New Roman" w:hAnsi="Times New Roman" w:cs="Times New Roman"/>
          </w:rPr>
          <w:t xml:space="preserve"> </w:t>
        </w:r>
      </w:ins>
      <w:r>
        <w:rPr>
          <w:rFonts w:ascii="Times New Roman" w:hAnsi="Times New Roman" w:cs="Times New Roman"/>
        </w:rPr>
        <w:t>scenario</w:t>
      </w:r>
      <w:ins w:id="890" w:author="Auteur">
        <w:r w:rsidR="009827E0">
          <w:rPr>
            <w:rFonts w:ascii="Times New Roman" w:hAnsi="Times New Roman" w:cs="Times New Roman"/>
          </w:rPr>
          <w:t>s</w:t>
        </w:r>
      </w:ins>
      <w:r>
        <w:rPr>
          <w:rFonts w:ascii="Times New Roman" w:hAnsi="Times New Roman" w:cs="Times New Roman"/>
        </w:rPr>
        <w:t xml:space="preserve">. </w:t>
      </w:r>
      <w:del w:id="891" w:author="Auteur">
        <w:r w:rsidR="00233B16" w:rsidDel="006277FE">
          <w:rPr>
            <w:rFonts w:ascii="Times New Roman" w:hAnsi="Times New Roman" w:cs="Times New Roman"/>
          </w:rPr>
          <w:delText>Different from H</w:delText>
        </w:r>
        <w:r w:rsidR="00830CE2" w:rsidDel="006277FE">
          <w:rPr>
            <w:rFonts w:ascii="Times New Roman" w:hAnsi="Times New Roman" w:cs="Times New Roman"/>
          </w:rPr>
          <w:delText>e</w:delText>
        </w:r>
        <w:r w:rsidR="00233B16" w:rsidDel="006277FE">
          <w:rPr>
            <w:rFonts w:ascii="Times New Roman" w:hAnsi="Times New Roman" w:cs="Times New Roman"/>
          </w:rPr>
          <w:delText xml:space="preserve"> which </w:delText>
        </w:r>
        <w:r w:rsidR="0013473D" w:rsidDel="006277FE">
          <w:rPr>
            <w:rFonts w:ascii="Times New Roman" w:hAnsi="Times New Roman" w:cs="Times New Roman"/>
          </w:rPr>
          <w:delText>tend to</w:delText>
        </w:r>
        <w:r w:rsidR="00233B16" w:rsidRPr="00233B16" w:rsidDel="006277FE">
          <w:rPr>
            <w:rFonts w:ascii="Times New Roman" w:hAnsi="Times New Roman" w:cs="Times New Roman"/>
          </w:rPr>
          <w:delText xml:space="preserve"> decrease</w:delText>
        </w:r>
        <w:r w:rsidR="00233B16" w:rsidDel="006277FE">
          <w:rPr>
            <w:rFonts w:ascii="Times New Roman" w:hAnsi="Times New Roman" w:cs="Times New Roman"/>
          </w:rPr>
          <w:delText xml:space="preserve"> for all three scenarios</w:delText>
        </w:r>
      </w:del>
      <w:ins w:id="892" w:author="Auteur">
        <w:del w:id="893" w:author="Auteur">
          <w:r w:rsidR="00E27210" w:rsidDel="006277FE">
            <w:rPr>
              <w:rFonts w:ascii="Times New Roman" w:hAnsi="Times New Roman" w:cs="Times New Roman"/>
            </w:rPr>
            <w:delText>.</w:delText>
          </w:r>
        </w:del>
      </w:ins>
      <w:del w:id="894" w:author="Auteur">
        <w:r w:rsidR="00233B16" w:rsidDel="006277FE">
          <w:rPr>
            <w:rFonts w:ascii="Times New Roman" w:hAnsi="Times New Roman" w:cs="Times New Roman"/>
          </w:rPr>
          <w:delText xml:space="preserve">, allelic richness is </w:delText>
        </w:r>
        <w:r w:rsidR="00233B16" w:rsidRPr="00233B16" w:rsidDel="006277FE">
          <w:rPr>
            <w:rFonts w:ascii="Times New Roman" w:hAnsi="Times New Roman" w:cs="Times New Roman"/>
          </w:rPr>
          <w:delText>constant at</w:delText>
        </w:r>
        <w:r w:rsidR="00830CE2" w:rsidDel="006277FE">
          <w:rPr>
            <w:rFonts w:ascii="Times New Roman" w:hAnsi="Times New Roman" w:cs="Times New Roman"/>
          </w:rPr>
          <w:delText xml:space="preserve"> initial number</w:delText>
        </w:r>
        <w:r w:rsidR="00233B16" w:rsidRPr="00233B16" w:rsidDel="006277FE">
          <w:rPr>
            <w:rFonts w:ascii="Times New Roman" w:hAnsi="Times New Roman" w:cs="Times New Roman"/>
          </w:rPr>
          <w:delText xml:space="preserve"> 200</w:delText>
        </w:r>
        <w:r w:rsidR="00233B16" w:rsidDel="006277FE">
          <w:rPr>
            <w:rFonts w:ascii="Times New Roman" w:hAnsi="Times New Roman" w:cs="Times New Roman"/>
          </w:rPr>
          <w:delText>.</w:delText>
        </w:r>
      </w:del>
    </w:p>
    <w:p w14:paraId="048D0C45" w14:textId="2EAA6257" w:rsidR="00E27210" w:rsidRDefault="00E27210" w:rsidP="00D4025A">
      <w:pPr>
        <w:snapToGrid w:val="0"/>
        <w:spacing w:before="120" w:after="0" w:line="480" w:lineRule="auto"/>
        <w:jc w:val="both"/>
        <w:rPr>
          <w:rFonts w:ascii="Times New Roman" w:hAnsi="Times New Roman" w:cs="Times New Roman"/>
        </w:rPr>
      </w:pPr>
      <w:ins w:id="895" w:author="Auteur">
        <w:r>
          <w:rPr>
            <w:rFonts w:ascii="Times New Roman" w:hAnsi="Times New Roman" w:cs="Times New Roman"/>
            <w:noProof/>
            <w:lang w:eastAsia="en-CA"/>
          </w:rPr>
          <w:lastRenderedPageBreak/>
          <w:drawing>
            <wp:inline distT="0" distB="0" distL="0" distR="0" wp14:anchorId="598B7C18" wp14:editId="5ABF1217">
              <wp:extent cx="4876800" cy="2711157"/>
              <wp:effectExtent l="0" t="0" r="0" b="0"/>
              <wp:docPr id="24" name="Picture 2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 by cycle.png"/>
                      <pic:cNvPicPr/>
                    </pic:nvPicPr>
                    <pic:blipFill rotWithShape="1">
                      <a:blip r:embed="rId31">
                        <a:extLst>
                          <a:ext uri="{28A0092B-C50C-407E-A947-70E740481C1C}">
                            <a14:useLocalDpi xmlns:a14="http://schemas.microsoft.com/office/drawing/2010/main" val="0"/>
                          </a:ext>
                        </a:extLst>
                      </a:blip>
                      <a:srcRect t="8566"/>
                      <a:stretch/>
                    </pic:blipFill>
                    <pic:spPr bwMode="auto">
                      <a:xfrm>
                        <a:off x="0" y="0"/>
                        <a:ext cx="4883966" cy="2715141"/>
                      </a:xfrm>
                      <a:prstGeom prst="rect">
                        <a:avLst/>
                      </a:prstGeom>
                      <a:ln>
                        <a:noFill/>
                      </a:ln>
                      <a:extLst>
                        <a:ext uri="{53640926-AAD7-44D8-BBD7-CCE9431645EC}">
                          <a14:shadowObscured xmlns:a14="http://schemas.microsoft.com/office/drawing/2010/main"/>
                        </a:ext>
                      </a:extLst>
                    </pic:spPr>
                  </pic:pic>
                </a:graphicData>
              </a:graphic>
            </wp:inline>
          </w:drawing>
        </w:r>
      </w:ins>
    </w:p>
    <w:p w14:paraId="18559ADA" w14:textId="5F804EB5" w:rsidR="0013473D" w:rsidRPr="00B11B2B" w:rsidDel="00E27210" w:rsidRDefault="00BA3C26" w:rsidP="00611847">
      <w:pPr>
        <w:snapToGrid w:val="0"/>
        <w:spacing w:after="0" w:line="240" w:lineRule="auto"/>
        <w:jc w:val="both"/>
        <w:rPr>
          <w:del w:id="896" w:author="Auteur"/>
          <w:rFonts w:ascii="Times New Roman" w:hAnsi="Times New Roman" w:cs="Times New Roman"/>
          <w:sz w:val="20"/>
          <w:szCs w:val="20"/>
        </w:rPr>
      </w:pPr>
      <w:del w:id="897" w:author="Auteur">
        <w:r w:rsidRPr="00B11B2B" w:rsidDel="00E27210">
          <w:rPr>
            <w:rFonts w:ascii="Times New Roman" w:hAnsi="Times New Roman" w:cs="Times New Roman"/>
            <w:b/>
            <w:sz w:val="20"/>
            <w:szCs w:val="20"/>
          </w:rPr>
          <w:delText>Table 1</w:delText>
        </w:r>
        <w:r w:rsidR="00D22A6B" w:rsidDel="00E27210">
          <w:rPr>
            <w:rFonts w:ascii="Times New Roman" w:hAnsi="Times New Roman" w:cs="Times New Roman"/>
            <w:b/>
            <w:sz w:val="20"/>
            <w:szCs w:val="20"/>
          </w:rPr>
          <w:delText>:</w:delText>
        </w:r>
        <w:r w:rsidRPr="00B11B2B" w:rsidDel="00E27210">
          <w:rPr>
            <w:rFonts w:ascii="Times New Roman" w:hAnsi="Times New Roman" w:cs="Times New Roman"/>
            <w:sz w:val="20"/>
            <w:szCs w:val="20"/>
          </w:rPr>
          <w:delText xml:space="preserve"> Mean </w:delText>
        </w:r>
        <w:r w:rsidR="0013473D" w:rsidRPr="00B11B2B" w:rsidDel="00E27210">
          <w:rPr>
            <w:rFonts w:ascii="Times New Roman" w:hAnsi="Times New Roman" w:cs="Times New Roman"/>
            <w:sz w:val="20"/>
            <w:szCs w:val="20"/>
          </w:rPr>
          <w:delText>expected heterozygosity</w:delText>
        </w:r>
        <w:r w:rsidRPr="00B11B2B" w:rsidDel="00E27210">
          <w:rPr>
            <w:rFonts w:ascii="Times New Roman" w:hAnsi="Times New Roman" w:cs="Times New Roman"/>
            <w:sz w:val="20"/>
            <w:szCs w:val="20"/>
          </w:rPr>
          <w:delText xml:space="preserve"> of 10 simulation replicates for each scenario</w:delText>
        </w:r>
        <w:r w:rsidR="00F56F36" w:rsidRPr="00B11B2B" w:rsidDel="00E27210">
          <w:rPr>
            <w:rFonts w:ascii="Times New Roman" w:hAnsi="Times New Roman" w:cs="Times New Roman"/>
            <w:sz w:val="20"/>
            <w:szCs w:val="20"/>
          </w:rPr>
          <w:delText>. (pks: oubreak peak, vals: outbreak valleys)</w:delText>
        </w:r>
        <w:r w:rsidRPr="00B11B2B" w:rsidDel="00E27210">
          <w:rPr>
            <w:rFonts w:ascii="Times New Roman" w:hAnsi="Times New Roman" w:cs="Times New Roman"/>
            <w:sz w:val="20"/>
            <w:szCs w:val="20"/>
          </w:rPr>
          <w:delText xml:space="preserve"> </w:delText>
        </w:r>
      </w:del>
    </w:p>
    <w:p w14:paraId="6DDF7336" w14:textId="4469AD1F" w:rsidR="0013473D" w:rsidRPr="0013473D" w:rsidDel="00E27210" w:rsidRDefault="0013473D" w:rsidP="00611847">
      <w:pPr>
        <w:snapToGrid w:val="0"/>
        <w:spacing w:after="0" w:line="240" w:lineRule="auto"/>
        <w:jc w:val="both"/>
        <w:rPr>
          <w:del w:id="898" w:author="Auteur"/>
          <w:rFonts w:ascii="Times New Roman" w:hAnsi="Times New Roman" w:cs="Times New Roman"/>
        </w:rPr>
      </w:pPr>
      <w:del w:id="899" w:author="Auteur">
        <w:r w:rsidDel="00E27210">
          <w:rPr>
            <w:rFonts w:ascii="Times New Roman" w:hAnsi="Times New Roman" w:cs="Times New Roman"/>
          </w:rPr>
          <w:fldChar w:fldCharType="begin"/>
        </w:r>
        <w:r w:rsidDel="00E27210">
          <w:rPr>
            <w:rFonts w:ascii="Times New Roman" w:hAnsi="Times New Roman" w:cs="Times New Roman"/>
          </w:rPr>
          <w:delInstrText xml:space="preserve"> LINK </w:delInstrText>
        </w:r>
        <w:r w:rsidR="006C4DE2" w:rsidDel="00E27210">
          <w:rPr>
            <w:rFonts w:ascii="Times New Roman" w:hAnsi="Times New Roman" w:cs="Times New Roman"/>
          </w:rPr>
          <w:delInstrText xml:space="preserve">Excel.Sheet.12 "E:\\mean He\\mean He.xlsx" Ho_pks!R22C18:R25C28 </w:delInstrText>
        </w:r>
        <w:r w:rsidDel="00E27210">
          <w:rPr>
            <w:rFonts w:ascii="Times New Roman" w:hAnsi="Times New Roman" w:cs="Times New Roman"/>
          </w:rPr>
          <w:delInstrText xml:space="preserve">\a \f 5 \h  \* MERGEFORMAT </w:delInstrText>
        </w:r>
        <w:r w:rsidDel="00E27210">
          <w:rPr>
            <w:rFonts w:ascii="Times New Roman" w:hAnsi="Times New Roman" w:cs="Times New Roman"/>
          </w:rPr>
          <w:fldChar w:fldCharType="separate"/>
        </w:r>
      </w:del>
    </w:p>
    <w:tbl>
      <w:tblPr>
        <w:tblStyle w:val="Grilledutableau"/>
        <w:tblW w:w="9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833"/>
        <w:gridCol w:w="833"/>
        <w:gridCol w:w="833"/>
        <w:gridCol w:w="833"/>
        <w:gridCol w:w="833"/>
        <w:gridCol w:w="833"/>
        <w:gridCol w:w="833"/>
        <w:gridCol w:w="833"/>
        <w:gridCol w:w="833"/>
        <w:gridCol w:w="833"/>
      </w:tblGrid>
      <w:tr w:rsidR="0013473D" w:rsidRPr="0013473D" w:rsidDel="00E27210" w14:paraId="28FA51AC" w14:textId="3A5E56C2" w:rsidTr="00D4025A">
        <w:trPr>
          <w:trHeight w:val="499"/>
          <w:del w:id="900" w:author="Auteur"/>
        </w:trPr>
        <w:tc>
          <w:tcPr>
            <w:tcW w:w="780" w:type="dxa"/>
            <w:tcBorders>
              <w:bottom w:val="single" w:sz="4" w:space="0" w:color="auto"/>
            </w:tcBorders>
            <w:noWrap/>
            <w:hideMark/>
          </w:tcPr>
          <w:p w14:paraId="09C3B7FA" w14:textId="3E2135BB" w:rsidR="0013473D" w:rsidRPr="0013473D" w:rsidDel="00E27210" w:rsidRDefault="0013473D" w:rsidP="00611847">
            <w:pPr>
              <w:snapToGrid w:val="0"/>
              <w:spacing w:line="480" w:lineRule="auto"/>
              <w:jc w:val="center"/>
              <w:rPr>
                <w:del w:id="901" w:author="Auteur"/>
                <w:rFonts w:ascii="Times New Roman" w:hAnsi="Times New Roman" w:cs="Times New Roman"/>
                <w:sz w:val="16"/>
                <w:szCs w:val="16"/>
              </w:rPr>
            </w:pPr>
            <w:del w:id="902" w:author="Auteur">
              <w:r w:rsidRPr="0013473D" w:rsidDel="00E27210">
                <w:rPr>
                  <w:rFonts w:ascii="Times New Roman" w:hAnsi="Times New Roman" w:cs="Times New Roman"/>
                  <w:sz w:val="16"/>
                  <w:szCs w:val="16"/>
                </w:rPr>
                <w:delText>p</w:delText>
              </w:r>
              <w:r w:rsidDel="00E27210">
                <w:rPr>
                  <w:rFonts w:ascii="Times New Roman" w:hAnsi="Times New Roman" w:cs="Times New Roman"/>
                  <w:sz w:val="16"/>
                  <w:szCs w:val="16"/>
                </w:rPr>
                <w:delText>k</w:delText>
              </w:r>
              <w:r w:rsidRPr="0013473D" w:rsidDel="00E27210">
                <w:rPr>
                  <w:rFonts w:ascii="Times New Roman" w:hAnsi="Times New Roman" w:cs="Times New Roman"/>
                  <w:sz w:val="16"/>
                  <w:szCs w:val="16"/>
                </w:rPr>
                <w:delText xml:space="preserve"> He</w:delText>
              </w:r>
            </w:del>
          </w:p>
        </w:tc>
        <w:tc>
          <w:tcPr>
            <w:tcW w:w="833" w:type="dxa"/>
            <w:tcBorders>
              <w:bottom w:val="single" w:sz="4" w:space="0" w:color="auto"/>
            </w:tcBorders>
            <w:noWrap/>
            <w:hideMark/>
          </w:tcPr>
          <w:p w14:paraId="3475A201" w14:textId="1B171D41" w:rsidR="0013473D" w:rsidRPr="0013473D" w:rsidDel="00E27210" w:rsidRDefault="0013473D" w:rsidP="00611847">
            <w:pPr>
              <w:snapToGrid w:val="0"/>
              <w:spacing w:line="480" w:lineRule="auto"/>
              <w:jc w:val="center"/>
              <w:rPr>
                <w:del w:id="903" w:author="Auteur"/>
                <w:rFonts w:ascii="Times New Roman" w:hAnsi="Times New Roman" w:cs="Times New Roman"/>
                <w:sz w:val="16"/>
                <w:szCs w:val="16"/>
              </w:rPr>
            </w:pPr>
            <w:del w:id="904" w:author="Auteur">
              <w:r w:rsidRPr="0013473D" w:rsidDel="00E27210">
                <w:rPr>
                  <w:rFonts w:ascii="Times New Roman" w:hAnsi="Times New Roman" w:cs="Times New Roman"/>
                  <w:sz w:val="16"/>
                  <w:szCs w:val="16"/>
                </w:rPr>
                <w:delText>1</w:delText>
              </w:r>
            </w:del>
          </w:p>
        </w:tc>
        <w:tc>
          <w:tcPr>
            <w:tcW w:w="833" w:type="dxa"/>
            <w:tcBorders>
              <w:bottom w:val="single" w:sz="4" w:space="0" w:color="auto"/>
            </w:tcBorders>
            <w:noWrap/>
            <w:hideMark/>
          </w:tcPr>
          <w:p w14:paraId="1FD4C2F8" w14:textId="60CA03AE" w:rsidR="0013473D" w:rsidRPr="0013473D" w:rsidDel="00E27210" w:rsidRDefault="0013473D" w:rsidP="00611847">
            <w:pPr>
              <w:snapToGrid w:val="0"/>
              <w:spacing w:line="480" w:lineRule="auto"/>
              <w:jc w:val="center"/>
              <w:rPr>
                <w:del w:id="905" w:author="Auteur"/>
                <w:rFonts w:ascii="Times New Roman" w:hAnsi="Times New Roman" w:cs="Times New Roman"/>
                <w:sz w:val="16"/>
                <w:szCs w:val="16"/>
              </w:rPr>
            </w:pPr>
            <w:del w:id="906" w:author="Auteur">
              <w:r w:rsidRPr="0013473D" w:rsidDel="00E27210">
                <w:rPr>
                  <w:rFonts w:ascii="Times New Roman" w:hAnsi="Times New Roman" w:cs="Times New Roman"/>
                  <w:sz w:val="16"/>
                  <w:szCs w:val="16"/>
                </w:rPr>
                <w:delText>2</w:delText>
              </w:r>
            </w:del>
          </w:p>
        </w:tc>
        <w:tc>
          <w:tcPr>
            <w:tcW w:w="833" w:type="dxa"/>
            <w:tcBorders>
              <w:bottom w:val="single" w:sz="4" w:space="0" w:color="auto"/>
            </w:tcBorders>
            <w:noWrap/>
            <w:hideMark/>
          </w:tcPr>
          <w:p w14:paraId="40485AAE" w14:textId="40FC0579" w:rsidR="0013473D" w:rsidRPr="0013473D" w:rsidDel="00E27210" w:rsidRDefault="0013473D" w:rsidP="00611847">
            <w:pPr>
              <w:snapToGrid w:val="0"/>
              <w:spacing w:line="480" w:lineRule="auto"/>
              <w:jc w:val="center"/>
              <w:rPr>
                <w:del w:id="907" w:author="Auteur"/>
                <w:rFonts w:ascii="Times New Roman" w:hAnsi="Times New Roman" w:cs="Times New Roman"/>
                <w:sz w:val="16"/>
                <w:szCs w:val="16"/>
              </w:rPr>
            </w:pPr>
            <w:del w:id="908" w:author="Auteur">
              <w:r w:rsidRPr="0013473D" w:rsidDel="00E27210">
                <w:rPr>
                  <w:rFonts w:ascii="Times New Roman" w:hAnsi="Times New Roman" w:cs="Times New Roman"/>
                  <w:sz w:val="16"/>
                  <w:szCs w:val="16"/>
                </w:rPr>
                <w:delText>3</w:delText>
              </w:r>
            </w:del>
          </w:p>
        </w:tc>
        <w:tc>
          <w:tcPr>
            <w:tcW w:w="833" w:type="dxa"/>
            <w:tcBorders>
              <w:bottom w:val="single" w:sz="4" w:space="0" w:color="auto"/>
            </w:tcBorders>
            <w:noWrap/>
            <w:hideMark/>
          </w:tcPr>
          <w:p w14:paraId="32CB9858" w14:textId="1F6AD5F1" w:rsidR="0013473D" w:rsidRPr="0013473D" w:rsidDel="00E27210" w:rsidRDefault="0013473D" w:rsidP="00611847">
            <w:pPr>
              <w:snapToGrid w:val="0"/>
              <w:spacing w:line="480" w:lineRule="auto"/>
              <w:jc w:val="center"/>
              <w:rPr>
                <w:del w:id="909" w:author="Auteur"/>
                <w:rFonts w:ascii="Times New Roman" w:hAnsi="Times New Roman" w:cs="Times New Roman"/>
                <w:sz w:val="16"/>
                <w:szCs w:val="16"/>
              </w:rPr>
            </w:pPr>
            <w:del w:id="910" w:author="Auteur">
              <w:r w:rsidRPr="0013473D" w:rsidDel="00E27210">
                <w:rPr>
                  <w:rFonts w:ascii="Times New Roman" w:hAnsi="Times New Roman" w:cs="Times New Roman"/>
                  <w:sz w:val="16"/>
                  <w:szCs w:val="16"/>
                </w:rPr>
                <w:delText>4</w:delText>
              </w:r>
            </w:del>
          </w:p>
        </w:tc>
        <w:tc>
          <w:tcPr>
            <w:tcW w:w="833" w:type="dxa"/>
            <w:tcBorders>
              <w:bottom w:val="single" w:sz="4" w:space="0" w:color="auto"/>
            </w:tcBorders>
            <w:noWrap/>
            <w:hideMark/>
          </w:tcPr>
          <w:p w14:paraId="47A042EE" w14:textId="609E3000" w:rsidR="0013473D" w:rsidRPr="0013473D" w:rsidDel="00E27210" w:rsidRDefault="0013473D" w:rsidP="00611847">
            <w:pPr>
              <w:snapToGrid w:val="0"/>
              <w:spacing w:line="480" w:lineRule="auto"/>
              <w:jc w:val="center"/>
              <w:rPr>
                <w:del w:id="911" w:author="Auteur"/>
                <w:rFonts w:ascii="Times New Roman" w:hAnsi="Times New Roman" w:cs="Times New Roman"/>
                <w:sz w:val="16"/>
                <w:szCs w:val="16"/>
              </w:rPr>
            </w:pPr>
            <w:del w:id="912" w:author="Auteur">
              <w:r w:rsidRPr="0013473D" w:rsidDel="00E27210">
                <w:rPr>
                  <w:rFonts w:ascii="Times New Roman" w:hAnsi="Times New Roman" w:cs="Times New Roman"/>
                  <w:sz w:val="16"/>
                  <w:szCs w:val="16"/>
                </w:rPr>
                <w:delText>5</w:delText>
              </w:r>
            </w:del>
          </w:p>
        </w:tc>
        <w:tc>
          <w:tcPr>
            <w:tcW w:w="833" w:type="dxa"/>
            <w:tcBorders>
              <w:bottom w:val="single" w:sz="4" w:space="0" w:color="auto"/>
            </w:tcBorders>
            <w:noWrap/>
            <w:hideMark/>
          </w:tcPr>
          <w:p w14:paraId="6A3491EE" w14:textId="2FA46BB5" w:rsidR="0013473D" w:rsidRPr="0013473D" w:rsidDel="00E27210" w:rsidRDefault="0013473D" w:rsidP="00611847">
            <w:pPr>
              <w:snapToGrid w:val="0"/>
              <w:spacing w:line="480" w:lineRule="auto"/>
              <w:jc w:val="center"/>
              <w:rPr>
                <w:del w:id="913" w:author="Auteur"/>
                <w:rFonts w:ascii="Times New Roman" w:hAnsi="Times New Roman" w:cs="Times New Roman"/>
                <w:sz w:val="16"/>
                <w:szCs w:val="16"/>
              </w:rPr>
            </w:pPr>
            <w:del w:id="914" w:author="Auteur">
              <w:r w:rsidRPr="0013473D" w:rsidDel="00E27210">
                <w:rPr>
                  <w:rFonts w:ascii="Times New Roman" w:hAnsi="Times New Roman" w:cs="Times New Roman"/>
                  <w:sz w:val="16"/>
                  <w:szCs w:val="16"/>
                </w:rPr>
                <w:delText>6</w:delText>
              </w:r>
            </w:del>
          </w:p>
        </w:tc>
        <w:tc>
          <w:tcPr>
            <w:tcW w:w="833" w:type="dxa"/>
            <w:tcBorders>
              <w:bottom w:val="single" w:sz="4" w:space="0" w:color="auto"/>
            </w:tcBorders>
            <w:noWrap/>
            <w:hideMark/>
          </w:tcPr>
          <w:p w14:paraId="7DCF3FC2" w14:textId="51C4D452" w:rsidR="0013473D" w:rsidRPr="0013473D" w:rsidDel="00E27210" w:rsidRDefault="0013473D" w:rsidP="00611847">
            <w:pPr>
              <w:snapToGrid w:val="0"/>
              <w:spacing w:line="480" w:lineRule="auto"/>
              <w:jc w:val="center"/>
              <w:rPr>
                <w:del w:id="915" w:author="Auteur"/>
                <w:rFonts w:ascii="Times New Roman" w:hAnsi="Times New Roman" w:cs="Times New Roman"/>
                <w:sz w:val="16"/>
                <w:szCs w:val="16"/>
              </w:rPr>
            </w:pPr>
            <w:del w:id="916" w:author="Auteur">
              <w:r w:rsidRPr="0013473D" w:rsidDel="00E27210">
                <w:rPr>
                  <w:rFonts w:ascii="Times New Roman" w:hAnsi="Times New Roman" w:cs="Times New Roman"/>
                  <w:sz w:val="16"/>
                  <w:szCs w:val="16"/>
                </w:rPr>
                <w:delText>7</w:delText>
              </w:r>
            </w:del>
          </w:p>
        </w:tc>
        <w:tc>
          <w:tcPr>
            <w:tcW w:w="833" w:type="dxa"/>
            <w:tcBorders>
              <w:bottom w:val="single" w:sz="4" w:space="0" w:color="auto"/>
            </w:tcBorders>
            <w:noWrap/>
            <w:hideMark/>
          </w:tcPr>
          <w:p w14:paraId="12CDEFB0" w14:textId="07123844" w:rsidR="0013473D" w:rsidRPr="0013473D" w:rsidDel="00E27210" w:rsidRDefault="0013473D" w:rsidP="00611847">
            <w:pPr>
              <w:snapToGrid w:val="0"/>
              <w:spacing w:line="480" w:lineRule="auto"/>
              <w:jc w:val="center"/>
              <w:rPr>
                <w:del w:id="917" w:author="Auteur"/>
                <w:rFonts w:ascii="Times New Roman" w:hAnsi="Times New Roman" w:cs="Times New Roman"/>
                <w:sz w:val="16"/>
                <w:szCs w:val="16"/>
              </w:rPr>
            </w:pPr>
            <w:del w:id="918" w:author="Auteur">
              <w:r w:rsidRPr="0013473D" w:rsidDel="00E27210">
                <w:rPr>
                  <w:rFonts w:ascii="Times New Roman" w:hAnsi="Times New Roman" w:cs="Times New Roman"/>
                  <w:sz w:val="16"/>
                  <w:szCs w:val="16"/>
                </w:rPr>
                <w:delText>8</w:delText>
              </w:r>
            </w:del>
          </w:p>
        </w:tc>
        <w:tc>
          <w:tcPr>
            <w:tcW w:w="833" w:type="dxa"/>
            <w:tcBorders>
              <w:bottom w:val="single" w:sz="4" w:space="0" w:color="auto"/>
            </w:tcBorders>
            <w:noWrap/>
            <w:hideMark/>
          </w:tcPr>
          <w:p w14:paraId="0170F04F" w14:textId="61054073" w:rsidR="0013473D" w:rsidRPr="0013473D" w:rsidDel="00E27210" w:rsidRDefault="0013473D" w:rsidP="00611847">
            <w:pPr>
              <w:snapToGrid w:val="0"/>
              <w:spacing w:line="480" w:lineRule="auto"/>
              <w:jc w:val="center"/>
              <w:rPr>
                <w:del w:id="919" w:author="Auteur"/>
                <w:rFonts w:ascii="Times New Roman" w:hAnsi="Times New Roman" w:cs="Times New Roman"/>
                <w:sz w:val="16"/>
                <w:szCs w:val="16"/>
              </w:rPr>
            </w:pPr>
            <w:del w:id="920" w:author="Auteur">
              <w:r w:rsidRPr="0013473D" w:rsidDel="00E27210">
                <w:rPr>
                  <w:rFonts w:ascii="Times New Roman" w:hAnsi="Times New Roman" w:cs="Times New Roman"/>
                  <w:sz w:val="16"/>
                  <w:szCs w:val="16"/>
                </w:rPr>
                <w:delText>9</w:delText>
              </w:r>
            </w:del>
          </w:p>
        </w:tc>
        <w:tc>
          <w:tcPr>
            <w:tcW w:w="833" w:type="dxa"/>
            <w:tcBorders>
              <w:bottom w:val="single" w:sz="4" w:space="0" w:color="auto"/>
            </w:tcBorders>
            <w:noWrap/>
            <w:hideMark/>
          </w:tcPr>
          <w:p w14:paraId="64BFB11B" w14:textId="21865B03" w:rsidR="0013473D" w:rsidRPr="0013473D" w:rsidDel="00E27210" w:rsidRDefault="0013473D" w:rsidP="00611847">
            <w:pPr>
              <w:snapToGrid w:val="0"/>
              <w:spacing w:line="480" w:lineRule="auto"/>
              <w:jc w:val="center"/>
              <w:rPr>
                <w:del w:id="921" w:author="Auteur"/>
                <w:rFonts w:ascii="Times New Roman" w:hAnsi="Times New Roman" w:cs="Times New Roman"/>
                <w:sz w:val="16"/>
                <w:szCs w:val="16"/>
              </w:rPr>
            </w:pPr>
            <w:del w:id="922" w:author="Auteur">
              <w:r w:rsidRPr="0013473D" w:rsidDel="00E27210">
                <w:rPr>
                  <w:rFonts w:ascii="Times New Roman" w:hAnsi="Times New Roman" w:cs="Times New Roman"/>
                  <w:sz w:val="16"/>
                  <w:szCs w:val="16"/>
                </w:rPr>
                <w:delText>10</w:delText>
              </w:r>
            </w:del>
          </w:p>
        </w:tc>
      </w:tr>
      <w:tr w:rsidR="0013473D" w:rsidRPr="0013473D" w:rsidDel="00E27210" w14:paraId="66A0F739" w14:textId="70C8C2BC" w:rsidTr="00D4025A">
        <w:trPr>
          <w:trHeight w:val="499"/>
          <w:del w:id="923" w:author="Auteur"/>
        </w:trPr>
        <w:tc>
          <w:tcPr>
            <w:tcW w:w="780" w:type="dxa"/>
            <w:tcBorders>
              <w:top w:val="single" w:sz="4" w:space="0" w:color="auto"/>
            </w:tcBorders>
            <w:noWrap/>
            <w:hideMark/>
          </w:tcPr>
          <w:p w14:paraId="261BF1E7" w14:textId="5033340E" w:rsidR="0013473D" w:rsidRPr="0013473D" w:rsidDel="00E27210" w:rsidRDefault="0013473D" w:rsidP="00611847">
            <w:pPr>
              <w:snapToGrid w:val="0"/>
              <w:spacing w:line="480" w:lineRule="auto"/>
              <w:jc w:val="center"/>
              <w:rPr>
                <w:del w:id="924" w:author="Auteur"/>
                <w:rFonts w:ascii="Times New Roman" w:hAnsi="Times New Roman" w:cs="Times New Roman"/>
                <w:sz w:val="16"/>
                <w:szCs w:val="16"/>
              </w:rPr>
            </w:pPr>
            <w:del w:id="925" w:author="Auteur">
              <w:r w:rsidRPr="0013473D" w:rsidDel="00E27210">
                <w:rPr>
                  <w:rFonts w:ascii="Times New Roman" w:hAnsi="Times New Roman" w:cs="Times New Roman"/>
                  <w:sz w:val="16"/>
                  <w:szCs w:val="16"/>
                </w:rPr>
                <w:delText>10y</w:delText>
              </w:r>
            </w:del>
          </w:p>
        </w:tc>
        <w:tc>
          <w:tcPr>
            <w:tcW w:w="833" w:type="dxa"/>
            <w:tcBorders>
              <w:top w:val="single" w:sz="4" w:space="0" w:color="auto"/>
            </w:tcBorders>
            <w:noWrap/>
            <w:hideMark/>
          </w:tcPr>
          <w:p w14:paraId="191BEA29" w14:textId="5760E649" w:rsidR="0013473D" w:rsidRPr="0013473D" w:rsidDel="00E27210" w:rsidRDefault="0013473D" w:rsidP="00611847">
            <w:pPr>
              <w:snapToGrid w:val="0"/>
              <w:spacing w:line="480" w:lineRule="auto"/>
              <w:jc w:val="center"/>
              <w:rPr>
                <w:del w:id="926" w:author="Auteur"/>
                <w:rFonts w:ascii="Times New Roman" w:hAnsi="Times New Roman" w:cs="Times New Roman"/>
                <w:sz w:val="16"/>
                <w:szCs w:val="16"/>
              </w:rPr>
            </w:pPr>
            <w:del w:id="927" w:author="Auteur">
              <w:r w:rsidRPr="0013473D" w:rsidDel="00E27210">
                <w:rPr>
                  <w:rFonts w:ascii="Times New Roman" w:hAnsi="Times New Roman" w:cs="Times New Roman"/>
                  <w:sz w:val="16"/>
                  <w:szCs w:val="16"/>
                </w:rPr>
                <w:delText>0.494597</w:delText>
              </w:r>
            </w:del>
          </w:p>
        </w:tc>
        <w:tc>
          <w:tcPr>
            <w:tcW w:w="833" w:type="dxa"/>
            <w:tcBorders>
              <w:top w:val="single" w:sz="4" w:space="0" w:color="auto"/>
            </w:tcBorders>
            <w:noWrap/>
            <w:hideMark/>
          </w:tcPr>
          <w:p w14:paraId="5EF2E60F" w14:textId="3B6F5942" w:rsidR="0013473D" w:rsidRPr="0013473D" w:rsidDel="00E27210" w:rsidRDefault="0013473D" w:rsidP="00611847">
            <w:pPr>
              <w:snapToGrid w:val="0"/>
              <w:spacing w:line="480" w:lineRule="auto"/>
              <w:jc w:val="center"/>
              <w:rPr>
                <w:del w:id="928" w:author="Auteur"/>
                <w:rFonts w:ascii="Times New Roman" w:hAnsi="Times New Roman" w:cs="Times New Roman"/>
                <w:sz w:val="16"/>
                <w:szCs w:val="16"/>
              </w:rPr>
            </w:pPr>
            <w:del w:id="929" w:author="Auteur">
              <w:r w:rsidRPr="0013473D" w:rsidDel="00E27210">
                <w:rPr>
                  <w:rFonts w:ascii="Times New Roman" w:hAnsi="Times New Roman" w:cs="Times New Roman"/>
                  <w:sz w:val="16"/>
                  <w:szCs w:val="16"/>
                </w:rPr>
                <w:delText>0.483494</w:delText>
              </w:r>
            </w:del>
          </w:p>
        </w:tc>
        <w:tc>
          <w:tcPr>
            <w:tcW w:w="833" w:type="dxa"/>
            <w:tcBorders>
              <w:top w:val="single" w:sz="4" w:space="0" w:color="auto"/>
            </w:tcBorders>
            <w:noWrap/>
            <w:hideMark/>
          </w:tcPr>
          <w:p w14:paraId="2770AC03" w14:textId="39C0118B" w:rsidR="0013473D" w:rsidRPr="0013473D" w:rsidDel="00E27210" w:rsidRDefault="0013473D" w:rsidP="00611847">
            <w:pPr>
              <w:snapToGrid w:val="0"/>
              <w:spacing w:line="480" w:lineRule="auto"/>
              <w:jc w:val="center"/>
              <w:rPr>
                <w:del w:id="930" w:author="Auteur"/>
                <w:rFonts w:ascii="Times New Roman" w:hAnsi="Times New Roman" w:cs="Times New Roman"/>
                <w:sz w:val="16"/>
                <w:szCs w:val="16"/>
              </w:rPr>
            </w:pPr>
            <w:del w:id="931" w:author="Auteur">
              <w:r w:rsidRPr="0013473D" w:rsidDel="00E27210">
                <w:rPr>
                  <w:rFonts w:ascii="Times New Roman" w:hAnsi="Times New Roman" w:cs="Times New Roman"/>
                  <w:sz w:val="16"/>
                  <w:szCs w:val="16"/>
                </w:rPr>
                <w:delText>0.474893</w:delText>
              </w:r>
            </w:del>
          </w:p>
        </w:tc>
        <w:tc>
          <w:tcPr>
            <w:tcW w:w="833" w:type="dxa"/>
            <w:tcBorders>
              <w:top w:val="single" w:sz="4" w:space="0" w:color="auto"/>
            </w:tcBorders>
            <w:noWrap/>
            <w:hideMark/>
          </w:tcPr>
          <w:p w14:paraId="2883AB69" w14:textId="186DCFCD" w:rsidR="0013473D" w:rsidRPr="0013473D" w:rsidDel="00E27210" w:rsidRDefault="0013473D" w:rsidP="00611847">
            <w:pPr>
              <w:snapToGrid w:val="0"/>
              <w:spacing w:line="480" w:lineRule="auto"/>
              <w:jc w:val="center"/>
              <w:rPr>
                <w:del w:id="932" w:author="Auteur"/>
                <w:rFonts w:ascii="Times New Roman" w:hAnsi="Times New Roman" w:cs="Times New Roman"/>
                <w:sz w:val="16"/>
                <w:szCs w:val="16"/>
              </w:rPr>
            </w:pPr>
            <w:del w:id="933" w:author="Auteur">
              <w:r w:rsidRPr="0013473D" w:rsidDel="00E27210">
                <w:rPr>
                  <w:rFonts w:ascii="Times New Roman" w:hAnsi="Times New Roman" w:cs="Times New Roman"/>
                  <w:sz w:val="16"/>
                  <w:szCs w:val="16"/>
                </w:rPr>
                <w:delText>0.46806</w:delText>
              </w:r>
            </w:del>
          </w:p>
        </w:tc>
        <w:tc>
          <w:tcPr>
            <w:tcW w:w="833" w:type="dxa"/>
            <w:tcBorders>
              <w:top w:val="single" w:sz="4" w:space="0" w:color="auto"/>
            </w:tcBorders>
            <w:noWrap/>
            <w:hideMark/>
          </w:tcPr>
          <w:p w14:paraId="5E539716" w14:textId="47C997D4" w:rsidR="0013473D" w:rsidRPr="0013473D" w:rsidDel="00E27210" w:rsidRDefault="0013473D" w:rsidP="00611847">
            <w:pPr>
              <w:snapToGrid w:val="0"/>
              <w:spacing w:line="480" w:lineRule="auto"/>
              <w:jc w:val="center"/>
              <w:rPr>
                <w:del w:id="934" w:author="Auteur"/>
                <w:rFonts w:ascii="Times New Roman" w:hAnsi="Times New Roman" w:cs="Times New Roman"/>
                <w:sz w:val="16"/>
                <w:szCs w:val="16"/>
              </w:rPr>
            </w:pPr>
            <w:del w:id="935" w:author="Auteur">
              <w:r w:rsidRPr="0013473D" w:rsidDel="00E27210">
                <w:rPr>
                  <w:rFonts w:ascii="Times New Roman" w:hAnsi="Times New Roman" w:cs="Times New Roman"/>
                  <w:sz w:val="16"/>
                  <w:szCs w:val="16"/>
                </w:rPr>
                <w:delText>0.461318</w:delText>
              </w:r>
            </w:del>
          </w:p>
        </w:tc>
        <w:tc>
          <w:tcPr>
            <w:tcW w:w="833" w:type="dxa"/>
            <w:tcBorders>
              <w:top w:val="single" w:sz="4" w:space="0" w:color="auto"/>
            </w:tcBorders>
            <w:noWrap/>
            <w:hideMark/>
          </w:tcPr>
          <w:p w14:paraId="47D80CD2" w14:textId="1BD28E3D" w:rsidR="0013473D" w:rsidRPr="0013473D" w:rsidDel="00E27210" w:rsidRDefault="0013473D" w:rsidP="00611847">
            <w:pPr>
              <w:snapToGrid w:val="0"/>
              <w:spacing w:line="480" w:lineRule="auto"/>
              <w:jc w:val="center"/>
              <w:rPr>
                <w:del w:id="936" w:author="Auteur"/>
                <w:rFonts w:ascii="Times New Roman" w:hAnsi="Times New Roman" w:cs="Times New Roman"/>
                <w:sz w:val="16"/>
                <w:szCs w:val="16"/>
              </w:rPr>
            </w:pPr>
            <w:del w:id="937" w:author="Auteur">
              <w:r w:rsidRPr="0013473D" w:rsidDel="00E27210">
                <w:rPr>
                  <w:rFonts w:ascii="Times New Roman" w:hAnsi="Times New Roman" w:cs="Times New Roman"/>
                  <w:sz w:val="16"/>
                  <w:szCs w:val="16"/>
                </w:rPr>
                <w:delText>0.453666</w:delText>
              </w:r>
            </w:del>
          </w:p>
        </w:tc>
        <w:tc>
          <w:tcPr>
            <w:tcW w:w="833" w:type="dxa"/>
            <w:tcBorders>
              <w:top w:val="single" w:sz="4" w:space="0" w:color="auto"/>
            </w:tcBorders>
            <w:noWrap/>
            <w:hideMark/>
          </w:tcPr>
          <w:p w14:paraId="4670A85C" w14:textId="6E426B15" w:rsidR="0013473D" w:rsidRPr="0013473D" w:rsidDel="00E27210" w:rsidRDefault="0013473D" w:rsidP="00611847">
            <w:pPr>
              <w:snapToGrid w:val="0"/>
              <w:spacing w:line="480" w:lineRule="auto"/>
              <w:jc w:val="center"/>
              <w:rPr>
                <w:del w:id="938" w:author="Auteur"/>
                <w:rFonts w:ascii="Times New Roman" w:hAnsi="Times New Roman" w:cs="Times New Roman"/>
                <w:sz w:val="16"/>
                <w:szCs w:val="16"/>
              </w:rPr>
            </w:pPr>
            <w:del w:id="939" w:author="Auteur">
              <w:r w:rsidRPr="0013473D" w:rsidDel="00E27210">
                <w:rPr>
                  <w:rFonts w:ascii="Times New Roman" w:hAnsi="Times New Roman" w:cs="Times New Roman"/>
                  <w:sz w:val="16"/>
                  <w:szCs w:val="16"/>
                </w:rPr>
                <w:delText>0.446362</w:delText>
              </w:r>
            </w:del>
          </w:p>
        </w:tc>
        <w:tc>
          <w:tcPr>
            <w:tcW w:w="833" w:type="dxa"/>
            <w:tcBorders>
              <w:top w:val="single" w:sz="4" w:space="0" w:color="auto"/>
            </w:tcBorders>
            <w:noWrap/>
            <w:hideMark/>
          </w:tcPr>
          <w:p w14:paraId="6AF7A39E" w14:textId="0512EC1C" w:rsidR="0013473D" w:rsidRPr="0013473D" w:rsidDel="00E27210" w:rsidRDefault="0013473D" w:rsidP="00611847">
            <w:pPr>
              <w:snapToGrid w:val="0"/>
              <w:spacing w:line="480" w:lineRule="auto"/>
              <w:jc w:val="center"/>
              <w:rPr>
                <w:del w:id="940" w:author="Auteur"/>
                <w:rFonts w:ascii="Times New Roman" w:hAnsi="Times New Roman" w:cs="Times New Roman"/>
                <w:sz w:val="16"/>
                <w:szCs w:val="16"/>
              </w:rPr>
            </w:pPr>
            <w:del w:id="941" w:author="Auteur">
              <w:r w:rsidRPr="0013473D" w:rsidDel="00E27210">
                <w:rPr>
                  <w:rFonts w:ascii="Times New Roman" w:hAnsi="Times New Roman" w:cs="Times New Roman"/>
                  <w:sz w:val="16"/>
                  <w:szCs w:val="16"/>
                </w:rPr>
                <w:delText>0.439929</w:delText>
              </w:r>
            </w:del>
          </w:p>
        </w:tc>
        <w:tc>
          <w:tcPr>
            <w:tcW w:w="833" w:type="dxa"/>
            <w:tcBorders>
              <w:top w:val="single" w:sz="4" w:space="0" w:color="auto"/>
            </w:tcBorders>
            <w:noWrap/>
            <w:hideMark/>
          </w:tcPr>
          <w:p w14:paraId="394CC834" w14:textId="41F89BCE" w:rsidR="0013473D" w:rsidRPr="0013473D" w:rsidDel="00E27210" w:rsidRDefault="0013473D" w:rsidP="00611847">
            <w:pPr>
              <w:snapToGrid w:val="0"/>
              <w:spacing w:line="480" w:lineRule="auto"/>
              <w:jc w:val="center"/>
              <w:rPr>
                <w:del w:id="942" w:author="Auteur"/>
                <w:rFonts w:ascii="Times New Roman" w:hAnsi="Times New Roman" w:cs="Times New Roman"/>
                <w:sz w:val="16"/>
                <w:szCs w:val="16"/>
              </w:rPr>
            </w:pPr>
            <w:del w:id="943" w:author="Auteur">
              <w:r w:rsidRPr="0013473D" w:rsidDel="00E27210">
                <w:rPr>
                  <w:rFonts w:ascii="Times New Roman" w:hAnsi="Times New Roman" w:cs="Times New Roman"/>
                  <w:sz w:val="16"/>
                  <w:szCs w:val="16"/>
                </w:rPr>
                <w:delText>0.434465</w:delText>
              </w:r>
            </w:del>
          </w:p>
        </w:tc>
        <w:tc>
          <w:tcPr>
            <w:tcW w:w="833" w:type="dxa"/>
            <w:tcBorders>
              <w:top w:val="single" w:sz="4" w:space="0" w:color="auto"/>
            </w:tcBorders>
            <w:noWrap/>
            <w:hideMark/>
          </w:tcPr>
          <w:p w14:paraId="51A94AA2" w14:textId="797DF910" w:rsidR="0013473D" w:rsidRPr="0013473D" w:rsidDel="00E27210" w:rsidRDefault="0013473D" w:rsidP="00611847">
            <w:pPr>
              <w:snapToGrid w:val="0"/>
              <w:spacing w:line="480" w:lineRule="auto"/>
              <w:jc w:val="center"/>
              <w:rPr>
                <w:del w:id="944" w:author="Auteur"/>
                <w:rFonts w:ascii="Times New Roman" w:hAnsi="Times New Roman" w:cs="Times New Roman"/>
                <w:sz w:val="16"/>
                <w:szCs w:val="16"/>
              </w:rPr>
            </w:pPr>
            <w:del w:id="945" w:author="Auteur">
              <w:r w:rsidRPr="0013473D" w:rsidDel="00E27210">
                <w:rPr>
                  <w:rFonts w:ascii="Times New Roman" w:hAnsi="Times New Roman" w:cs="Times New Roman"/>
                  <w:sz w:val="16"/>
                  <w:szCs w:val="16"/>
                </w:rPr>
                <w:delText>0.426334</w:delText>
              </w:r>
            </w:del>
          </w:p>
        </w:tc>
      </w:tr>
      <w:tr w:rsidR="0013473D" w:rsidRPr="0013473D" w:rsidDel="00E27210" w14:paraId="267CC2D2" w14:textId="4D7EE008" w:rsidTr="00D4025A">
        <w:trPr>
          <w:trHeight w:val="499"/>
          <w:del w:id="946" w:author="Auteur"/>
        </w:trPr>
        <w:tc>
          <w:tcPr>
            <w:tcW w:w="780" w:type="dxa"/>
            <w:noWrap/>
            <w:hideMark/>
          </w:tcPr>
          <w:p w14:paraId="483945C2" w14:textId="60E3A41A" w:rsidR="0013473D" w:rsidRPr="0013473D" w:rsidDel="00E27210" w:rsidRDefault="0013473D" w:rsidP="00611847">
            <w:pPr>
              <w:snapToGrid w:val="0"/>
              <w:spacing w:line="480" w:lineRule="auto"/>
              <w:jc w:val="center"/>
              <w:rPr>
                <w:del w:id="947" w:author="Auteur"/>
                <w:rFonts w:ascii="Times New Roman" w:hAnsi="Times New Roman" w:cs="Times New Roman"/>
                <w:sz w:val="16"/>
                <w:szCs w:val="16"/>
              </w:rPr>
            </w:pPr>
            <w:del w:id="948" w:author="Auteur">
              <w:r w:rsidRPr="0013473D" w:rsidDel="00E27210">
                <w:rPr>
                  <w:rFonts w:ascii="Times New Roman" w:hAnsi="Times New Roman" w:cs="Times New Roman"/>
                  <w:sz w:val="16"/>
                  <w:szCs w:val="16"/>
                </w:rPr>
                <w:delText>20y</w:delText>
              </w:r>
            </w:del>
          </w:p>
        </w:tc>
        <w:tc>
          <w:tcPr>
            <w:tcW w:w="833" w:type="dxa"/>
            <w:noWrap/>
            <w:hideMark/>
          </w:tcPr>
          <w:p w14:paraId="58360D93" w14:textId="181B5263" w:rsidR="0013473D" w:rsidRPr="0013473D" w:rsidDel="00E27210" w:rsidRDefault="0013473D" w:rsidP="00611847">
            <w:pPr>
              <w:snapToGrid w:val="0"/>
              <w:spacing w:line="480" w:lineRule="auto"/>
              <w:jc w:val="center"/>
              <w:rPr>
                <w:del w:id="949" w:author="Auteur"/>
                <w:rFonts w:ascii="Times New Roman" w:hAnsi="Times New Roman" w:cs="Times New Roman"/>
                <w:sz w:val="16"/>
                <w:szCs w:val="16"/>
              </w:rPr>
            </w:pPr>
            <w:del w:id="950" w:author="Auteur">
              <w:r w:rsidRPr="0013473D" w:rsidDel="00E27210">
                <w:rPr>
                  <w:rFonts w:ascii="Times New Roman" w:hAnsi="Times New Roman" w:cs="Times New Roman"/>
                  <w:sz w:val="16"/>
                  <w:szCs w:val="16"/>
                </w:rPr>
                <w:delText>0.494105</w:delText>
              </w:r>
            </w:del>
          </w:p>
        </w:tc>
        <w:tc>
          <w:tcPr>
            <w:tcW w:w="833" w:type="dxa"/>
            <w:noWrap/>
            <w:hideMark/>
          </w:tcPr>
          <w:p w14:paraId="2CB3A209" w14:textId="6B346ABE" w:rsidR="0013473D" w:rsidRPr="0013473D" w:rsidDel="00E27210" w:rsidRDefault="0013473D" w:rsidP="00611847">
            <w:pPr>
              <w:snapToGrid w:val="0"/>
              <w:spacing w:line="480" w:lineRule="auto"/>
              <w:jc w:val="center"/>
              <w:rPr>
                <w:del w:id="951" w:author="Auteur"/>
                <w:rFonts w:ascii="Times New Roman" w:hAnsi="Times New Roman" w:cs="Times New Roman"/>
                <w:sz w:val="16"/>
                <w:szCs w:val="16"/>
              </w:rPr>
            </w:pPr>
            <w:del w:id="952" w:author="Auteur">
              <w:r w:rsidRPr="0013473D" w:rsidDel="00E27210">
                <w:rPr>
                  <w:rFonts w:ascii="Times New Roman" w:hAnsi="Times New Roman" w:cs="Times New Roman"/>
                  <w:sz w:val="16"/>
                  <w:szCs w:val="16"/>
                </w:rPr>
                <w:delText>0.490564</w:delText>
              </w:r>
            </w:del>
          </w:p>
        </w:tc>
        <w:tc>
          <w:tcPr>
            <w:tcW w:w="833" w:type="dxa"/>
            <w:noWrap/>
            <w:hideMark/>
          </w:tcPr>
          <w:p w14:paraId="025C00C0" w14:textId="54EFDF80" w:rsidR="0013473D" w:rsidRPr="0013473D" w:rsidDel="00E27210" w:rsidRDefault="0013473D" w:rsidP="00611847">
            <w:pPr>
              <w:snapToGrid w:val="0"/>
              <w:spacing w:line="480" w:lineRule="auto"/>
              <w:jc w:val="center"/>
              <w:rPr>
                <w:del w:id="953" w:author="Auteur"/>
                <w:rFonts w:ascii="Times New Roman" w:hAnsi="Times New Roman" w:cs="Times New Roman"/>
                <w:sz w:val="16"/>
                <w:szCs w:val="16"/>
              </w:rPr>
            </w:pPr>
            <w:del w:id="954" w:author="Auteur">
              <w:r w:rsidRPr="0013473D" w:rsidDel="00E27210">
                <w:rPr>
                  <w:rFonts w:ascii="Times New Roman" w:hAnsi="Times New Roman" w:cs="Times New Roman"/>
                  <w:sz w:val="16"/>
                  <w:szCs w:val="16"/>
                </w:rPr>
                <w:delText>0.487355</w:delText>
              </w:r>
            </w:del>
          </w:p>
        </w:tc>
        <w:tc>
          <w:tcPr>
            <w:tcW w:w="833" w:type="dxa"/>
            <w:noWrap/>
            <w:hideMark/>
          </w:tcPr>
          <w:p w14:paraId="1E95722F" w14:textId="115E21AC" w:rsidR="0013473D" w:rsidRPr="0013473D" w:rsidDel="00E27210" w:rsidRDefault="0013473D" w:rsidP="00611847">
            <w:pPr>
              <w:snapToGrid w:val="0"/>
              <w:spacing w:line="480" w:lineRule="auto"/>
              <w:jc w:val="center"/>
              <w:rPr>
                <w:del w:id="955" w:author="Auteur"/>
                <w:rFonts w:ascii="Times New Roman" w:hAnsi="Times New Roman" w:cs="Times New Roman"/>
                <w:sz w:val="16"/>
                <w:szCs w:val="16"/>
              </w:rPr>
            </w:pPr>
            <w:del w:id="956" w:author="Auteur">
              <w:r w:rsidRPr="0013473D" w:rsidDel="00E27210">
                <w:rPr>
                  <w:rFonts w:ascii="Times New Roman" w:hAnsi="Times New Roman" w:cs="Times New Roman"/>
                  <w:sz w:val="16"/>
                  <w:szCs w:val="16"/>
                </w:rPr>
                <w:delText>0.483733</w:delText>
              </w:r>
            </w:del>
          </w:p>
        </w:tc>
        <w:tc>
          <w:tcPr>
            <w:tcW w:w="833" w:type="dxa"/>
            <w:noWrap/>
            <w:hideMark/>
          </w:tcPr>
          <w:p w14:paraId="664A43E6" w14:textId="633E73BD" w:rsidR="0013473D" w:rsidRPr="0013473D" w:rsidDel="00E27210" w:rsidRDefault="0013473D" w:rsidP="00611847">
            <w:pPr>
              <w:snapToGrid w:val="0"/>
              <w:spacing w:line="480" w:lineRule="auto"/>
              <w:jc w:val="center"/>
              <w:rPr>
                <w:del w:id="957" w:author="Auteur"/>
                <w:rFonts w:ascii="Times New Roman" w:hAnsi="Times New Roman" w:cs="Times New Roman"/>
                <w:sz w:val="16"/>
                <w:szCs w:val="16"/>
              </w:rPr>
            </w:pPr>
            <w:del w:id="958" w:author="Auteur">
              <w:r w:rsidRPr="0013473D" w:rsidDel="00E27210">
                <w:rPr>
                  <w:rFonts w:ascii="Times New Roman" w:hAnsi="Times New Roman" w:cs="Times New Roman"/>
                  <w:sz w:val="16"/>
                  <w:szCs w:val="16"/>
                </w:rPr>
                <w:delText>0.479165</w:delText>
              </w:r>
            </w:del>
          </w:p>
        </w:tc>
        <w:tc>
          <w:tcPr>
            <w:tcW w:w="833" w:type="dxa"/>
            <w:noWrap/>
            <w:hideMark/>
          </w:tcPr>
          <w:p w14:paraId="4A1BC2B1" w14:textId="6DEAF299" w:rsidR="0013473D" w:rsidRPr="0013473D" w:rsidDel="00E27210" w:rsidRDefault="0013473D" w:rsidP="00611847">
            <w:pPr>
              <w:snapToGrid w:val="0"/>
              <w:spacing w:line="480" w:lineRule="auto"/>
              <w:jc w:val="center"/>
              <w:rPr>
                <w:del w:id="959" w:author="Auteur"/>
                <w:rFonts w:ascii="Times New Roman" w:hAnsi="Times New Roman" w:cs="Times New Roman"/>
                <w:sz w:val="16"/>
                <w:szCs w:val="16"/>
              </w:rPr>
            </w:pPr>
            <w:del w:id="960" w:author="Auteur">
              <w:r w:rsidRPr="0013473D" w:rsidDel="00E27210">
                <w:rPr>
                  <w:rFonts w:ascii="Times New Roman" w:hAnsi="Times New Roman" w:cs="Times New Roman"/>
                  <w:sz w:val="16"/>
                  <w:szCs w:val="16"/>
                </w:rPr>
                <w:delText>0.476056</w:delText>
              </w:r>
            </w:del>
          </w:p>
        </w:tc>
        <w:tc>
          <w:tcPr>
            <w:tcW w:w="833" w:type="dxa"/>
            <w:noWrap/>
            <w:hideMark/>
          </w:tcPr>
          <w:p w14:paraId="2608EEF9" w14:textId="6969C8B9" w:rsidR="0013473D" w:rsidRPr="0013473D" w:rsidDel="00E27210" w:rsidRDefault="0013473D" w:rsidP="00611847">
            <w:pPr>
              <w:snapToGrid w:val="0"/>
              <w:spacing w:line="480" w:lineRule="auto"/>
              <w:jc w:val="center"/>
              <w:rPr>
                <w:del w:id="961" w:author="Auteur"/>
                <w:rFonts w:ascii="Times New Roman" w:hAnsi="Times New Roman" w:cs="Times New Roman"/>
                <w:sz w:val="16"/>
                <w:szCs w:val="16"/>
              </w:rPr>
            </w:pPr>
            <w:del w:id="962" w:author="Auteur">
              <w:r w:rsidRPr="0013473D" w:rsidDel="00E27210">
                <w:rPr>
                  <w:rFonts w:ascii="Times New Roman" w:hAnsi="Times New Roman" w:cs="Times New Roman"/>
                  <w:sz w:val="16"/>
                  <w:szCs w:val="16"/>
                </w:rPr>
                <w:delText>0.472731</w:delText>
              </w:r>
            </w:del>
          </w:p>
        </w:tc>
        <w:tc>
          <w:tcPr>
            <w:tcW w:w="833" w:type="dxa"/>
            <w:noWrap/>
            <w:hideMark/>
          </w:tcPr>
          <w:p w14:paraId="3FC484CC" w14:textId="1A4645D7" w:rsidR="0013473D" w:rsidRPr="0013473D" w:rsidDel="00E27210" w:rsidRDefault="0013473D" w:rsidP="00611847">
            <w:pPr>
              <w:snapToGrid w:val="0"/>
              <w:spacing w:line="480" w:lineRule="auto"/>
              <w:jc w:val="center"/>
              <w:rPr>
                <w:del w:id="963" w:author="Auteur"/>
                <w:rFonts w:ascii="Times New Roman" w:hAnsi="Times New Roman" w:cs="Times New Roman"/>
                <w:sz w:val="16"/>
                <w:szCs w:val="16"/>
              </w:rPr>
            </w:pPr>
            <w:del w:id="964" w:author="Auteur">
              <w:r w:rsidRPr="0013473D" w:rsidDel="00E27210">
                <w:rPr>
                  <w:rFonts w:ascii="Times New Roman" w:hAnsi="Times New Roman" w:cs="Times New Roman"/>
                  <w:sz w:val="16"/>
                  <w:szCs w:val="16"/>
                </w:rPr>
                <w:delText>0.469879</w:delText>
              </w:r>
            </w:del>
          </w:p>
        </w:tc>
        <w:tc>
          <w:tcPr>
            <w:tcW w:w="833" w:type="dxa"/>
            <w:noWrap/>
            <w:hideMark/>
          </w:tcPr>
          <w:p w14:paraId="712764BE" w14:textId="14F1FA69" w:rsidR="0013473D" w:rsidRPr="0013473D" w:rsidDel="00E27210" w:rsidRDefault="0013473D" w:rsidP="00611847">
            <w:pPr>
              <w:snapToGrid w:val="0"/>
              <w:spacing w:line="480" w:lineRule="auto"/>
              <w:jc w:val="center"/>
              <w:rPr>
                <w:del w:id="965" w:author="Auteur"/>
                <w:rFonts w:ascii="Times New Roman" w:hAnsi="Times New Roman" w:cs="Times New Roman"/>
                <w:sz w:val="16"/>
                <w:szCs w:val="16"/>
              </w:rPr>
            </w:pPr>
            <w:del w:id="966" w:author="Auteur">
              <w:r w:rsidRPr="0013473D" w:rsidDel="00E27210">
                <w:rPr>
                  <w:rFonts w:ascii="Times New Roman" w:hAnsi="Times New Roman" w:cs="Times New Roman"/>
                  <w:sz w:val="16"/>
                  <w:szCs w:val="16"/>
                </w:rPr>
                <w:delText>0.466675</w:delText>
              </w:r>
            </w:del>
          </w:p>
        </w:tc>
        <w:tc>
          <w:tcPr>
            <w:tcW w:w="833" w:type="dxa"/>
            <w:noWrap/>
            <w:hideMark/>
          </w:tcPr>
          <w:p w14:paraId="0F50B6AD" w14:textId="2220558E" w:rsidR="0013473D" w:rsidRPr="0013473D" w:rsidDel="00E27210" w:rsidRDefault="0013473D" w:rsidP="00611847">
            <w:pPr>
              <w:snapToGrid w:val="0"/>
              <w:spacing w:line="480" w:lineRule="auto"/>
              <w:jc w:val="center"/>
              <w:rPr>
                <w:del w:id="967" w:author="Auteur"/>
                <w:rFonts w:ascii="Times New Roman" w:hAnsi="Times New Roman" w:cs="Times New Roman"/>
                <w:sz w:val="16"/>
                <w:szCs w:val="16"/>
              </w:rPr>
            </w:pPr>
            <w:del w:id="968" w:author="Auteur">
              <w:r w:rsidRPr="0013473D" w:rsidDel="00E27210">
                <w:rPr>
                  <w:rFonts w:ascii="Times New Roman" w:hAnsi="Times New Roman" w:cs="Times New Roman"/>
                  <w:sz w:val="16"/>
                  <w:szCs w:val="16"/>
                </w:rPr>
                <w:delText>0.463621</w:delText>
              </w:r>
            </w:del>
          </w:p>
        </w:tc>
      </w:tr>
      <w:tr w:rsidR="0013473D" w:rsidRPr="0013473D" w:rsidDel="00E27210" w14:paraId="722A9952" w14:textId="2FB41F38" w:rsidTr="00D4025A">
        <w:trPr>
          <w:trHeight w:val="499"/>
          <w:del w:id="969" w:author="Auteur"/>
        </w:trPr>
        <w:tc>
          <w:tcPr>
            <w:tcW w:w="780" w:type="dxa"/>
            <w:tcBorders>
              <w:bottom w:val="single" w:sz="4" w:space="0" w:color="auto"/>
            </w:tcBorders>
            <w:noWrap/>
            <w:hideMark/>
          </w:tcPr>
          <w:p w14:paraId="1B4AC011" w14:textId="17657CA2" w:rsidR="0013473D" w:rsidRPr="0013473D" w:rsidDel="00E27210" w:rsidRDefault="0013473D" w:rsidP="00611847">
            <w:pPr>
              <w:snapToGrid w:val="0"/>
              <w:spacing w:line="480" w:lineRule="auto"/>
              <w:jc w:val="center"/>
              <w:rPr>
                <w:del w:id="970" w:author="Auteur"/>
                <w:rFonts w:ascii="Times New Roman" w:hAnsi="Times New Roman" w:cs="Times New Roman"/>
                <w:sz w:val="16"/>
                <w:szCs w:val="16"/>
              </w:rPr>
            </w:pPr>
            <w:del w:id="971" w:author="Auteur">
              <w:r w:rsidRPr="0013473D" w:rsidDel="00E27210">
                <w:rPr>
                  <w:rFonts w:ascii="Times New Roman" w:hAnsi="Times New Roman" w:cs="Times New Roman"/>
                  <w:sz w:val="16"/>
                  <w:szCs w:val="16"/>
                </w:rPr>
                <w:delText>40y</w:delText>
              </w:r>
            </w:del>
          </w:p>
        </w:tc>
        <w:tc>
          <w:tcPr>
            <w:tcW w:w="833" w:type="dxa"/>
            <w:tcBorders>
              <w:bottom w:val="single" w:sz="4" w:space="0" w:color="auto"/>
            </w:tcBorders>
            <w:noWrap/>
            <w:hideMark/>
          </w:tcPr>
          <w:p w14:paraId="1DB7147C" w14:textId="2B6B11A5" w:rsidR="0013473D" w:rsidRPr="0013473D" w:rsidDel="00E27210" w:rsidRDefault="0013473D" w:rsidP="00611847">
            <w:pPr>
              <w:snapToGrid w:val="0"/>
              <w:spacing w:line="480" w:lineRule="auto"/>
              <w:jc w:val="center"/>
              <w:rPr>
                <w:del w:id="972" w:author="Auteur"/>
                <w:rFonts w:ascii="Times New Roman" w:hAnsi="Times New Roman" w:cs="Times New Roman"/>
                <w:sz w:val="16"/>
                <w:szCs w:val="16"/>
              </w:rPr>
            </w:pPr>
            <w:del w:id="973" w:author="Auteur">
              <w:r w:rsidRPr="0013473D" w:rsidDel="00E27210">
                <w:rPr>
                  <w:rFonts w:ascii="Times New Roman" w:hAnsi="Times New Roman" w:cs="Times New Roman"/>
                  <w:sz w:val="16"/>
                  <w:szCs w:val="16"/>
                </w:rPr>
                <w:delText>0.497056</w:delText>
              </w:r>
            </w:del>
          </w:p>
        </w:tc>
        <w:tc>
          <w:tcPr>
            <w:tcW w:w="833" w:type="dxa"/>
            <w:tcBorders>
              <w:bottom w:val="single" w:sz="4" w:space="0" w:color="auto"/>
            </w:tcBorders>
            <w:noWrap/>
            <w:hideMark/>
          </w:tcPr>
          <w:p w14:paraId="13999764" w14:textId="4590A2A9" w:rsidR="0013473D" w:rsidRPr="0013473D" w:rsidDel="00E27210" w:rsidRDefault="0013473D" w:rsidP="00611847">
            <w:pPr>
              <w:snapToGrid w:val="0"/>
              <w:spacing w:line="480" w:lineRule="auto"/>
              <w:jc w:val="center"/>
              <w:rPr>
                <w:del w:id="974" w:author="Auteur"/>
                <w:rFonts w:ascii="Times New Roman" w:hAnsi="Times New Roman" w:cs="Times New Roman"/>
                <w:sz w:val="16"/>
                <w:szCs w:val="16"/>
              </w:rPr>
            </w:pPr>
            <w:del w:id="975" w:author="Auteur">
              <w:r w:rsidRPr="0013473D" w:rsidDel="00E27210">
                <w:rPr>
                  <w:rFonts w:ascii="Times New Roman" w:hAnsi="Times New Roman" w:cs="Times New Roman"/>
                  <w:sz w:val="16"/>
                  <w:szCs w:val="16"/>
                </w:rPr>
                <w:delText>0.492027</w:delText>
              </w:r>
            </w:del>
          </w:p>
        </w:tc>
        <w:tc>
          <w:tcPr>
            <w:tcW w:w="833" w:type="dxa"/>
            <w:tcBorders>
              <w:bottom w:val="single" w:sz="4" w:space="0" w:color="auto"/>
            </w:tcBorders>
            <w:noWrap/>
            <w:hideMark/>
          </w:tcPr>
          <w:p w14:paraId="06518F9A" w14:textId="58BCFE51" w:rsidR="0013473D" w:rsidRPr="0013473D" w:rsidDel="00E27210" w:rsidRDefault="0013473D" w:rsidP="00611847">
            <w:pPr>
              <w:snapToGrid w:val="0"/>
              <w:spacing w:line="480" w:lineRule="auto"/>
              <w:jc w:val="center"/>
              <w:rPr>
                <w:del w:id="976" w:author="Auteur"/>
                <w:rFonts w:ascii="Times New Roman" w:hAnsi="Times New Roman" w:cs="Times New Roman"/>
                <w:sz w:val="16"/>
                <w:szCs w:val="16"/>
              </w:rPr>
            </w:pPr>
            <w:del w:id="977" w:author="Auteur">
              <w:r w:rsidRPr="0013473D" w:rsidDel="00E27210">
                <w:rPr>
                  <w:rFonts w:ascii="Times New Roman" w:hAnsi="Times New Roman" w:cs="Times New Roman"/>
                  <w:sz w:val="16"/>
                  <w:szCs w:val="16"/>
                </w:rPr>
                <w:delText>0.487191</w:delText>
              </w:r>
            </w:del>
          </w:p>
        </w:tc>
        <w:tc>
          <w:tcPr>
            <w:tcW w:w="833" w:type="dxa"/>
            <w:tcBorders>
              <w:bottom w:val="single" w:sz="4" w:space="0" w:color="auto"/>
            </w:tcBorders>
            <w:noWrap/>
            <w:hideMark/>
          </w:tcPr>
          <w:p w14:paraId="01FECA3C" w14:textId="657549DB" w:rsidR="0013473D" w:rsidRPr="0013473D" w:rsidDel="00E27210" w:rsidRDefault="0013473D" w:rsidP="00611847">
            <w:pPr>
              <w:snapToGrid w:val="0"/>
              <w:spacing w:line="480" w:lineRule="auto"/>
              <w:jc w:val="center"/>
              <w:rPr>
                <w:del w:id="978" w:author="Auteur"/>
                <w:rFonts w:ascii="Times New Roman" w:hAnsi="Times New Roman" w:cs="Times New Roman"/>
                <w:sz w:val="16"/>
                <w:szCs w:val="16"/>
              </w:rPr>
            </w:pPr>
            <w:del w:id="979" w:author="Auteur">
              <w:r w:rsidRPr="0013473D" w:rsidDel="00E27210">
                <w:rPr>
                  <w:rFonts w:ascii="Times New Roman" w:hAnsi="Times New Roman" w:cs="Times New Roman"/>
                  <w:sz w:val="16"/>
                  <w:szCs w:val="16"/>
                </w:rPr>
                <w:delText>0.481552</w:delText>
              </w:r>
            </w:del>
          </w:p>
        </w:tc>
        <w:tc>
          <w:tcPr>
            <w:tcW w:w="833" w:type="dxa"/>
            <w:tcBorders>
              <w:bottom w:val="single" w:sz="4" w:space="0" w:color="auto"/>
            </w:tcBorders>
            <w:noWrap/>
            <w:hideMark/>
          </w:tcPr>
          <w:p w14:paraId="26A1179F" w14:textId="5F9F4DFE" w:rsidR="0013473D" w:rsidRPr="0013473D" w:rsidDel="00E27210" w:rsidRDefault="0013473D" w:rsidP="00611847">
            <w:pPr>
              <w:snapToGrid w:val="0"/>
              <w:spacing w:line="480" w:lineRule="auto"/>
              <w:jc w:val="center"/>
              <w:rPr>
                <w:del w:id="980" w:author="Auteur"/>
                <w:rFonts w:ascii="Times New Roman" w:hAnsi="Times New Roman" w:cs="Times New Roman"/>
                <w:sz w:val="16"/>
                <w:szCs w:val="16"/>
              </w:rPr>
            </w:pPr>
            <w:del w:id="981" w:author="Auteur">
              <w:r w:rsidRPr="0013473D" w:rsidDel="00E27210">
                <w:rPr>
                  <w:rFonts w:ascii="Times New Roman" w:hAnsi="Times New Roman" w:cs="Times New Roman"/>
                  <w:sz w:val="16"/>
                  <w:szCs w:val="16"/>
                </w:rPr>
                <w:delText>0.476412</w:delText>
              </w:r>
            </w:del>
          </w:p>
        </w:tc>
        <w:tc>
          <w:tcPr>
            <w:tcW w:w="833" w:type="dxa"/>
            <w:tcBorders>
              <w:bottom w:val="single" w:sz="4" w:space="0" w:color="auto"/>
            </w:tcBorders>
            <w:noWrap/>
            <w:hideMark/>
          </w:tcPr>
          <w:p w14:paraId="0D13EE9B" w14:textId="7D7FF7A4" w:rsidR="0013473D" w:rsidRPr="0013473D" w:rsidDel="00E27210" w:rsidRDefault="0013473D" w:rsidP="00611847">
            <w:pPr>
              <w:snapToGrid w:val="0"/>
              <w:spacing w:line="480" w:lineRule="auto"/>
              <w:jc w:val="center"/>
              <w:rPr>
                <w:del w:id="982" w:author="Auteur"/>
                <w:rFonts w:ascii="Times New Roman" w:hAnsi="Times New Roman" w:cs="Times New Roman"/>
                <w:sz w:val="16"/>
                <w:szCs w:val="16"/>
              </w:rPr>
            </w:pPr>
            <w:del w:id="983" w:author="Auteur">
              <w:r w:rsidRPr="0013473D" w:rsidDel="00E27210">
                <w:rPr>
                  <w:rFonts w:ascii="Times New Roman" w:hAnsi="Times New Roman" w:cs="Times New Roman"/>
                  <w:sz w:val="16"/>
                  <w:szCs w:val="16"/>
                </w:rPr>
                <w:delText>0.470799</w:delText>
              </w:r>
            </w:del>
          </w:p>
        </w:tc>
        <w:tc>
          <w:tcPr>
            <w:tcW w:w="833" w:type="dxa"/>
            <w:tcBorders>
              <w:bottom w:val="single" w:sz="4" w:space="0" w:color="auto"/>
            </w:tcBorders>
            <w:noWrap/>
            <w:hideMark/>
          </w:tcPr>
          <w:p w14:paraId="50B5717F" w14:textId="314C3DC6" w:rsidR="0013473D" w:rsidRPr="0013473D" w:rsidDel="00E27210" w:rsidRDefault="0013473D" w:rsidP="00611847">
            <w:pPr>
              <w:snapToGrid w:val="0"/>
              <w:spacing w:line="480" w:lineRule="auto"/>
              <w:jc w:val="center"/>
              <w:rPr>
                <w:del w:id="984" w:author="Auteur"/>
                <w:rFonts w:ascii="Times New Roman" w:hAnsi="Times New Roman" w:cs="Times New Roman"/>
                <w:sz w:val="16"/>
                <w:szCs w:val="16"/>
              </w:rPr>
            </w:pPr>
            <w:del w:id="985" w:author="Auteur">
              <w:r w:rsidRPr="0013473D" w:rsidDel="00E27210">
                <w:rPr>
                  <w:rFonts w:ascii="Times New Roman" w:hAnsi="Times New Roman" w:cs="Times New Roman"/>
                  <w:sz w:val="16"/>
                  <w:szCs w:val="16"/>
                </w:rPr>
                <w:delText>0.464948</w:delText>
              </w:r>
            </w:del>
          </w:p>
        </w:tc>
        <w:tc>
          <w:tcPr>
            <w:tcW w:w="833" w:type="dxa"/>
            <w:tcBorders>
              <w:bottom w:val="single" w:sz="4" w:space="0" w:color="auto"/>
            </w:tcBorders>
            <w:noWrap/>
            <w:hideMark/>
          </w:tcPr>
          <w:p w14:paraId="5BCFF006" w14:textId="54EA9DAF" w:rsidR="0013473D" w:rsidRPr="0013473D" w:rsidDel="00E27210" w:rsidRDefault="0013473D" w:rsidP="00611847">
            <w:pPr>
              <w:snapToGrid w:val="0"/>
              <w:spacing w:line="480" w:lineRule="auto"/>
              <w:jc w:val="center"/>
              <w:rPr>
                <w:del w:id="986" w:author="Auteur"/>
                <w:rFonts w:ascii="Times New Roman" w:hAnsi="Times New Roman" w:cs="Times New Roman"/>
                <w:sz w:val="16"/>
                <w:szCs w:val="16"/>
              </w:rPr>
            </w:pPr>
            <w:del w:id="987" w:author="Auteur">
              <w:r w:rsidRPr="0013473D" w:rsidDel="00E27210">
                <w:rPr>
                  <w:rFonts w:ascii="Times New Roman" w:hAnsi="Times New Roman" w:cs="Times New Roman"/>
                  <w:sz w:val="16"/>
                  <w:szCs w:val="16"/>
                </w:rPr>
                <w:delText>0.459188</w:delText>
              </w:r>
            </w:del>
          </w:p>
        </w:tc>
        <w:tc>
          <w:tcPr>
            <w:tcW w:w="833" w:type="dxa"/>
            <w:tcBorders>
              <w:bottom w:val="single" w:sz="4" w:space="0" w:color="auto"/>
            </w:tcBorders>
            <w:noWrap/>
            <w:hideMark/>
          </w:tcPr>
          <w:p w14:paraId="5337FCAE" w14:textId="47B02AB9" w:rsidR="0013473D" w:rsidRPr="0013473D" w:rsidDel="00E27210" w:rsidRDefault="0013473D" w:rsidP="00611847">
            <w:pPr>
              <w:snapToGrid w:val="0"/>
              <w:spacing w:line="480" w:lineRule="auto"/>
              <w:jc w:val="center"/>
              <w:rPr>
                <w:del w:id="988" w:author="Auteur"/>
                <w:rFonts w:ascii="Times New Roman" w:hAnsi="Times New Roman" w:cs="Times New Roman"/>
                <w:sz w:val="16"/>
                <w:szCs w:val="16"/>
              </w:rPr>
            </w:pPr>
            <w:del w:id="989" w:author="Auteur">
              <w:r w:rsidRPr="0013473D" w:rsidDel="00E27210">
                <w:rPr>
                  <w:rFonts w:ascii="Times New Roman" w:hAnsi="Times New Roman" w:cs="Times New Roman"/>
                  <w:sz w:val="16"/>
                  <w:szCs w:val="16"/>
                </w:rPr>
                <w:delText>0.452979</w:delText>
              </w:r>
            </w:del>
          </w:p>
        </w:tc>
        <w:tc>
          <w:tcPr>
            <w:tcW w:w="833" w:type="dxa"/>
            <w:tcBorders>
              <w:bottom w:val="single" w:sz="4" w:space="0" w:color="auto"/>
            </w:tcBorders>
            <w:noWrap/>
            <w:hideMark/>
          </w:tcPr>
          <w:p w14:paraId="25E58BA2" w14:textId="4C63E77A" w:rsidR="0013473D" w:rsidRPr="0013473D" w:rsidDel="00E27210" w:rsidRDefault="0013473D" w:rsidP="00611847">
            <w:pPr>
              <w:snapToGrid w:val="0"/>
              <w:spacing w:line="480" w:lineRule="auto"/>
              <w:jc w:val="center"/>
              <w:rPr>
                <w:del w:id="990" w:author="Auteur"/>
                <w:rFonts w:ascii="Times New Roman" w:hAnsi="Times New Roman" w:cs="Times New Roman"/>
                <w:sz w:val="16"/>
                <w:szCs w:val="16"/>
              </w:rPr>
            </w:pPr>
            <w:del w:id="991" w:author="Auteur">
              <w:r w:rsidRPr="0013473D" w:rsidDel="00E27210">
                <w:rPr>
                  <w:rFonts w:ascii="Times New Roman" w:hAnsi="Times New Roman" w:cs="Times New Roman"/>
                  <w:sz w:val="16"/>
                  <w:szCs w:val="16"/>
                </w:rPr>
                <w:delText>0.447933</w:delText>
              </w:r>
            </w:del>
          </w:p>
        </w:tc>
      </w:tr>
    </w:tbl>
    <w:p w14:paraId="0CD0FD72" w14:textId="26CAD6B8" w:rsidR="00F808BD" w:rsidDel="00E27210" w:rsidRDefault="0013473D" w:rsidP="00611847">
      <w:pPr>
        <w:snapToGrid w:val="0"/>
        <w:spacing w:after="0" w:line="480" w:lineRule="auto"/>
        <w:rPr>
          <w:del w:id="992" w:author="Auteur"/>
          <w:rFonts w:ascii="Times New Roman" w:hAnsi="Times New Roman" w:cs="Times New Roman"/>
        </w:rPr>
      </w:pPr>
      <w:del w:id="993" w:author="Auteur">
        <w:r w:rsidDel="00E27210">
          <w:rPr>
            <w:rFonts w:ascii="Times New Roman" w:hAnsi="Times New Roman" w:cs="Times New Roman"/>
          </w:rPr>
          <w:fldChar w:fldCharType="end"/>
        </w:r>
      </w:del>
    </w:p>
    <w:p w14:paraId="27BD04B3" w14:textId="4E9C0644" w:rsidR="00F808BD" w:rsidDel="00E27210" w:rsidRDefault="00F808BD" w:rsidP="00611847">
      <w:pPr>
        <w:snapToGrid w:val="0"/>
        <w:spacing w:after="0" w:line="480" w:lineRule="auto"/>
        <w:rPr>
          <w:del w:id="994" w:author="Auteur"/>
          <w:rFonts w:ascii="Times New Roman" w:hAnsi="Times New Roman" w:cs="Times New Roman"/>
        </w:rPr>
      </w:pPr>
    </w:p>
    <w:p w14:paraId="0FC3141B" w14:textId="4AEFD006" w:rsidR="0013473D" w:rsidRPr="0013473D" w:rsidDel="00E27210" w:rsidRDefault="0013473D" w:rsidP="00611847">
      <w:pPr>
        <w:snapToGrid w:val="0"/>
        <w:spacing w:after="0" w:line="480" w:lineRule="auto"/>
        <w:rPr>
          <w:del w:id="995" w:author="Auteur"/>
          <w:rFonts w:ascii="Times New Roman" w:hAnsi="Times New Roman" w:cs="Times New Roman"/>
        </w:rPr>
      </w:pPr>
      <w:del w:id="996" w:author="Auteur">
        <w:r w:rsidDel="00E27210">
          <w:rPr>
            <w:rFonts w:ascii="Times New Roman" w:hAnsi="Times New Roman" w:cs="Times New Roman"/>
          </w:rPr>
          <w:fldChar w:fldCharType="begin"/>
        </w:r>
        <w:r w:rsidDel="00E27210">
          <w:rPr>
            <w:rFonts w:ascii="Times New Roman" w:hAnsi="Times New Roman" w:cs="Times New Roman"/>
          </w:rPr>
          <w:delInstrText xml:space="preserve"> LINK </w:delInstrText>
        </w:r>
        <w:r w:rsidR="006C4DE2" w:rsidDel="00E27210">
          <w:rPr>
            <w:rFonts w:ascii="Times New Roman" w:hAnsi="Times New Roman" w:cs="Times New Roman"/>
          </w:rPr>
          <w:delInstrText xml:space="preserve">Excel.Sheet.12 "E:\\mean He\\mean He.xlsx" Ho_pks!R29C18:R32C28 </w:delInstrText>
        </w:r>
        <w:r w:rsidDel="00E27210">
          <w:rPr>
            <w:rFonts w:ascii="Times New Roman" w:hAnsi="Times New Roman" w:cs="Times New Roman"/>
          </w:rPr>
          <w:delInstrText xml:space="preserve">\a \f 5 \h  \* MERGEFORMAT </w:delInstrText>
        </w:r>
        <w:r w:rsidDel="00E27210">
          <w:rPr>
            <w:rFonts w:ascii="Times New Roman" w:hAnsi="Times New Roman" w:cs="Times New Roman"/>
          </w:rPr>
          <w:fldChar w:fldCharType="separate"/>
        </w:r>
      </w:del>
    </w:p>
    <w:tbl>
      <w:tblPr>
        <w:tblStyle w:val="Grilledutableau"/>
        <w:tblW w:w="9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
        <w:gridCol w:w="847"/>
        <w:gridCol w:w="847"/>
        <w:gridCol w:w="847"/>
        <w:gridCol w:w="847"/>
        <w:gridCol w:w="847"/>
        <w:gridCol w:w="847"/>
        <w:gridCol w:w="847"/>
        <w:gridCol w:w="847"/>
        <w:gridCol w:w="847"/>
        <w:gridCol w:w="847"/>
      </w:tblGrid>
      <w:tr w:rsidR="0013473D" w:rsidRPr="0013473D" w:rsidDel="00E27210" w14:paraId="308CFE76" w14:textId="0B474063" w:rsidTr="00D4025A">
        <w:trPr>
          <w:trHeight w:val="486"/>
          <w:del w:id="997" w:author="Auteur"/>
        </w:trPr>
        <w:tc>
          <w:tcPr>
            <w:tcW w:w="698" w:type="dxa"/>
            <w:tcBorders>
              <w:bottom w:val="single" w:sz="4" w:space="0" w:color="auto"/>
            </w:tcBorders>
            <w:noWrap/>
            <w:hideMark/>
          </w:tcPr>
          <w:p w14:paraId="0E06F7A4" w14:textId="2508339D" w:rsidR="0013473D" w:rsidRPr="0013473D" w:rsidDel="00E27210" w:rsidRDefault="0013473D" w:rsidP="00611847">
            <w:pPr>
              <w:snapToGrid w:val="0"/>
              <w:spacing w:line="480" w:lineRule="auto"/>
              <w:jc w:val="center"/>
              <w:rPr>
                <w:del w:id="998" w:author="Auteur"/>
                <w:rFonts w:ascii="Times New Roman" w:hAnsi="Times New Roman" w:cs="Times New Roman"/>
                <w:sz w:val="16"/>
                <w:szCs w:val="16"/>
              </w:rPr>
            </w:pPr>
            <w:del w:id="999" w:author="Auteur">
              <w:r w:rsidRPr="0013473D" w:rsidDel="00E27210">
                <w:rPr>
                  <w:rFonts w:ascii="Times New Roman" w:hAnsi="Times New Roman" w:cs="Times New Roman"/>
                  <w:sz w:val="16"/>
                  <w:szCs w:val="16"/>
                </w:rPr>
                <w:delText>va</w:delText>
              </w:r>
              <w:r w:rsidR="00D4025A" w:rsidDel="00E27210">
                <w:rPr>
                  <w:rFonts w:ascii="Times New Roman" w:hAnsi="Times New Roman" w:cs="Times New Roman"/>
                  <w:sz w:val="16"/>
                  <w:szCs w:val="16"/>
                </w:rPr>
                <w:delText>l</w:delText>
              </w:r>
              <w:r w:rsidRPr="0013473D" w:rsidDel="00E27210">
                <w:rPr>
                  <w:rFonts w:ascii="Times New Roman" w:hAnsi="Times New Roman" w:cs="Times New Roman"/>
                  <w:sz w:val="16"/>
                  <w:szCs w:val="16"/>
                </w:rPr>
                <w:delText xml:space="preserve"> He</w:delText>
              </w:r>
            </w:del>
          </w:p>
        </w:tc>
        <w:tc>
          <w:tcPr>
            <w:tcW w:w="847" w:type="dxa"/>
            <w:tcBorders>
              <w:bottom w:val="single" w:sz="4" w:space="0" w:color="auto"/>
            </w:tcBorders>
            <w:noWrap/>
            <w:hideMark/>
          </w:tcPr>
          <w:p w14:paraId="3C56F551" w14:textId="46B0CB7A" w:rsidR="0013473D" w:rsidRPr="0013473D" w:rsidDel="00E27210" w:rsidRDefault="0013473D" w:rsidP="00611847">
            <w:pPr>
              <w:snapToGrid w:val="0"/>
              <w:spacing w:line="480" w:lineRule="auto"/>
              <w:jc w:val="center"/>
              <w:rPr>
                <w:del w:id="1000" w:author="Auteur"/>
                <w:rFonts w:ascii="Times New Roman" w:hAnsi="Times New Roman" w:cs="Times New Roman"/>
                <w:sz w:val="16"/>
                <w:szCs w:val="16"/>
              </w:rPr>
            </w:pPr>
            <w:del w:id="1001" w:author="Auteur">
              <w:r w:rsidRPr="0013473D" w:rsidDel="00E27210">
                <w:rPr>
                  <w:rFonts w:ascii="Times New Roman" w:hAnsi="Times New Roman" w:cs="Times New Roman"/>
                  <w:sz w:val="16"/>
                  <w:szCs w:val="16"/>
                </w:rPr>
                <w:delText>1</w:delText>
              </w:r>
            </w:del>
          </w:p>
        </w:tc>
        <w:tc>
          <w:tcPr>
            <w:tcW w:w="847" w:type="dxa"/>
            <w:tcBorders>
              <w:bottom w:val="single" w:sz="4" w:space="0" w:color="auto"/>
            </w:tcBorders>
            <w:noWrap/>
            <w:hideMark/>
          </w:tcPr>
          <w:p w14:paraId="6F0DFABE" w14:textId="077ADF11" w:rsidR="0013473D" w:rsidRPr="0013473D" w:rsidDel="00E27210" w:rsidRDefault="0013473D" w:rsidP="00611847">
            <w:pPr>
              <w:snapToGrid w:val="0"/>
              <w:spacing w:line="480" w:lineRule="auto"/>
              <w:jc w:val="center"/>
              <w:rPr>
                <w:del w:id="1002" w:author="Auteur"/>
                <w:rFonts w:ascii="Times New Roman" w:hAnsi="Times New Roman" w:cs="Times New Roman"/>
                <w:sz w:val="16"/>
                <w:szCs w:val="16"/>
              </w:rPr>
            </w:pPr>
            <w:del w:id="1003" w:author="Auteur">
              <w:r w:rsidRPr="0013473D" w:rsidDel="00E27210">
                <w:rPr>
                  <w:rFonts w:ascii="Times New Roman" w:hAnsi="Times New Roman" w:cs="Times New Roman"/>
                  <w:sz w:val="16"/>
                  <w:szCs w:val="16"/>
                </w:rPr>
                <w:delText>2</w:delText>
              </w:r>
            </w:del>
          </w:p>
        </w:tc>
        <w:tc>
          <w:tcPr>
            <w:tcW w:w="847" w:type="dxa"/>
            <w:tcBorders>
              <w:bottom w:val="single" w:sz="4" w:space="0" w:color="auto"/>
            </w:tcBorders>
            <w:noWrap/>
            <w:hideMark/>
          </w:tcPr>
          <w:p w14:paraId="06592E75" w14:textId="0FCC3731" w:rsidR="0013473D" w:rsidRPr="0013473D" w:rsidDel="00E27210" w:rsidRDefault="0013473D" w:rsidP="00611847">
            <w:pPr>
              <w:snapToGrid w:val="0"/>
              <w:spacing w:line="480" w:lineRule="auto"/>
              <w:jc w:val="center"/>
              <w:rPr>
                <w:del w:id="1004" w:author="Auteur"/>
                <w:rFonts w:ascii="Times New Roman" w:hAnsi="Times New Roman" w:cs="Times New Roman"/>
                <w:sz w:val="16"/>
                <w:szCs w:val="16"/>
              </w:rPr>
            </w:pPr>
            <w:del w:id="1005" w:author="Auteur">
              <w:r w:rsidRPr="0013473D" w:rsidDel="00E27210">
                <w:rPr>
                  <w:rFonts w:ascii="Times New Roman" w:hAnsi="Times New Roman" w:cs="Times New Roman"/>
                  <w:sz w:val="16"/>
                  <w:szCs w:val="16"/>
                </w:rPr>
                <w:delText>3</w:delText>
              </w:r>
            </w:del>
          </w:p>
        </w:tc>
        <w:tc>
          <w:tcPr>
            <w:tcW w:w="847" w:type="dxa"/>
            <w:tcBorders>
              <w:bottom w:val="single" w:sz="4" w:space="0" w:color="auto"/>
            </w:tcBorders>
            <w:noWrap/>
            <w:hideMark/>
          </w:tcPr>
          <w:p w14:paraId="2657F37B" w14:textId="286E0621" w:rsidR="0013473D" w:rsidRPr="0013473D" w:rsidDel="00E27210" w:rsidRDefault="0013473D" w:rsidP="00611847">
            <w:pPr>
              <w:snapToGrid w:val="0"/>
              <w:spacing w:line="480" w:lineRule="auto"/>
              <w:jc w:val="center"/>
              <w:rPr>
                <w:del w:id="1006" w:author="Auteur"/>
                <w:rFonts w:ascii="Times New Roman" w:hAnsi="Times New Roman" w:cs="Times New Roman"/>
                <w:sz w:val="16"/>
                <w:szCs w:val="16"/>
              </w:rPr>
            </w:pPr>
            <w:del w:id="1007" w:author="Auteur">
              <w:r w:rsidRPr="0013473D" w:rsidDel="00E27210">
                <w:rPr>
                  <w:rFonts w:ascii="Times New Roman" w:hAnsi="Times New Roman" w:cs="Times New Roman"/>
                  <w:sz w:val="16"/>
                  <w:szCs w:val="16"/>
                </w:rPr>
                <w:delText>4</w:delText>
              </w:r>
            </w:del>
          </w:p>
        </w:tc>
        <w:tc>
          <w:tcPr>
            <w:tcW w:w="847" w:type="dxa"/>
            <w:tcBorders>
              <w:bottom w:val="single" w:sz="4" w:space="0" w:color="auto"/>
            </w:tcBorders>
            <w:noWrap/>
            <w:hideMark/>
          </w:tcPr>
          <w:p w14:paraId="17247946" w14:textId="1FEDE3BA" w:rsidR="0013473D" w:rsidRPr="0013473D" w:rsidDel="00E27210" w:rsidRDefault="0013473D" w:rsidP="00611847">
            <w:pPr>
              <w:snapToGrid w:val="0"/>
              <w:spacing w:line="480" w:lineRule="auto"/>
              <w:jc w:val="center"/>
              <w:rPr>
                <w:del w:id="1008" w:author="Auteur"/>
                <w:rFonts w:ascii="Times New Roman" w:hAnsi="Times New Roman" w:cs="Times New Roman"/>
                <w:sz w:val="16"/>
                <w:szCs w:val="16"/>
              </w:rPr>
            </w:pPr>
            <w:del w:id="1009" w:author="Auteur">
              <w:r w:rsidRPr="0013473D" w:rsidDel="00E27210">
                <w:rPr>
                  <w:rFonts w:ascii="Times New Roman" w:hAnsi="Times New Roman" w:cs="Times New Roman"/>
                  <w:sz w:val="16"/>
                  <w:szCs w:val="16"/>
                </w:rPr>
                <w:delText>5</w:delText>
              </w:r>
            </w:del>
          </w:p>
        </w:tc>
        <w:tc>
          <w:tcPr>
            <w:tcW w:w="847" w:type="dxa"/>
            <w:tcBorders>
              <w:bottom w:val="single" w:sz="4" w:space="0" w:color="auto"/>
            </w:tcBorders>
            <w:noWrap/>
            <w:hideMark/>
          </w:tcPr>
          <w:p w14:paraId="6D4D1FC2" w14:textId="044611D8" w:rsidR="0013473D" w:rsidRPr="0013473D" w:rsidDel="00E27210" w:rsidRDefault="0013473D" w:rsidP="00611847">
            <w:pPr>
              <w:snapToGrid w:val="0"/>
              <w:spacing w:line="480" w:lineRule="auto"/>
              <w:jc w:val="center"/>
              <w:rPr>
                <w:del w:id="1010" w:author="Auteur"/>
                <w:rFonts w:ascii="Times New Roman" w:hAnsi="Times New Roman" w:cs="Times New Roman"/>
                <w:sz w:val="16"/>
                <w:szCs w:val="16"/>
              </w:rPr>
            </w:pPr>
            <w:del w:id="1011" w:author="Auteur">
              <w:r w:rsidRPr="0013473D" w:rsidDel="00E27210">
                <w:rPr>
                  <w:rFonts w:ascii="Times New Roman" w:hAnsi="Times New Roman" w:cs="Times New Roman"/>
                  <w:sz w:val="16"/>
                  <w:szCs w:val="16"/>
                </w:rPr>
                <w:delText>6</w:delText>
              </w:r>
            </w:del>
          </w:p>
        </w:tc>
        <w:tc>
          <w:tcPr>
            <w:tcW w:w="847" w:type="dxa"/>
            <w:tcBorders>
              <w:bottom w:val="single" w:sz="4" w:space="0" w:color="auto"/>
            </w:tcBorders>
            <w:noWrap/>
            <w:hideMark/>
          </w:tcPr>
          <w:p w14:paraId="42C8518F" w14:textId="0F273296" w:rsidR="0013473D" w:rsidRPr="0013473D" w:rsidDel="00E27210" w:rsidRDefault="0013473D" w:rsidP="00611847">
            <w:pPr>
              <w:snapToGrid w:val="0"/>
              <w:spacing w:line="480" w:lineRule="auto"/>
              <w:jc w:val="center"/>
              <w:rPr>
                <w:del w:id="1012" w:author="Auteur"/>
                <w:rFonts w:ascii="Times New Roman" w:hAnsi="Times New Roman" w:cs="Times New Roman"/>
                <w:sz w:val="16"/>
                <w:szCs w:val="16"/>
              </w:rPr>
            </w:pPr>
            <w:del w:id="1013" w:author="Auteur">
              <w:r w:rsidRPr="0013473D" w:rsidDel="00E27210">
                <w:rPr>
                  <w:rFonts w:ascii="Times New Roman" w:hAnsi="Times New Roman" w:cs="Times New Roman"/>
                  <w:sz w:val="16"/>
                  <w:szCs w:val="16"/>
                </w:rPr>
                <w:delText>7</w:delText>
              </w:r>
            </w:del>
          </w:p>
        </w:tc>
        <w:tc>
          <w:tcPr>
            <w:tcW w:w="847" w:type="dxa"/>
            <w:tcBorders>
              <w:bottom w:val="single" w:sz="4" w:space="0" w:color="auto"/>
            </w:tcBorders>
            <w:noWrap/>
            <w:hideMark/>
          </w:tcPr>
          <w:p w14:paraId="19EDAD00" w14:textId="6DCC50EC" w:rsidR="0013473D" w:rsidRPr="0013473D" w:rsidDel="00E27210" w:rsidRDefault="0013473D" w:rsidP="00611847">
            <w:pPr>
              <w:snapToGrid w:val="0"/>
              <w:spacing w:line="480" w:lineRule="auto"/>
              <w:jc w:val="center"/>
              <w:rPr>
                <w:del w:id="1014" w:author="Auteur"/>
                <w:rFonts w:ascii="Times New Roman" w:hAnsi="Times New Roman" w:cs="Times New Roman"/>
                <w:sz w:val="16"/>
                <w:szCs w:val="16"/>
              </w:rPr>
            </w:pPr>
            <w:del w:id="1015" w:author="Auteur">
              <w:r w:rsidRPr="0013473D" w:rsidDel="00E27210">
                <w:rPr>
                  <w:rFonts w:ascii="Times New Roman" w:hAnsi="Times New Roman" w:cs="Times New Roman"/>
                  <w:sz w:val="16"/>
                  <w:szCs w:val="16"/>
                </w:rPr>
                <w:delText>8</w:delText>
              </w:r>
            </w:del>
          </w:p>
        </w:tc>
        <w:tc>
          <w:tcPr>
            <w:tcW w:w="847" w:type="dxa"/>
            <w:tcBorders>
              <w:bottom w:val="single" w:sz="4" w:space="0" w:color="auto"/>
            </w:tcBorders>
            <w:noWrap/>
            <w:hideMark/>
          </w:tcPr>
          <w:p w14:paraId="4E128881" w14:textId="524962EC" w:rsidR="0013473D" w:rsidRPr="0013473D" w:rsidDel="00E27210" w:rsidRDefault="0013473D" w:rsidP="00611847">
            <w:pPr>
              <w:snapToGrid w:val="0"/>
              <w:spacing w:line="480" w:lineRule="auto"/>
              <w:jc w:val="center"/>
              <w:rPr>
                <w:del w:id="1016" w:author="Auteur"/>
                <w:rFonts w:ascii="Times New Roman" w:hAnsi="Times New Roman" w:cs="Times New Roman"/>
                <w:sz w:val="16"/>
                <w:szCs w:val="16"/>
              </w:rPr>
            </w:pPr>
            <w:del w:id="1017" w:author="Auteur">
              <w:r w:rsidRPr="0013473D" w:rsidDel="00E27210">
                <w:rPr>
                  <w:rFonts w:ascii="Times New Roman" w:hAnsi="Times New Roman" w:cs="Times New Roman"/>
                  <w:sz w:val="16"/>
                  <w:szCs w:val="16"/>
                </w:rPr>
                <w:delText>9</w:delText>
              </w:r>
            </w:del>
          </w:p>
        </w:tc>
        <w:tc>
          <w:tcPr>
            <w:tcW w:w="847" w:type="dxa"/>
            <w:tcBorders>
              <w:bottom w:val="single" w:sz="4" w:space="0" w:color="auto"/>
            </w:tcBorders>
            <w:noWrap/>
            <w:hideMark/>
          </w:tcPr>
          <w:p w14:paraId="380B9CD9" w14:textId="6464D4DE" w:rsidR="0013473D" w:rsidRPr="0013473D" w:rsidDel="00E27210" w:rsidRDefault="0013473D" w:rsidP="00611847">
            <w:pPr>
              <w:snapToGrid w:val="0"/>
              <w:spacing w:line="480" w:lineRule="auto"/>
              <w:jc w:val="center"/>
              <w:rPr>
                <w:del w:id="1018" w:author="Auteur"/>
                <w:rFonts w:ascii="Times New Roman" w:hAnsi="Times New Roman" w:cs="Times New Roman"/>
                <w:sz w:val="16"/>
                <w:szCs w:val="16"/>
              </w:rPr>
            </w:pPr>
            <w:del w:id="1019" w:author="Auteur">
              <w:r w:rsidRPr="0013473D" w:rsidDel="00E27210">
                <w:rPr>
                  <w:rFonts w:ascii="Times New Roman" w:hAnsi="Times New Roman" w:cs="Times New Roman"/>
                  <w:sz w:val="16"/>
                  <w:szCs w:val="16"/>
                </w:rPr>
                <w:delText>10</w:delText>
              </w:r>
            </w:del>
          </w:p>
        </w:tc>
      </w:tr>
      <w:tr w:rsidR="0013473D" w:rsidRPr="0013473D" w:rsidDel="00E27210" w14:paraId="6814D34C" w14:textId="0A843B83" w:rsidTr="00D4025A">
        <w:trPr>
          <w:trHeight w:val="486"/>
          <w:del w:id="1020" w:author="Auteur"/>
        </w:trPr>
        <w:tc>
          <w:tcPr>
            <w:tcW w:w="698" w:type="dxa"/>
            <w:tcBorders>
              <w:top w:val="single" w:sz="4" w:space="0" w:color="auto"/>
            </w:tcBorders>
            <w:noWrap/>
            <w:hideMark/>
          </w:tcPr>
          <w:p w14:paraId="2C0AAF3D" w14:textId="477DD37B" w:rsidR="0013473D" w:rsidRPr="0013473D" w:rsidDel="00E27210" w:rsidRDefault="0013473D" w:rsidP="00611847">
            <w:pPr>
              <w:snapToGrid w:val="0"/>
              <w:spacing w:line="480" w:lineRule="auto"/>
              <w:rPr>
                <w:del w:id="1021" w:author="Auteur"/>
                <w:rFonts w:ascii="Times New Roman" w:hAnsi="Times New Roman" w:cs="Times New Roman"/>
                <w:sz w:val="16"/>
                <w:szCs w:val="16"/>
              </w:rPr>
            </w:pPr>
            <w:del w:id="1022" w:author="Auteur">
              <w:r w:rsidRPr="0013473D" w:rsidDel="00E27210">
                <w:rPr>
                  <w:rFonts w:ascii="Times New Roman" w:hAnsi="Times New Roman" w:cs="Times New Roman"/>
                  <w:sz w:val="16"/>
                  <w:szCs w:val="16"/>
                </w:rPr>
                <w:delText>10y</w:delText>
              </w:r>
            </w:del>
          </w:p>
        </w:tc>
        <w:tc>
          <w:tcPr>
            <w:tcW w:w="847" w:type="dxa"/>
            <w:tcBorders>
              <w:top w:val="single" w:sz="4" w:space="0" w:color="auto"/>
            </w:tcBorders>
            <w:noWrap/>
            <w:hideMark/>
          </w:tcPr>
          <w:p w14:paraId="30F17DBE" w14:textId="4126F465" w:rsidR="0013473D" w:rsidRPr="0013473D" w:rsidDel="00E27210" w:rsidRDefault="0013473D" w:rsidP="00611847">
            <w:pPr>
              <w:snapToGrid w:val="0"/>
              <w:spacing w:line="480" w:lineRule="auto"/>
              <w:rPr>
                <w:del w:id="1023" w:author="Auteur"/>
                <w:rFonts w:ascii="Times New Roman" w:hAnsi="Times New Roman" w:cs="Times New Roman"/>
                <w:sz w:val="16"/>
                <w:szCs w:val="16"/>
              </w:rPr>
            </w:pPr>
            <w:del w:id="1024" w:author="Auteur">
              <w:r w:rsidRPr="0013473D" w:rsidDel="00E27210">
                <w:rPr>
                  <w:rFonts w:ascii="Times New Roman" w:hAnsi="Times New Roman" w:cs="Times New Roman"/>
                  <w:sz w:val="16"/>
                  <w:szCs w:val="16"/>
                </w:rPr>
                <w:delText>0.485807</w:delText>
              </w:r>
            </w:del>
          </w:p>
        </w:tc>
        <w:tc>
          <w:tcPr>
            <w:tcW w:w="847" w:type="dxa"/>
            <w:tcBorders>
              <w:top w:val="single" w:sz="4" w:space="0" w:color="auto"/>
            </w:tcBorders>
            <w:noWrap/>
            <w:hideMark/>
          </w:tcPr>
          <w:p w14:paraId="3B71BFE9" w14:textId="0E7A90F3" w:rsidR="0013473D" w:rsidRPr="0013473D" w:rsidDel="00E27210" w:rsidRDefault="0013473D" w:rsidP="00611847">
            <w:pPr>
              <w:snapToGrid w:val="0"/>
              <w:spacing w:line="480" w:lineRule="auto"/>
              <w:rPr>
                <w:del w:id="1025" w:author="Auteur"/>
                <w:rFonts w:ascii="Times New Roman" w:hAnsi="Times New Roman" w:cs="Times New Roman"/>
                <w:sz w:val="16"/>
                <w:szCs w:val="16"/>
              </w:rPr>
            </w:pPr>
            <w:del w:id="1026" w:author="Auteur">
              <w:r w:rsidRPr="0013473D" w:rsidDel="00E27210">
                <w:rPr>
                  <w:rFonts w:ascii="Times New Roman" w:hAnsi="Times New Roman" w:cs="Times New Roman"/>
                  <w:sz w:val="16"/>
                  <w:szCs w:val="16"/>
                </w:rPr>
                <w:delText>0.477641</w:delText>
              </w:r>
            </w:del>
          </w:p>
        </w:tc>
        <w:tc>
          <w:tcPr>
            <w:tcW w:w="847" w:type="dxa"/>
            <w:tcBorders>
              <w:top w:val="single" w:sz="4" w:space="0" w:color="auto"/>
            </w:tcBorders>
            <w:noWrap/>
            <w:hideMark/>
          </w:tcPr>
          <w:p w14:paraId="15DC17FA" w14:textId="0F176DFB" w:rsidR="0013473D" w:rsidRPr="0013473D" w:rsidDel="00E27210" w:rsidRDefault="0013473D" w:rsidP="00611847">
            <w:pPr>
              <w:snapToGrid w:val="0"/>
              <w:spacing w:line="480" w:lineRule="auto"/>
              <w:rPr>
                <w:del w:id="1027" w:author="Auteur"/>
                <w:rFonts w:ascii="Times New Roman" w:hAnsi="Times New Roman" w:cs="Times New Roman"/>
                <w:sz w:val="16"/>
                <w:szCs w:val="16"/>
              </w:rPr>
            </w:pPr>
            <w:del w:id="1028" w:author="Auteur">
              <w:r w:rsidRPr="0013473D" w:rsidDel="00E27210">
                <w:rPr>
                  <w:rFonts w:ascii="Times New Roman" w:hAnsi="Times New Roman" w:cs="Times New Roman"/>
                  <w:sz w:val="16"/>
                  <w:szCs w:val="16"/>
                </w:rPr>
                <w:delText>0.472099</w:delText>
              </w:r>
            </w:del>
          </w:p>
        </w:tc>
        <w:tc>
          <w:tcPr>
            <w:tcW w:w="847" w:type="dxa"/>
            <w:tcBorders>
              <w:top w:val="single" w:sz="4" w:space="0" w:color="auto"/>
            </w:tcBorders>
            <w:noWrap/>
            <w:hideMark/>
          </w:tcPr>
          <w:p w14:paraId="37908C7D" w14:textId="10E2F666" w:rsidR="0013473D" w:rsidRPr="0013473D" w:rsidDel="00E27210" w:rsidRDefault="0013473D" w:rsidP="00611847">
            <w:pPr>
              <w:snapToGrid w:val="0"/>
              <w:spacing w:line="480" w:lineRule="auto"/>
              <w:rPr>
                <w:del w:id="1029" w:author="Auteur"/>
                <w:rFonts w:ascii="Times New Roman" w:hAnsi="Times New Roman" w:cs="Times New Roman"/>
                <w:sz w:val="16"/>
                <w:szCs w:val="16"/>
              </w:rPr>
            </w:pPr>
            <w:del w:id="1030" w:author="Auteur">
              <w:r w:rsidRPr="0013473D" w:rsidDel="00E27210">
                <w:rPr>
                  <w:rFonts w:ascii="Times New Roman" w:hAnsi="Times New Roman" w:cs="Times New Roman"/>
                  <w:sz w:val="16"/>
                  <w:szCs w:val="16"/>
                </w:rPr>
                <w:delText>0.463474</w:delText>
              </w:r>
            </w:del>
          </w:p>
        </w:tc>
        <w:tc>
          <w:tcPr>
            <w:tcW w:w="847" w:type="dxa"/>
            <w:tcBorders>
              <w:top w:val="single" w:sz="4" w:space="0" w:color="auto"/>
            </w:tcBorders>
            <w:noWrap/>
            <w:hideMark/>
          </w:tcPr>
          <w:p w14:paraId="3F6A79DE" w14:textId="6E137414" w:rsidR="0013473D" w:rsidRPr="0013473D" w:rsidDel="00E27210" w:rsidRDefault="0013473D" w:rsidP="00611847">
            <w:pPr>
              <w:snapToGrid w:val="0"/>
              <w:spacing w:line="480" w:lineRule="auto"/>
              <w:rPr>
                <w:del w:id="1031" w:author="Auteur"/>
                <w:rFonts w:ascii="Times New Roman" w:hAnsi="Times New Roman" w:cs="Times New Roman"/>
                <w:sz w:val="16"/>
                <w:szCs w:val="16"/>
              </w:rPr>
            </w:pPr>
            <w:del w:id="1032" w:author="Auteur">
              <w:r w:rsidRPr="0013473D" w:rsidDel="00E27210">
                <w:rPr>
                  <w:rFonts w:ascii="Times New Roman" w:hAnsi="Times New Roman" w:cs="Times New Roman"/>
                  <w:sz w:val="16"/>
                  <w:szCs w:val="16"/>
                </w:rPr>
                <w:delText>0.455274</w:delText>
              </w:r>
            </w:del>
          </w:p>
        </w:tc>
        <w:tc>
          <w:tcPr>
            <w:tcW w:w="847" w:type="dxa"/>
            <w:tcBorders>
              <w:top w:val="single" w:sz="4" w:space="0" w:color="auto"/>
            </w:tcBorders>
            <w:noWrap/>
            <w:hideMark/>
          </w:tcPr>
          <w:p w14:paraId="72D2070C" w14:textId="7B5918FA" w:rsidR="0013473D" w:rsidRPr="0013473D" w:rsidDel="00E27210" w:rsidRDefault="0013473D" w:rsidP="00611847">
            <w:pPr>
              <w:snapToGrid w:val="0"/>
              <w:spacing w:line="480" w:lineRule="auto"/>
              <w:rPr>
                <w:del w:id="1033" w:author="Auteur"/>
                <w:rFonts w:ascii="Times New Roman" w:hAnsi="Times New Roman" w:cs="Times New Roman"/>
                <w:sz w:val="16"/>
                <w:szCs w:val="16"/>
              </w:rPr>
            </w:pPr>
            <w:del w:id="1034" w:author="Auteur">
              <w:r w:rsidRPr="0013473D" w:rsidDel="00E27210">
                <w:rPr>
                  <w:rFonts w:ascii="Times New Roman" w:hAnsi="Times New Roman" w:cs="Times New Roman"/>
                  <w:sz w:val="16"/>
                  <w:szCs w:val="16"/>
                </w:rPr>
                <w:delText>0.449411</w:delText>
              </w:r>
            </w:del>
          </w:p>
        </w:tc>
        <w:tc>
          <w:tcPr>
            <w:tcW w:w="847" w:type="dxa"/>
            <w:tcBorders>
              <w:top w:val="single" w:sz="4" w:space="0" w:color="auto"/>
            </w:tcBorders>
            <w:noWrap/>
            <w:hideMark/>
          </w:tcPr>
          <w:p w14:paraId="7E65498C" w14:textId="24201673" w:rsidR="0013473D" w:rsidRPr="0013473D" w:rsidDel="00E27210" w:rsidRDefault="0013473D" w:rsidP="00611847">
            <w:pPr>
              <w:snapToGrid w:val="0"/>
              <w:spacing w:line="480" w:lineRule="auto"/>
              <w:rPr>
                <w:del w:id="1035" w:author="Auteur"/>
                <w:rFonts w:ascii="Times New Roman" w:hAnsi="Times New Roman" w:cs="Times New Roman"/>
                <w:sz w:val="16"/>
                <w:szCs w:val="16"/>
              </w:rPr>
            </w:pPr>
            <w:del w:id="1036" w:author="Auteur">
              <w:r w:rsidRPr="0013473D" w:rsidDel="00E27210">
                <w:rPr>
                  <w:rFonts w:ascii="Times New Roman" w:hAnsi="Times New Roman" w:cs="Times New Roman"/>
                  <w:sz w:val="16"/>
                  <w:szCs w:val="16"/>
                </w:rPr>
                <w:delText>0.444079</w:delText>
              </w:r>
            </w:del>
          </w:p>
        </w:tc>
        <w:tc>
          <w:tcPr>
            <w:tcW w:w="847" w:type="dxa"/>
            <w:tcBorders>
              <w:top w:val="single" w:sz="4" w:space="0" w:color="auto"/>
            </w:tcBorders>
            <w:noWrap/>
            <w:hideMark/>
          </w:tcPr>
          <w:p w14:paraId="0EC3792C" w14:textId="7E09F558" w:rsidR="0013473D" w:rsidRPr="0013473D" w:rsidDel="00E27210" w:rsidRDefault="0013473D" w:rsidP="00611847">
            <w:pPr>
              <w:snapToGrid w:val="0"/>
              <w:spacing w:line="480" w:lineRule="auto"/>
              <w:rPr>
                <w:del w:id="1037" w:author="Auteur"/>
                <w:rFonts w:ascii="Times New Roman" w:hAnsi="Times New Roman" w:cs="Times New Roman"/>
                <w:sz w:val="16"/>
                <w:szCs w:val="16"/>
              </w:rPr>
            </w:pPr>
            <w:del w:id="1038" w:author="Auteur">
              <w:r w:rsidRPr="0013473D" w:rsidDel="00E27210">
                <w:rPr>
                  <w:rFonts w:ascii="Times New Roman" w:hAnsi="Times New Roman" w:cs="Times New Roman"/>
                  <w:sz w:val="16"/>
                  <w:szCs w:val="16"/>
                </w:rPr>
                <w:delText>0.435993</w:delText>
              </w:r>
            </w:del>
          </w:p>
        </w:tc>
        <w:tc>
          <w:tcPr>
            <w:tcW w:w="847" w:type="dxa"/>
            <w:tcBorders>
              <w:top w:val="single" w:sz="4" w:space="0" w:color="auto"/>
            </w:tcBorders>
            <w:noWrap/>
            <w:hideMark/>
          </w:tcPr>
          <w:p w14:paraId="7C0C4374" w14:textId="5F161A51" w:rsidR="0013473D" w:rsidRPr="0013473D" w:rsidDel="00E27210" w:rsidRDefault="0013473D" w:rsidP="00611847">
            <w:pPr>
              <w:snapToGrid w:val="0"/>
              <w:spacing w:line="480" w:lineRule="auto"/>
              <w:rPr>
                <w:del w:id="1039" w:author="Auteur"/>
                <w:rFonts w:ascii="Times New Roman" w:hAnsi="Times New Roman" w:cs="Times New Roman"/>
                <w:sz w:val="16"/>
                <w:szCs w:val="16"/>
              </w:rPr>
            </w:pPr>
            <w:del w:id="1040" w:author="Auteur">
              <w:r w:rsidRPr="0013473D" w:rsidDel="00E27210">
                <w:rPr>
                  <w:rFonts w:ascii="Times New Roman" w:hAnsi="Times New Roman" w:cs="Times New Roman"/>
                  <w:sz w:val="16"/>
                  <w:szCs w:val="16"/>
                </w:rPr>
                <w:delText>0.429474</w:delText>
              </w:r>
            </w:del>
          </w:p>
        </w:tc>
        <w:tc>
          <w:tcPr>
            <w:tcW w:w="847" w:type="dxa"/>
            <w:tcBorders>
              <w:top w:val="single" w:sz="4" w:space="0" w:color="auto"/>
            </w:tcBorders>
            <w:noWrap/>
            <w:hideMark/>
          </w:tcPr>
          <w:p w14:paraId="7D84BB5D" w14:textId="6DFC7E3F" w:rsidR="0013473D" w:rsidRPr="0013473D" w:rsidDel="00E27210" w:rsidRDefault="0013473D" w:rsidP="00611847">
            <w:pPr>
              <w:snapToGrid w:val="0"/>
              <w:spacing w:line="480" w:lineRule="auto"/>
              <w:rPr>
                <w:del w:id="1041" w:author="Auteur"/>
                <w:rFonts w:ascii="Times New Roman" w:hAnsi="Times New Roman" w:cs="Times New Roman"/>
                <w:sz w:val="16"/>
                <w:szCs w:val="16"/>
              </w:rPr>
            </w:pPr>
            <w:del w:id="1042" w:author="Auteur">
              <w:r w:rsidRPr="0013473D" w:rsidDel="00E27210">
                <w:rPr>
                  <w:rFonts w:ascii="Times New Roman" w:hAnsi="Times New Roman" w:cs="Times New Roman"/>
                  <w:sz w:val="16"/>
                  <w:szCs w:val="16"/>
                </w:rPr>
                <w:delText>0.422734</w:delText>
              </w:r>
            </w:del>
          </w:p>
        </w:tc>
      </w:tr>
      <w:tr w:rsidR="0013473D" w:rsidRPr="0013473D" w:rsidDel="00E27210" w14:paraId="43947683" w14:textId="491CA76F" w:rsidTr="00D4025A">
        <w:trPr>
          <w:trHeight w:val="486"/>
          <w:del w:id="1043" w:author="Auteur"/>
        </w:trPr>
        <w:tc>
          <w:tcPr>
            <w:tcW w:w="698" w:type="dxa"/>
            <w:noWrap/>
            <w:hideMark/>
          </w:tcPr>
          <w:p w14:paraId="01FAF5D6" w14:textId="0DEBD78D" w:rsidR="0013473D" w:rsidRPr="0013473D" w:rsidDel="00E27210" w:rsidRDefault="0013473D" w:rsidP="00611847">
            <w:pPr>
              <w:snapToGrid w:val="0"/>
              <w:spacing w:line="480" w:lineRule="auto"/>
              <w:rPr>
                <w:del w:id="1044" w:author="Auteur"/>
                <w:rFonts w:ascii="Times New Roman" w:hAnsi="Times New Roman" w:cs="Times New Roman"/>
                <w:sz w:val="16"/>
                <w:szCs w:val="16"/>
              </w:rPr>
            </w:pPr>
            <w:del w:id="1045" w:author="Auteur">
              <w:r w:rsidRPr="0013473D" w:rsidDel="00E27210">
                <w:rPr>
                  <w:rFonts w:ascii="Times New Roman" w:hAnsi="Times New Roman" w:cs="Times New Roman"/>
                  <w:sz w:val="16"/>
                  <w:szCs w:val="16"/>
                </w:rPr>
                <w:delText>20y</w:delText>
              </w:r>
            </w:del>
          </w:p>
        </w:tc>
        <w:tc>
          <w:tcPr>
            <w:tcW w:w="847" w:type="dxa"/>
            <w:noWrap/>
            <w:hideMark/>
          </w:tcPr>
          <w:p w14:paraId="13B5C373" w14:textId="2BB8F039" w:rsidR="0013473D" w:rsidRPr="0013473D" w:rsidDel="00E27210" w:rsidRDefault="0013473D" w:rsidP="00611847">
            <w:pPr>
              <w:snapToGrid w:val="0"/>
              <w:spacing w:line="480" w:lineRule="auto"/>
              <w:rPr>
                <w:del w:id="1046" w:author="Auteur"/>
                <w:rFonts w:ascii="Times New Roman" w:hAnsi="Times New Roman" w:cs="Times New Roman"/>
                <w:sz w:val="16"/>
                <w:szCs w:val="16"/>
              </w:rPr>
            </w:pPr>
            <w:del w:id="1047" w:author="Auteur">
              <w:r w:rsidRPr="0013473D" w:rsidDel="00E27210">
                <w:rPr>
                  <w:rFonts w:ascii="Times New Roman" w:hAnsi="Times New Roman" w:cs="Times New Roman"/>
                  <w:sz w:val="16"/>
                  <w:szCs w:val="16"/>
                </w:rPr>
                <w:delText>0.491631</w:delText>
              </w:r>
            </w:del>
          </w:p>
        </w:tc>
        <w:tc>
          <w:tcPr>
            <w:tcW w:w="847" w:type="dxa"/>
            <w:noWrap/>
            <w:hideMark/>
          </w:tcPr>
          <w:p w14:paraId="3F17C8CE" w14:textId="70E496CB" w:rsidR="0013473D" w:rsidRPr="0013473D" w:rsidDel="00E27210" w:rsidRDefault="0013473D" w:rsidP="00611847">
            <w:pPr>
              <w:snapToGrid w:val="0"/>
              <w:spacing w:line="480" w:lineRule="auto"/>
              <w:rPr>
                <w:del w:id="1048" w:author="Auteur"/>
                <w:rFonts w:ascii="Times New Roman" w:hAnsi="Times New Roman" w:cs="Times New Roman"/>
                <w:sz w:val="16"/>
                <w:szCs w:val="16"/>
              </w:rPr>
            </w:pPr>
            <w:del w:id="1049" w:author="Auteur">
              <w:r w:rsidRPr="0013473D" w:rsidDel="00E27210">
                <w:rPr>
                  <w:rFonts w:ascii="Times New Roman" w:hAnsi="Times New Roman" w:cs="Times New Roman"/>
                  <w:sz w:val="16"/>
                  <w:szCs w:val="16"/>
                </w:rPr>
                <w:delText>0.488754</w:delText>
              </w:r>
            </w:del>
          </w:p>
        </w:tc>
        <w:tc>
          <w:tcPr>
            <w:tcW w:w="847" w:type="dxa"/>
            <w:noWrap/>
            <w:hideMark/>
          </w:tcPr>
          <w:p w14:paraId="0E7F4FE5" w14:textId="0C79CCA8" w:rsidR="0013473D" w:rsidRPr="0013473D" w:rsidDel="00E27210" w:rsidRDefault="0013473D" w:rsidP="00611847">
            <w:pPr>
              <w:snapToGrid w:val="0"/>
              <w:spacing w:line="480" w:lineRule="auto"/>
              <w:rPr>
                <w:del w:id="1050" w:author="Auteur"/>
                <w:rFonts w:ascii="Times New Roman" w:hAnsi="Times New Roman" w:cs="Times New Roman"/>
                <w:sz w:val="16"/>
                <w:szCs w:val="16"/>
              </w:rPr>
            </w:pPr>
            <w:del w:id="1051" w:author="Auteur">
              <w:r w:rsidRPr="0013473D" w:rsidDel="00E27210">
                <w:rPr>
                  <w:rFonts w:ascii="Times New Roman" w:hAnsi="Times New Roman" w:cs="Times New Roman"/>
                  <w:sz w:val="16"/>
                  <w:szCs w:val="16"/>
                </w:rPr>
                <w:delText>0.485398</w:delText>
              </w:r>
            </w:del>
          </w:p>
        </w:tc>
        <w:tc>
          <w:tcPr>
            <w:tcW w:w="847" w:type="dxa"/>
            <w:noWrap/>
            <w:hideMark/>
          </w:tcPr>
          <w:p w14:paraId="4528BB7D" w14:textId="37ACF384" w:rsidR="0013473D" w:rsidRPr="0013473D" w:rsidDel="00E27210" w:rsidRDefault="0013473D" w:rsidP="00611847">
            <w:pPr>
              <w:snapToGrid w:val="0"/>
              <w:spacing w:line="480" w:lineRule="auto"/>
              <w:rPr>
                <w:del w:id="1052" w:author="Auteur"/>
                <w:rFonts w:ascii="Times New Roman" w:hAnsi="Times New Roman" w:cs="Times New Roman"/>
                <w:sz w:val="16"/>
                <w:szCs w:val="16"/>
              </w:rPr>
            </w:pPr>
            <w:del w:id="1053" w:author="Auteur">
              <w:r w:rsidRPr="0013473D" w:rsidDel="00E27210">
                <w:rPr>
                  <w:rFonts w:ascii="Times New Roman" w:hAnsi="Times New Roman" w:cs="Times New Roman"/>
                  <w:sz w:val="16"/>
                  <w:szCs w:val="16"/>
                </w:rPr>
                <w:delText>0.481042</w:delText>
              </w:r>
            </w:del>
          </w:p>
        </w:tc>
        <w:tc>
          <w:tcPr>
            <w:tcW w:w="847" w:type="dxa"/>
            <w:noWrap/>
            <w:hideMark/>
          </w:tcPr>
          <w:p w14:paraId="46AD8632" w14:textId="0106E86C" w:rsidR="0013473D" w:rsidRPr="0013473D" w:rsidDel="00E27210" w:rsidRDefault="0013473D" w:rsidP="00611847">
            <w:pPr>
              <w:snapToGrid w:val="0"/>
              <w:spacing w:line="480" w:lineRule="auto"/>
              <w:rPr>
                <w:del w:id="1054" w:author="Auteur"/>
                <w:rFonts w:ascii="Times New Roman" w:hAnsi="Times New Roman" w:cs="Times New Roman"/>
                <w:sz w:val="16"/>
                <w:szCs w:val="16"/>
              </w:rPr>
            </w:pPr>
            <w:del w:id="1055" w:author="Auteur">
              <w:r w:rsidRPr="0013473D" w:rsidDel="00E27210">
                <w:rPr>
                  <w:rFonts w:ascii="Times New Roman" w:hAnsi="Times New Roman" w:cs="Times New Roman"/>
                  <w:sz w:val="16"/>
                  <w:szCs w:val="16"/>
                </w:rPr>
                <w:delText>0.477697</w:delText>
              </w:r>
            </w:del>
          </w:p>
        </w:tc>
        <w:tc>
          <w:tcPr>
            <w:tcW w:w="847" w:type="dxa"/>
            <w:noWrap/>
            <w:hideMark/>
          </w:tcPr>
          <w:p w14:paraId="0A021990" w14:textId="010F2612" w:rsidR="0013473D" w:rsidRPr="0013473D" w:rsidDel="00E27210" w:rsidRDefault="0013473D" w:rsidP="00611847">
            <w:pPr>
              <w:snapToGrid w:val="0"/>
              <w:spacing w:line="480" w:lineRule="auto"/>
              <w:rPr>
                <w:del w:id="1056" w:author="Auteur"/>
                <w:rFonts w:ascii="Times New Roman" w:hAnsi="Times New Roman" w:cs="Times New Roman"/>
                <w:sz w:val="16"/>
                <w:szCs w:val="16"/>
              </w:rPr>
            </w:pPr>
            <w:del w:id="1057" w:author="Auteur">
              <w:r w:rsidRPr="0013473D" w:rsidDel="00E27210">
                <w:rPr>
                  <w:rFonts w:ascii="Times New Roman" w:hAnsi="Times New Roman" w:cs="Times New Roman"/>
                  <w:sz w:val="16"/>
                  <w:szCs w:val="16"/>
                </w:rPr>
                <w:delText>0.474212</w:delText>
              </w:r>
            </w:del>
          </w:p>
        </w:tc>
        <w:tc>
          <w:tcPr>
            <w:tcW w:w="847" w:type="dxa"/>
            <w:noWrap/>
            <w:hideMark/>
          </w:tcPr>
          <w:p w14:paraId="0D9B6449" w14:textId="1401DA0E" w:rsidR="0013473D" w:rsidRPr="0013473D" w:rsidDel="00E27210" w:rsidRDefault="0013473D" w:rsidP="00611847">
            <w:pPr>
              <w:snapToGrid w:val="0"/>
              <w:spacing w:line="480" w:lineRule="auto"/>
              <w:rPr>
                <w:del w:id="1058" w:author="Auteur"/>
                <w:rFonts w:ascii="Times New Roman" w:hAnsi="Times New Roman" w:cs="Times New Roman"/>
                <w:sz w:val="16"/>
                <w:szCs w:val="16"/>
              </w:rPr>
            </w:pPr>
            <w:del w:id="1059" w:author="Auteur">
              <w:r w:rsidRPr="0013473D" w:rsidDel="00E27210">
                <w:rPr>
                  <w:rFonts w:ascii="Times New Roman" w:hAnsi="Times New Roman" w:cs="Times New Roman"/>
                  <w:sz w:val="16"/>
                  <w:szCs w:val="16"/>
                </w:rPr>
                <w:delText>0.471483</w:delText>
              </w:r>
            </w:del>
          </w:p>
        </w:tc>
        <w:tc>
          <w:tcPr>
            <w:tcW w:w="847" w:type="dxa"/>
            <w:noWrap/>
            <w:hideMark/>
          </w:tcPr>
          <w:p w14:paraId="1D62F620" w14:textId="2616F9C5" w:rsidR="0013473D" w:rsidRPr="0013473D" w:rsidDel="00E27210" w:rsidRDefault="0013473D" w:rsidP="00611847">
            <w:pPr>
              <w:snapToGrid w:val="0"/>
              <w:spacing w:line="480" w:lineRule="auto"/>
              <w:rPr>
                <w:del w:id="1060" w:author="Auteur"/>
                <w:rFonts w:ascii="Times New Roman" w:hAnsi="Times New Roman" w:cs="Times New Roman"/>
                <w:sz w:val="16"/>
                <w:szCs w:val="16"/>
              </w:rPr>
            </w:pPr>
            <w:del w:id="1061" w:author="Auteur">
              <w:r w:rsidRPr="0013473D" w:rsidDel="00E27210">
                <w:rPr>
                  <w:rFonts w:ascii="Times New Roman" w:hAnsi="Times New Roman" w:cs="Times New Roman"/>
                  <w:sz w:val="16"/>
                  <w:szCs w:val="16"/>
                </w:rPr>
                <w:delText>0.468224</w:delText>
              </w:r>
            </w:del>
          </w:p>
        </w:tc>
        <w:tc>
          <w:tcPr>
            <w:tcW w:w="847" w:type="dxa"/>
            <w:noWrap/>
            <w:hideMark/>
          </w:tcPr>
          <w:p w14:paraId="7888E68A" w14:textId="5A78B443" w:rsidR="0013473D" w:rsidRPr="0013473D" w:rsidDel="00E27210" w:rsidRDefault="0013473D" w:rsidP="00611847">
            <w:pPr>
              <w:snapToGrid w:val="0"/>
              <w:spacing w:line="480" w:lineRule="auto"/>
              <w:rPr>
                <w:del w:id="1062" w:author="Auteur"/>
                <w:rFonts w:ascii="Times New Roman" w:hAnsi="Times New Roman" w:cs="Times New Roman"/>
                <w:sz w:val="16"/>
                <w:szCs w:val="16"/>
              </w:rPr>
            </w:pPr>
            <w:del w:id="1063" w:author="Auteur">
              <w:r w:rsidRPr="0013473D" w:rsidDel="00E27210">
                <w:rPr>
                  <w:rFonts w:ascii="Times New Roman" w:hAnsi="Times New Roman" w:cs="Times New Roman"/>
                  <w:sz w:val="16"/>
                  <w:szCs w:val="16"/>
                </w:rPr>
                <w:delText>0.464869</w:delText>
              </w:r>
            </w:del>
          </w:p>
        </w:tc>
        <w:tc>
          <w:tcPr>
            <w:tcW w:w="847" w:type="dxa"/>
            <w:noWrap/>
            <w:hideMark/>
          </w:tcPr>
          <w:p w14:paraId="37012FD3" w14:textId="63A842EF" w:rsidR="0013473D" w:rsidRPr="0013473D" w:rsidDel="00E27210" w:rsidRDefault="0013473D" w:rsidP="00611847">
            <w:pPr>
              <w:snapToGrid w:val="0"/>
              <w:spacing w:line="480" w:lineRule="auto"/>
              <w:rPr>
                <w:del w:id="1064" w:author="Auteur"/>
                <w:rFonts w:ascii="Times New Roman" w:hAnsi="Times New Roman" w:cs="Times New Roman"/>
                <w:sz w:val="16"/>
                <w:szCs w:val="16"/>
              </w:rPr>
            </w:pPr>
            <w:del w:id="1065" w:author="Auteur">
              <w:r w:rsidRPr="0013473D" w:rsidDel="00E27210">
                <w:rPr>
                  <w:rFonts w:ascii="Times New Roman" w:hAnsi="Times New Roman" w:cs="Times New Roman"/>
                  <w:sz w:val="16"/>
                  <w:szCs w:val="16"/>
                </w:rPr>
                <w:delText>0.460975</w:delText>
              </w:r>
            </w:del>
          </w:p>
        </w:tc>
      </w:tr>
      <w:tr w:rsidR="0013473D" w:rsidRPr="0013473D" w:rsidDel="00E27210" w14:paraId="4558B66F" w14:textId="633C5290" w:rsidTr="00D4025A">
        <w:trPr>
          <w:trHeight w:val="486"/>
          <w:del w:id="1066" w:author="Auteur"/>
        </w:trPr>
        <w:tc>
          <w:tcPr>
            <w:tcW w:w="698" w:type="dxa"/>
            <w:tcBorders>
              <w:bottom w:val="single" w:sz="4" w:space="0" w:color="auto"/>
            </w:tcBorders>
            <w:noWrap/>
            <w:hideMark/>
          </w:tcPr>
          <w:p w14:paraId="319356A8" w14:textId="6B503AA4" w:rsidR="0013473D" w:rsidRPr="0013473D" w:rsidDel="00E27210" w:rsidRDefault="0013473D" w:rsidP="00611847">
            <w:pPr>
              <w:snapToGrid w:val="0"/>
              <w:spacing w:line="480" w:lineRule="auto"/>
              <w:rPr>
                <w:del w:id="1067" w:author="Auteur"/>
                <w:rFonts w:ascii="Times New Roman" w:hAnsi="Times New Roman" w:cs="Times New Roman"/>
                <w:sz w:val="16"/>
                <w:szCs w:val="16"/>
              </w:rPr>
            </w:pPr>
            <w:del w:id="1068" w:author="Auteur">
              <w:r w:rsidRPr="0013473D" w:rsidDel="00E27210">
                <w:rPr>
                  <w:rFonts w:ascii="Times New Roman" w:hAnsi="Times New Roman" w:cs="Times New Roman"/>
                  <w:sz w:val="16"/>
                  <w:szCs w:val="16"/>
                </w:rPr>
                <w:delText>40y</w:delText>
              </w:r>
            </w:del>
          </w:p>
        </w:tc>
        <w:tc>
          <w:tcPr>
            <w:tcW w:w="847" w:type="dxa"/>
            <w:tcBorders>
              <w:bottom w:val="single" w:sz="4" w:space="0" w:color="auto"/>
            </w:tcBorders>
            <w:noWrap/>
            <w:hideMark/>
          </w:tcPr>
          <w:p w14:paraId="7C70476A" w14:textId="7FE6A64D" w:rsidR="0013473D" w:rsidRPr="0013473D" w:rsidDel="00E27210" w:rsidRDefault="0013473D" w:rsidP="00611847">
            <w:pPr>
              <w:snapToGrid w:val="0"/>
              <w:spacing w:line="480" w:lineRule="auto"/>
              <w:rPr>
                <w:del w:id="1069" w:author="Auteur"/>
                <w:rFonts w:ascii="Times New Roman" w:hAnsi="Times New Roman" w:cs="Times New Roman"/>
                <w:sz w:val="16"/>
                <w:szCs w:val="16"/>
              </w:rPr>
            </w:pPr>
            <w:del w:id="1070" w:author="Auteur">
              <w:r w:rsidRPr="0013473D" w:rsidDel="00E27210">
                <w:rPr>
                  <w:rFonts w:ascii="Times New Roman" w:hAnsi="Times New Roman" w:cs="Times New Roman"/>
                  <w:sz w:val="16"/>
                  <w:szCs w:val="16"/>
                </w:rPr>
                <w:delText>0.493497</w:delText>
              </w:r>
            </w:del>
          </w:p>
        </w:tc>
        <w:tc>
          <w:tcPr>
            <w:tcW w:w="847" w:type="dxa"/>
            <w:tcBorders>
              <w:bottom w:val="single" w:sz="4" w:space="0" w:color="auto"/>
            </w:tcBorders>
            <w:noWrap/>
            <w:hideMark/>
          </w:tcPr>
          <w:p w14:paraId="7A70AC49" w14:textId="4E86DA92" w:rsidR="0013473D" w:rsidRPr="0013473D" w:rsidDel="00E27210" w:rsidRDefault="0013473D" w:rsidP="00611847">
            <w:pPr>
              <w:snapToGrid w:val="0"/>
              <w:spacing w:line="480" w:lineRule="auto"/>
              <w:rPr>
                <w:del w:id="1071" w:author="Auteur"/>
                <w:rFonts w:ascii="Times New Roman" w:hAnsi="Times New Roman" w:cs="Times New Roman"/>
                <w:sz w:val="16"/>
                <w:szCs w:val="16"/>
              </w:rPr>
            </w:pPr>
            <w:del w:id="1072" w:author="Auteur">
              <w:r w:rsidRPr="0013473D" w:rsidDel="00E27210">
                <w:rPr>
                  <w:rFonts w:ascii="Times New Roman" w:hAnsi="Times New Roman" w:cs="Times New Roman"/>
                  <w:sz w:val="16"/>
                  <w:szCs w:val="16"/>
                </w:rPr>
                <w:delText>0.489012</w:delText>
              </w:r>
            </w:del>
          </w:p>
        </w:tc>
        <w:tc>
          <w:tcPr>
            <w:tcW w:w="847" w:type="dxa"/>
            <w:tcBorders>
              <w:bottom w:val="single" w:sz="4" w:space="0" w:color="auto"/>
            </w:tcBorders>
            <w:noWrap/>
            <w:hideMark/>
          </w:tcPr>
          <w:p w14:paraId="4F8E533F" w14:textId="267C03F5" w:rsidR="0013473D" w:rsidRPr="0013473D" w:rsidDel="00E27210" w:rsidRDefault="0013473D" w:rsidP="00611847">
            <w:pPr>
              <w:snapToGrid w:val="0"/>
              <w:spacing w:line="480" w:lineRule="auto"/>
              <w:rPr>
                <w:del w:id="1073" w:author="Auteur"/>
                <w:rFonts w:ascii="Times New Roman" w:hAnsi="Times New Roman" w:cs="Times New Roman"/>
                <w:sz w:val="16"/>
                <w:szCs w:val="16"/>
              </w:rPr>
            </w:pPr>
            <w:del w:id="1074" w:author="Auteur">
              <w:r w:rsidRPr="0013473D" w:rsidDel="00E27210">
                <w:rPr>
                  <w:rFonts w:ascii="Times New Roman" w:hAnsi="Times New Roman" w:cs="Times New Roman"/>
                  <w:sz w:val="16"/>
                  <w:szCs w:val="16"/>
                </w:rPr>
                <w:delText>0.483709</w:delText>
              </w:r>
            </w:del>
          </w:p>
        </w:tc>
        <w:tc>
          <w:tcPr>
            <w:tcW w:w="847" w:type="dxa"/>
            <w:tcBorders>
              <w:bottom w:val="single" w:sz="4" w:space="0" w:color="auto"/>
            </w:tcBorders>
            <w:noWrap/>
            <w:hideMark/>
          </w:tcPr>
          <w:p w14:paraId="221C72ED" w14:textId="7EB09D93" w:rsidR="0013473D" w:rsidRPr="0013473D" w:rsidDel="00E27210" w:rsidRDefault="0013473D" w:rsidP="00611847">
            <w:pPr>
              <w:snapToGrid w:val="0"/>
              <w:spacing w:line="480" w:lineRule="auto"/>
              <w:rPr>
                <w:del w:id="1075" w:author="Auteur"/>
                <w:rFonts w:ascii="Times New Roman" w:hAnsi="Times New Roman" w:cs="Times New Roman"/>
                <w:sz w:val="16"/>
                <w:szCs w:val="16"/>
              </w:rPr>
            </w:pPr>
            <w:del w:id="1076" w:author="Auteur">
              <w:r w:rsidRPr="0013473D" w:rsidDel="00E27210">
                <w:rPr>
                  <w:rFonts w:ascii="Times New Roman" w:hAnsi="Times New Roman" w:cs="Times New Roman"/>
                  <w:sz w:val="16"/>
                  <w:szCs w:val="16"/>
                </w:rPr>
                <w:delText>0.478336</w:delText>
              </w:r>
            </w:del>
          </w:p>
        </w:tc>
        <w:tc>
          <w:tcPr>
            <w:tcW w:w="847" w:type="dxa"/>
            <w:tcBorders>
              <w:bottom w:val="single" w:sz="4" w:space="0" w:color="auto"/>
            </w:tcBorders>
            <w:noWrap/>
            <w:hideMark/>
          </w:tcPr>
          <w:p w14:paraId="3871BC2C" w14:textId="589A0CDB" w:rsidR="0013473D" w:rsidRPr="0013473D" w:rsidDel="00E27210" w:rsidRDefault="0013473D" w:rsidP="00611847">
            <w:pPr>
              <w:snapToGrid w:val="0"/>
              <w:spacing w:line="480" w:lineRule="auto"/>
              <w:rPr>
                <w:del w:id="1077" w:author="Auteur"/>
                <w:rFonts w:ascii="Times New Roman" w:hAnsi="Times New Roman" w:cs="Times New Roman"/>
                <w:sz w:val="16"/>
                <w:szCs w:val="16"/>
              </w:rPr>
            </w:pPr>
            <w:del w:id="1078" w:author="Auteur">
              <w:r w:rsidRPr="0013473D" w:rsidDel="00E27210">
                <w:rPr>
                  <w:rFonts w:ascii="Times New Roman" w:hAnsi="Times New Roman" w:cs="Times New Roman"/>
                  <w:sz w:val="16"/>
                  <w:szCs w:val="16"/>
                </w:rPr>
                <w:delText>0.4725</w:delText>
              </w:r>
            </w:del>
          </w:p>
        </w:tc>
        <w:tc>
          <w:tcPr>
            <w:tcW w:w="847" w:type="dxa"/>
            <w:tcBorders>
              <w:bottom w:val="single" w:sz="4" w:space="0" w:color="auto"/>
            </w:tcBorders>
            <w:noWrap/>
            <w:hideMark/>
          </w:tcPr>
          <w:p w14:paraId="7E4CC829" w14:textId="28EC2286" w:rsidR="0013473D" w:rsidRPr="0013473D" w:rsidDel="00E27210" w:rsidRDefault="0013473D" w:rsidP="00611847">
            <w:pPr>
              <w:snapToGrid w:val="0"/>
              <w:spacing w:line="480" w:lineRule="auto"/>
              <w:rPr>
                <w:del w:id="1079" w:author="Auteur"/>
                <w:rFonts w:ascii="Times New Roman" w:hAnsi="Times New Roman" w:cs="Times New Roman"/>
                <w:sz w:val="16"/>
                <w:szCs w:val="16"/>
              </w:rPr>
            </w:pPr>
            <w:del w:id="1080" w:author="Auteur">
              <w:r w:rsidRPr="0013473D" w:rsidDel="00E27210">
                <w:rPr>
                  <w:rFonts w:ascii="Times New Roman" w:hAnsi="Times New Roman" w:cs="Times New Roman"/>
                  <w:sz w:val="16"/>
                  <w:szCs w:val="16"/>
                </w:rPr>
                <w:delText>0.466634</w:delText>
              </w:r>
            </w:del>
          </w:p>
        </w:tc>
        <w:tc>
          <w:tcPr>
            <w:tcW w:w="847" w:type="dxa"/>
            <w:tcBorders>
              <w:bottom w:val="single" w:sz="4" w:space="0" w:color="auto"/>
            </w:tcBorders>
            <w:noWrap/>
            <w:hideMark/>
          </w:tcPr>
          <w:p w14:paraId="62A7C77A" w14:textId="05F536EA" w:rsidR="0013473D" w:rsidRPr="0013473D" w:rsidDel="00E27210" w:rsidRDefault="0013473D" w:rsidP="00611847">
            <w:pPr>
              <w:snapToGrid w:val="0"/>
              <w:spacing w:line="480" w:lineRule="auto"/>
              <w:rPr>
                <w:del w:id="1081" w:author="Auteur"/>
                <w:rFonts w:ascii="Times New Roman" w:hAnsi="Times New Roman" w:cs="Times New Roman"/>
                <w:sz w:val="16"/>
                <w:szCs w:val="16"/>
              </w:rPr>
            </w:pPr>
            <w:del w:id="1082" w:author="Auteur">
              <w:r w:rsidRPr="0013473D" w:rsidDel="00E27210">
                <w:rPr>
                  <w:rFonts w:ascii="Times New Roman" w:hAnsi="Times New Roman" w:cs="Times New Roman"/>
                  <w:sz w:val="16"/>
                  <w:szCs w:val="16"/>
                </w:rPr>
                <w:delText>0.461116</w:delText>
              </w:r>
            </w:del>
          </w:p>
        </w:tc>
        <w:tc>
          <w:tcPr>
            <w:tcW w:w="847" w:type="dxa"/>
            <w:tcBorders>
              <w:bottom w:val="single" w:sz="4" w:space="0" w:color="auto"/>
            </w:tcBorders>
            <w:noWrap/>
            <w:hideMark/>
          </w:tcPr>
          <w:p w14:paraId="599C7374" w14:textId="2B486662" w:rsidR="0013473D" w:rsidRPr="0013473D" w:rsidDel="00E27210" w:rsidRDefault="0013473D" w:rsidP="00611847">
            <w:pPr>
              <w:snapToGrid w:val="0"/>
              <w:spacing w:line="480" w:lineRule="auto"/>
              <w:rPr>
                <w:del w:id="1083" w:author="Auteur"/>
                <w:rFonts w:ascii="Times New Roman" w:hAnsi="Times New Roman" w:cs="Times New Roman"/>
                <w:sz w:val="16"/>
                <w:szCs w:val="16"/>
              </w:rPr>
            </w:pPr>
            <w:del w:id="1084" w:author="Auteur">
              <w:r w:rsidRPr="0013473D" w:rsidDel="00E27210">
                <w:rPr>
                  <w:rFonts w:ascii="Times New Roman" w:hAnsi="Times New Roman" w:cs="Times New Roman"/>
                  <w:sz w:val="16"/>
                  <w:szCs w:val="16"/>
                </w:rPr>
                <w:delText>0.455694</w:delText>
              </w:r>
            </w:del>
          </w:p>
        </w:tc>
        <w:tc>
          <w:tcPr>
            <w:tcW w:w="847" w:type="dxa"/>
            <w:tcBorders>
              <w:bottom w:val="single" w:sz="4" w:space="0" w:color="auto"/>
            </w:tcBorders>
            <w:noWrap/>
            <w:hideMark/>
          </w:tcPr>
          <w:p w14:paraId="620604B4" w14:textId="138C79FF" w:rsidR="0013473D" w:rsidRPr="0013473D" w:rsidDel="00E27210" w:rsidRDefault="0013473D" w:rsidP="00611847">
            <w:pPr>
              <w:snapToGrid w:val="0"/>
              <w:spacing w:line="480" w:lineRule="auto"/>
              <w:rPr>
                <w:del w:id="1085" w:author="Auteur"/>
                <w:rFonts w:ascii="Times New Roman" w:hAnsi="Times New Roman" w:cs="Times New Roman"/>
                <w:sz w:val="16"/>
                <w:szCs w:val="16"/>
              </w:rPr>
            </w:pPr>
            <w:del w:id="1086" w:author="Auteur">
              <w:r w:rsidRPr="0013473D" w:rsidDel="00E27210">
                <w:rPr>
                  <w:rFonts w:ascii="Times New Roman" w:hAnsi="Times New Roman" w:cs="Times New Roman"/>
                  <w:sz w:val="16"/>
                  <w:szCs w:val="16"/>
                </w:rPr>
                <w:delText>0.449989</w:delText>
              </w:r>
            </w:del>
          </w:p>
        </w:tc>
        <w:tc>
          <w:tcPr>
            <w:tcW w:w="847" w:type="dxa"/>
            <w:tcBorders>
              <w:bottom w:val="single" w:sz="4" w:space="0" w:color="auto"/>
            </w:tcBorders>
            <w:noWrap/>
            <w:hideMark/>
          </w:tcPr>
          <w:p w14:paraId="1BEF45E2" w14:textId="0F30EE8D" w:rsidR="0013473D" w:rsidRPr="0013473D" w:rsidDel="00E27210" w:rsidRDefault="0013473D" w:rsidP="00611847">
            <w:pPr>
              <w:snapToGrid w:val="0"/>
              <w:spacing w:line="480" w:lineRule="auto"/>
              <w:rPr>
                <w:del w:id="1087" w:author="Auteur"/>
                <w:rFonts w:ascii="Times New Roman" w:hAnsi="Times New Roman" w:cs="Times New Roman"/>
                <w:sz w:val="16"/>
                <w:szCs w:val="16"/>
              </w:rPr>
            </w:pPr>
            <w:del w:id="1088" w:author="Auteur">
              <w:r w:rsidRPr="0013473D" w:rsidDel="00E27210">
                <w:rPr>
                  <w:rFonts w:ascii="Times New Roman" w:hAnsi="Times New Roman" w:cs="Times New Roman"/>
                  <w:sz w:val="16"/>
                  <w:szCs w:val="16"/>
                </w:rPr>
                <w:delText>0.444055</w:delText>
              </w:r>
            </w:del>
          </w:p>
        </w:tc>
      </w:tr>
    </w:tbl>
    <w:p w14:paraId="36CC79CB" w14:textId="1C38591F" w:rsidR="00D4025A" w:rsidDel="00E27210" w:rsidRDefault="0013473D" w:rsidP="00611847">
      <w:pPr>
        <w:snapToGrid w:val="0"/>
        <w:spacing w:after="0" w:line="240" w:lineRule="auto"/>
        <w:rPr>
          <w:del w:id="1089" w:author="Auteur"/>
          <w:rFonts w:ascii="Times New Roman" w:hAnsi="Times New Roman" w:cs="Times New Roman"/>
        </w:rPr>
        <w:pPrChange w:id="1090" w:author="Auteur">
          <w:pPr>
            <w:snapToGrid w:val="0"/>
            <w:spacing w:after="0" w:line="480" w:lineRule="auto"/>
          </w:pPr>
        </w:pPrChange>
      </w:pPr>
      <w:del w:id="1091" w:author="Auteur">
        <w:r w:rsidDel="00E27210">
          <w:rPr>
            <w:rFonts w:ascii="Times New Roman" w:hAnsi="Times New Roman" w:cs="Times New Roman"/>
          </w:rPr>
          <w:fldChar w:fldCharType="end"/>
        </w:r>
      </w:del>
    </w:p>
    <w:p w14:paraId="377DA4CB" w14:textId="18F5AFC9" w:rsidR="00E27210" w:rsidRPr="00611847" w:rsidRDefault="00AD72E4" w:rsidP="00611847">
      <w:pPr>
        <w:snapToGrid w:val="0"/>
        <w:spacing w:after="0" w:line="240" w:lineRule="auto"/>
        <w:rPr>
          <w:ins w:id="1092" w:author="Auteur"/>
          <w:rFonts w:ascii="Times New Roman" w:hAnsi="Times New Roman" w:cs="Times New Roman"/>
          <w:sz w:val="20"/>
          <w:szCs w:val="20"/>
          <w:rPrChange w:id="1093" w:author="Auteur">
            <w:rPr>
              <w:ins w:id="1094" w:author="Auteur"/>
              <w:sz w:val="20"/>
              <w:szCs w:val="20"/>
            </w:rPr>
          </w:rPrChange>
        </w:rPr>
        <w:pPrChange w:id="1095" w:author="Auteur">
          <w:pPr>
            <w:snapToGrid w:val="0"/>
          </w:pPr>
        </w:pPrChange>
      </w:pPr>
      <w:r w:rsidRPr="00460AF7">
        <w:rPr>
          <w:rFonts w:ascii="Times New Roman" w:hAnsi="Times New Roman" w:cs="Times New Roman"/>
          <w:b/>
          <w:sz w:val="20"/>
          <w:szCs w:val="20"/>
        </w:rPr>
        <w:t>Figure</w:t>
      </w:r>
      <w:del w:id="1096" w:author="Auteur">
        <w:r w:rsidRPr="00460AF7" w:rsidDel="00F030B9">
          <w:rPr>
            <w:rFonts w:ascii="Times New Roman" w:hAnsi="Times New Roman" w:cs="Times New Roman"/>
            <w:b/>
            <w:sz w:val="20"/>
            <w:szCs w:val="20"/>
          </w:rPr>
          <w:delText>6</w:delText>
        </w:r>
      </w:del>
      <w:ins w:id="1097" w:author="Auteur">
        <w:r w:rsidR="00F030B9" w:rsidRPr="00460AF7">
          <w:rPr>
            <w:rFonts w:ascii="Times New Roman" w:hAnsi="Times New Roman" w:cs="Times New Roman"/>
            <w:b/>
            <w:sz w:val="20"/>
            <w:szCs w:val="20"/>
          </w:rPr>
          <w:t>5</w:t>
        </w:r>
      </w:ins>
      <w:r w:rsidRPr="00460AF7">
        <w:rPr>
          <w:rFonts w:ascii="Times New Roman" w:hAnsi="Times New Roman" w:cs="Times New Roman"/>
          <w:b/>
          <w:sz w:val="20"/>
          <w:szCs w:val="20"/>
        </w:rPr>
        <w:t>:</w:t>
      </w:r>
      <w:r w:rsidRPr="00460AF7">
        <w:rPr>
          <w:rFonts w:ascii="Times New Roman" w:hAnsi="Times New Roman" w:cs="Times New Roman"/>
          <w:sz w:val="20"/>
          <w:szCs w:val="20"/>
        </w:rPr>
        <w:t xml:space="preserve"> </w:t>
      </w:r>
      <w:ins w:id="1098" w:author="Auteur">
        <w:r w:rsidR="00E27210" w:rsidRPr="00611847">
          <w:rPr>
            <w:rFonts w:ascii="Times New Roman" w:hAnsi="Times New Roman" w:cs="Times New Roman"/>
            <w:sz w:val="20"/>
            <w:szCs w:val="20"/>
            <w:rPrChange w:id="1099" w:author="Auteur">
              <w:rPr>
                <w:sz w:val="20"/>
                <w:szCs w:val="20"/>
              </w:rPr>
            </w:rPrChange>
          </w:rPr>
          <w:t>Expected heterozygosity at each population peak.</w:t>
        </w:r>
      </w:ins>
    </w:p>
    <w:p w14:paraId="768411AD" w14:textId="022CA94C" w:rsidR="00AD72E4" w:rsidDel="00DD7003" w:rsidRDefault="00E27210" w:rsidP="00E27210">
      <w:pPr>
        <w:snapToGrid w:val="0"/>
        <w:spacing w:after="0" w:line="240" w:lineRule="auto"/>
        <w:rPr>
          <w:del w:id="1100" w:author="Auteur"/>
          <w:rFonts w:ascii="Times New Roman" w:hAnsi="Times New Roman" w:cs="Times New Roman"/>
          <w:sz w:val="20"/>
          <w:szCs w:val="20"/>
        </w:rPr>
      </w:pPr>
      <w:ins w:id="1101" w:author="Auteur">
        <w:r>
          <w:rPr>
            <w:rFonts w:ascii="Times New Roman" w:hAnsi="Times New Roman" w:cs="Times New Roman"/>
            <w:sz w:val="20"/>
            <w:szCs w:val="20"/>
          </w:rPr>
          <w:t>*</w:t>
        </w:r>
        <w:r w:rsidRPr="00E27210">
          <w:rPr>
            <w:rFonts w:ascii="Times New Roman" w:hAnsi="Times New Roman" w:cs="Times New Roman"/>
            <w:sz w:val="20"/>
            <w:szCs w:val="20"/>
          </w:rPr>
          <w:t>Please notice that for different frequencies, time between peaks is different</w:t>
        </w:r>
        <w:r w:rsidRPr="00E27210" w:rsidDel="00E27210">
          <w:rPr>
            <w:rFonts w:ascii="Times New Roman" w:hAnsi="Times New Roman" w:cs="Times New Roman"/>
            <w:sz w:val="20"/>
            <w:szCs w:val="20"/>
          </w:rPr>
          <w:t xml:space="preserve"> </w:t>
        </w:r>
      </w:ins>
      <w:del w:id="1102" w:author="Auteur">
        <w:r w:rsidR="00AD72E4" w:rsidRPr="00B11B2B" w:rsidDel="00E27210">
          <w:rPr>
            <w:rFonts w:ascii="Times New Roman" w:hAnsi="Times New Roman" w:cs="Times New Roman"/>
            <w:sz w:val="20"/>
            <w:szCs w:val="20"/>
          </w:rPr>
          <w:delText xml:space="preserve">Mean </w:delText>
        </w:r>
        <w:r w:rsidR="0013473D" w:rsidRPr="00B11B2B" w:rsidDel="00E27210">
          <w:rPr>
            <w:rFonts w:ascii="Times New Roman" w:hAnsi="Times New Roman" w:cs="Times New Roman"/>
            <w:sz w:val="20"/>
            <w:szCs w:val="20"/>
          </w:rPr>
          <w:delText>expected heterozygosity</w:delText>
        </w:r>
        <w:r w:rsidR="00AD72E4" w:rsidRPr="00B11B2B" w:rsidDel="00E27210">
          <w:rPr>
            <w:rFonts w:ascii="Times New Roman" w:hAnsi="Times New Roman" w:cs="Times New Roman"/>
            <w:sz w:val="20"/>
            <w:szCs w:val="20"/>
          </w:rPr>
          <w:delText xml:space="preserve"> of 10 simulation replicates for each scenario, at population peaks (A) and each population valleys (B) </w:delText>
        </w:r>
        <w:r w:rsidR="00BA3DD1" w:rsidRPr="00B11B2B" w:rsidDel="00E27210">
          <w:rPr>
            <w:rFonts w:ascii="Times New Roman" w:hAnsi="Times New Roman" w:cs="Times New Roman"/>
            <w:sz w:val="20"/>
            <w:szCs w:val="20"/>
          </w:rPr>
          <w:delText>in</w:delText>
        </w:r>
        <w:r w:rsidR="00AD72E4" w:rsidRPr="00B11B2B" w:rsidDel="00E27210">
          <w:rPr>
            <w:rFonts w:ascii="Times New Roman" w:hAnsi="Times New Roman" w:cs="Times New Roman"/>
            <w:sz w:val="20"/>
            <w:szCs w:val="20"/>
          </w:rPr>
          <w:delText xml:space="preserve"> 10 outbreak cycles.</w:delText>
        </w:r>
        <w:r w:rsidR="00BA3DD1" w:rsidRPr="00B11B2B" w:rsidDel="00E27210">
          <w:rPr>
            <w:rFonts w:ascii="Times New Roman" w:hAnsi="Times New Roman" w:cs="Times New Roman"/>
            <w:sz w:val="20"/>
            <w:szCs w:val="20"/>
          </w:rPr>
          <w:delText xml:space="preserve"> *</w:delText>
        </w:r>
        <w:r w:rsidR="00AD72E4" w:rsidRPr="00B11B2B" w:rsidDel="00E27210">
          <w:rPr>
            <w:rFonts w:ascii="Times New Roman" w:hAnsi="Times New Roman" w:cs="Times New Roman"/>
            <w:sz w:val="20"/>
            <w:szCs w:val="20"/>
          </w:rPr>
          <w:delText xml:space="preserve"> Green line: 10-year-outbreak scenario; red line: 20-year-outbreak scenario; blue line: 40-year-outbreak scenario.</w:delText>
        </w:r>
      </w:del>
    </w:p>
    <w:p w14:paraId="6DE17175" w14:textId="77777777" w:rsidR="00DD7003" w:rsidRDefault="00DD7003" w:rsidP="00E27210">
      <w:pPr>
        <w:snapToGrid w:val="0"/>
        <w:spacing w:after="0" w:line="240" w:lineRule="auto"/>
        <w:rPr>
          <w:ins w:id="1103" w:author="Auteur"/>
          <w:rFonts w:ascii="Times New Roman" w:hAnsi="Times New Roman" w:cs="Times New Roman"/>
          <w:sz w:val="20"/>
          <w:szCs w:val="20"/>
        </w:rPr>
      </w:pPr>
    </w:p>
    <w:p w14:paraId="0D410CC3" w14:textId="33D18509" w:rsidR="00E27210" w:rsidRDefault="00E27210" w:rsidP="00E27210">
      <w:pPr>
        <w:snapToGrid w:val="0"/>
        <w:spacing w:after="0" w:line="240" w:lineRule="auto"/>
        <w:rPr>
          <w:ins w:id="1104" w:author="Auteur"/>
          <w:rFonts w:ascii="Times New Roman" w:hAnsi="Times New Roman" w:cs="Times New Roman"/>
          <w:sz w:val="20"/>
          <w:szCs w:val="20"/>
        </w:rPr>
      </w:pPr>
    </w:p>
    <w:p w14:paraId="07E96DEF" w14:textId="0CDDE01E" w:rsidR="00DD7003" w:rsidRDefault="00DD7003" w:rsidP="00E27210">
      <w:pPr>
        <w:snapToGrid w:val="0"/>
        <w:spacing w:after="0" w:line="240" w:lineRule="auto"/>
        <w:rPr>
          <w:ins w:id="1105" w:author="Auteur"/>
          <w:rFonts w:ascii="Times New Roman" w:hAnsi="Times New Roman" w:cs="Times New Roman"/>
        </w:rPr>
      </w:pPr>
      <w:ins w:id="1106" w:author="Auteur">
        <w:r>
          <w:rPr>
            <w:rFonts w:ascii="Times New Roman" w:hAnsi="Times New Roman" w:cs="Times New Roman"/>
          </w:rPr>
          <w:t xml:space="preserve">To study the impact of dispersal over the diversity, we also </w:t>
        </w:r>
        <w:del w:id="1107" w:author="Auteur">
          <w:r w:rsidDel="009827E0">
            <w:rPr>
              <w:rFonts w:ascii="Times New Roman" w:hAnsi="Times New Roman" w:cs="Times New Roman"/>
            </w:rPr>
            <w:delText>made a</w:delText>
          </w:r>
        </w:del>
        <w:r w:rsidR="009827E0">
          <w:rPr>
            <w:rFonts w:ascii="Times New Roman" w:hAnsi="Times New Roman" w:cs="Times New Roman"/>
          </w:rPr>
          <w:t>illustrate</w:t>
        </w:r>
        <w:r>
          <w:rPr>
            <w:rFonts w:ascii="Times New Roman" w:hAnsi="Times New Roman" w:cs="Times New Roman"/>
          </w:rPr>
          <w:t xml:space="preserve"> figure</w:t>
        </w:r>
        <w:r w:rsidR="009827E0">
          <w:rPr>
            <w:rFonts w:ascii="Times New Roman" w:hAnsi="Times New Roman" w:cs="Times New Roman"/>
          </w:rPr>
          <w:t>s</w:t>
        </w:r>
        <w:r>
          <w:rPr>
            <w:rFonts w:ascii="Times New Roman" w:hAnsi="Times New Roman" w:cs="Times New Roman"/>
          </w:rPr>
          <w:t xml:space="preserve"> with the time scale as showed in Figure</w:t>
        </w:r>
        <w:r w:rsidR="009827E0">
          <w:rPr>
            <w:rFonts w:ascii="Times New Roman" w:hAnsi="Times New Roman" w:cs="Times New Roman"/>
          </w:rPr>
          <w:t xml:space="preserve"> 6</w:t>
        </w:r>
        <w:r>
          <w:rPr>
            <w:rFonts w:ascii="Times New Roman" w:hAnsi="Times New Roman" w:cs="Times New Roman"/>
          </w:rPr>
          <w:t>:</w:t>
        </w:r>
      </w:ins>
    </w:p>
    <w:p w14:paraId="7B528580" w14:textId="60736018" w:rsidR="00DD7003" w:rsidRDefault="00DD7003" w:rsidP="00E27210">
      <w:pPr>
        <w:snapToGrid w:val="0"/>
        <w:spacing w:after="0" w:line="240" w:lineRule="auto"/>
        <w:rPr>
          <w:ins w:id="1108" w:author="Auteur"/>
          <w:rFonts w:ascii="Times New Roman" w:hAnsi="Times New Roman" w:cs="Times New Roman"/>
          <w:sz w:val="20"/>
          <w:szCs w:val="20"/>
        </w:rPr>
      </w:pPr>
    </w:p>
    <w:p w14:paraId="453A68F6" w14:textId="7D929CDC" w:rsidR="00DD7003" w:rsidRDefault="00C579B3" w:rsidP="00E27210">
      <w:pPr>
        <w:snapToGrid w:val="0"/>
        <w:spacing w:after="0" w:line="240" w:lineRule="auto"/>
        <w:rPr>
          <w:ins w:id="1109" w:author="Auteur"/>
          <w:rFonts w:ascii="Times New Roman" w:hAnsi="Times New Roman" w:cs="Times New Roman"/>
          <w:sz w:val="20"/>
          <w:szCs w:val="20"/>
        </w:rPr>
      </w:pPr>
      <w:ins w:id="1110" w:author="Auteur">
        <w:r>
          <w:rPr>
            <w:rFonts w:ascii="Times New Roman" w:hAnsi="Times New Roman" w:cs="Times New Roman"/>
            <w:noProof/>
            <w:sz w:val="20"/>
            <w:szCs w:val="20"/>
            <w:lang w:eastAsia="en-CA"/>
          </w:rPr>
          <w:drawing>
            <wp:inline distT="0" distB="0" distL="0" distR="0" wp14:anchorId="630B540F" wp14:editId="094B57E3">
              <wp:extent cx="1943100" cy="1115112"/>
              <wp:effectExtent l="0" t="0" r="0" b="8890"/>
              <wp:docPr id="27" name="Picture 2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 by time.png"/>
                      <pic:cNvPicPr/>
                    </pic:nvPicPr>
                    <pic:blipFill rotWithShape="1">
                      <a:blip r:embed="rId32">
                        <a:extLst>
                          <a:ext uri="{28A0092B-C50C-407E-A947-70E740481C1C}">
                            <a14:useLocalDpi xmlns:a14="http://schemas.microsoft.com/office/drawing/2010/main" val="0"/>
                          </a:ext>
                        </a:extLst>
                      </a:blip>
                      <a:srcRect l="32479" t="-190" r="36433" b="68320"/>
                      <a:stretch/>
                    </pic:blipFill>
                    <pic:spPr bwMode="auto">
                      <a:xfrm>
                        <a:off x="0" y="0"/>
                        <a:ext cx="1946777" cy="1117222"/>
                      </a:xfrm>
                      <a:prstGeom prst="rect">
                        <a:avLst/>
                      </a:prstGeom>
                      <a:ln>
                        <a:noFill/>
                      </a:ln>
                      <a:extLst>
                        <a:ext uri="{53640926-AAD7-44D8-BBD7-CCE9431645EC}">
                          <a14:shadowObscured xmlns:a14="http://schemas.microsoft.com/office/drawing/2010/main"/>
                        </a:ext>
                      </a:extLst>
                    </pic:spPr>
                  </pic:pic>
                </a:graphicData>
              </a:graphic>
            </wp:inline>
          </w:drawing>
        </w:r>
        <w:r w:rsidR="00DD7003">
          <w:rPr>
            <w:rFonts w:ascii="Times New Roman" w:hAnsi="Times New Roman" w:cs="Times New Roman"/>
            <w:noProof/>
            <w:sz w:val="20"/>
            <w:szCs w:val="20"/>
            <w:lang w:eastAsia="en-CA"/>
          </w:rPr>
          <w:drawing>
            <wp:inline distT="0" distB="0" distL="0" distR="0" wp14:anchorId="32E6B846" wp14:editId="212192E4">
              <wp:extent cx="1980384" cy="1122680"/>
              <wp:effectExtent l="0" t="0" r="1270" b="1270"/>
              <wp:docPr id="26" name="Picture 2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 by time.png"/>
                      <pic:cNvPicPr/>
                    </pic:nvPicPr>
                    <pic:blipFill rotWithShape="1">
                      <a:blip r:embed="rId32">
                        <a:extLst>
                          <a:ext uri="{28A0092B-C50C-407E-A947-70E740481C1C}">
                            <a14:useLocalDpi xmlns:a14="http://schemas.microsoft.com/office/drawing/2010/main" val="0"/>
                          </a:ext>
                        </a:extLst>
                      </a:blip>
                      <a:srcRect l="32441" t="33016" r="35897" b="34923"/>
                      <a:stretch/>
                    </pic:blipFill>
                    <pic:spPr bwMode="auto">
                      <a:xfrm>
                        <a:off x="0" y="0"/>
                        <a:ext cx="1983060" cy="112419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0"/>
            <w:szCs w:val="20"/>
            <w:lang w:eastAsia="en-CA"/>
          </w:rPr>
          <w:drawing>
            <wp:inline distT="0" distB="0" distL="0" distR="0" wp14:anchorId="7C988D7E" wp14:editId="50895579">
              <wp:extent cx="1981200" cy="1123152"/>
              <wp:effectExtent l="0" t="0" r="0" b="1270"/>
              <wp:docPr id="28" name="Picture 2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 by time.png"/>
                      <pic:cNvPicPr/>
                    </pic:nvPicPr>
                    <pic:blipFill rotWithShape="1">
                      <a:blip r:embed="rId32">
                        <a:extLst>
                          <a:ext uri="{28A0092B-C50C-407E-A947-70E740481C1C}">
                            <a14:useLocalDpi xmlns:a14="http://schemas.microsoft.com/office/drawing/2010/main" val="0"/>
                          </a:ext>
                        </a:extLst>
                      </a:blip>
                      <a:srcRect l="32478" t="66032" r="36239" b="2289"/>
                      <a:stretch/>
                    </pic:blipFill>
                    <pic:spPr bwMode="auto">
                      <a:xfrm>
                        <a:off x="0" y="0"/>
                        <a:ext cx="1999592" cy="1133578"/>
                      </a:xfrm>
                      <a:prstGeom prst="rect">
                        <a:avLst/>
                      </a:prstGeom>
                      <a:ln>
                        <a:noFill/>
                      </a:ln>
                      <a:extLst>
                        <a:ext uri="{53640926-AAD7-44D8-BBD7-CCE9431645EC}">
                          <a14:shadowObscured xmlns:a14="http://schemas.microsoft.com/office/drawing/2010/main"/>
                        </a:ext>
                      </a:extLst>
                    </pic:spPr>
                  </pic:pic>
                </a:graphicData>
              </a:graphic>
            </wp:inline>
          </w:drawing>
        </w:r>
      </w:ins>
    </w:p>
    <w:p w14:paraId="1A7D7DC6" w14:textId="77777777" w:rsidR="00C579B3" w:rsidRDefault="00C579B3" w:rsidP="00DD7003">
      <w:pPr>
        <w:snapToGrid w:val="0"/>
        <w:spacing w:after="0" w:line="240" w:lineRule="auto"/>
        <w:rPr>
          <w:ins w:id="1111" w:author="Auteur"/>
          <w:rFonts w:ascii="Times New Roman" w:hAnsi="Times New Roman" w:cs="Times New Roman"/>
          <w:sz w:val="20"/>
          <w:szCs w:val="20"/>
        </w:rPr>
      </w:pPr>
    </w:p>
    <w:p w14:paraId="42205961" w14:textId="433CD6F1" w:rsidR="00DD7003" w:rsidRPr="00DD7003" w:rsidRDefault="00DD7003" w:rsidP="00DD7003">
      <w:pPr>
        <w:snapToGrid w:val="0"/>
        <w:spacing w:after="0" w:line="240" w:lineRule="auto"/>
        <w:rPr>
          <w:ins w:id="1112" w:author="Auteur"/>
          <w:rFonts w:ascii="Times New Roman" w:hAnsi="Times New Roman" w:cs="Times New Roman"/>
          <w:sz w:val="20"/>
          <w:szCs w:val="20"/>
        </w:rPr>
      </w:pPr>
      <w:ins w:id="1113" w:author="Auteur">
        <w:del w:id="1114" w:author="Auteur">
          <w:r w:rsidRPr="00611847" w:rsidDel="00C960A2">
            <w:rPr>
              <w:rFonts w:ascii="Times New Roman" w:hAnsi="Times New Roman" w:cs="Times New Roman"/>
              <w:b/>
              <w:sz w:val="20"/>
              <w:szCs w:val="20"/>
              <w:rPrChange w:id="1115" w:author="Auteur">
                <w:rPr>
                  <w:rFonts w:ascii="Times New Roman" w:hAnsi="Times New Roman" w:cs="Times New Roman"/>
                  <w:sz w:val="20"/>
                  <w:szCs w:val="20"/>
                </w:rPr>
              </w:rPrChange>
            </w:rPr>
            <w:delText>Fig</w:delText>
          </w:r>
        </w:del>
        <w:r w:rsidR="00C960A2" w:rsidRPr="00611847">
          <w:rPr>
            <w:rFonts w:ascii="Times New Roman" w:hAnsi="Times New Roman" w:cs="Times New Roman"/>
            <w:b/>
            <w:sz w:val="20"/>
            <w:szCs w:val="20"/>
            <w:rPrChange w:id="1116" w:author="Auteur">
              <w:rPr>
                <w:rFonts w:ascii="Times New Roman" w:hAnsi="Times New Roman" w:cs="Times New Roman"/>
                <w:sz w:val="20"/>
                <w:szCs w:val="20"/>
              </w:rPr>
            </w:rPrChange>
          </w:rPr>
          <w:t>Figure</w:t>
        </w:r>
        <w:r w:rsidRPr="00611847">
          <w:rPr>
            <w:rFonts w:ascii="Times New Roman" w:hAnsi="Times New Roman" w:cs="Times New Roman"/>
            <w:b/>
            <w:sz w:val="20"/>
            <w:szCs w:val="20"/>
            <w:rPrChange w:id="1117" w:author="Auteur">
              <w:rPr>
                <w:rFonts w:ascii="Times New Roman" w:hAnsi="Times New Roman" w:cs="Times New Roman"/>
                <w:sz w:val="20"/>
                <w:szCs w:val="20"/>
              </w:rPr>
            </w:rPrChange>
          </w:rPr>
          <w:t>.6</w:t>
        </w:r>
        <w:r w:rsidRPr="00DD7003">
          <w:rPr>
            <w:rFonts w:ascii="Times New Roman" w:hAnsi="Times New Roman" w:cs="Times New Roman"/>
            <w:sz w:val="20"/>
            <w:szCs w:val="20"/>
          </w:rPr>
          <w:t>- Expected heterozygosity over time.</w:t>
        </w:r>
      </w:ins>
    </w:p>
    <w:p w14:paraId="63A9CB50" w14:textId="1E471213" w:rsidR="00DD7003" w:rsidRDefault="00DD7003" w:rsidP="00E27210">
      <w:pPr>
        <w:snapToGrid w:val="0"/>
        <w:spacing w:after="0" w:line="240" w:lineRule="auto"/>
        <w:rPr>
          <w:ins w:id="1118" w:author="Auteur"/>
          <w:rFonts w:ascii="Times New Roman" w:hAnsi="Times New Roman" w:cs="Times New Roman"/>
          <w:sz w:val="20"/>
          <w:szCs w:val="20"/>
        </w:rPr>
      </w:pPr>
    </w:p>
    <w:p w14:paraId="315AC7D5" w14:textId="239928E9" w:rsidR="007F059A" w:rsidRDefault="007F059A" w:rsidP="007F059A">
      <w:pPr>
        <w:snapToGrid w:val="0"/>
        <w:spacing w:after="0" w:line="240" w:lineRule="auto"/>
        <w:rPr>
          <w:ins w:id="1119" w:author="Auteur"/>
          <w:rFonts w:ascii="Times New Roman" w:hAnsi="Times New Roman" w:cs="Times New Roman"/>
          <w:b/>
          <w:sz w:val="24"/>
          <w:szCs w:val="24"/>
        </w:rPr>
      </w:pPr>
      <w:ins w:id="1120" w:author="Auteur">
        <w:r w:rsidRPr="0066158F">
          <w:rPr>
            <w:rFonts w:ascii="Times New Roman" w:hAnsi="Times New Roman" w:cs="Times New Roman"/>
            <w:b/>
            <w:sz w:val="24"/>
            <w:szCs w:val="24"/>
          </w:rPr>
          <w:t>Female reproducing rate</w:t>
        </w:r>
      </w:ins>
    </w:p>
    <w:p w14:paraId="45C33C73" w14:textId="2C8C67BE" w:rsidR="00C960A2" w:rsidRPr="00611847" w:rsidRDefault="00C960A2" w:rsidP="007F059A">
      <w:pPr>
        <w:snapToGrid w:val="0"/>
        <w:spacing w:after="0" w:line="240" w:lineRule="auto"/>
        <w:rPr>
          <w:ins w:id="1121" w:author="Auteur"/>
          <w:rFonts w:ascii="Times New Roman" w:hAnsi="Times New Roman" w:cs="Times New Roman"/>
          <w:sz w:val="24"/>
          <w:szCs w:val="24"/>
          <w:rPrChange w:id="1122" w:author="Auteur">
            <w:rPr>
              <w:ins w:id="1123" w:author="Auteur"/>
              <w:rFonts w:ascii="Times New Roman" w:hAnsi="Times New Roman" w:cs="Times New Roman"/>
              <w:b/>
              <w:sz w:val="24"/>
              <w:szCs w:val="24"/>
            </w:rPr>
          </w:rPrChange>
        </w:rPr>
      </w:pPr>
      <w:ins w:id="1124" w:author="Auteur">
        <w:r>
          <w:rPr>
            <w:rFonts w:ascii="Times New Roman" w:hAnsi="Times New Roman" w:cs="Times New Roman"/>
            <w:sz w:val="24"/>
            <w:szCs w:val="24"/>
          </w:rPr>
          <w:t>To under</w:t>
        </w:r>
        <w:del w:id="1125" w:author="Auteur">
          <w:r w:rsidDel="00223756">
            <w:rPr>
              <w:rFonts w:ascii="Times New Roman" w:hAnsi="Times New Roman" w:cs="Times New Roman"/>
              <w:sz w:val="24"/>
              <w:szCs w:val="24"/>
            </w:rPr>
            <w:delText xml:space="preserve"> </w:delText>
          </w:r>
        </w:del>
        <w:r>
          <w:rPr>
            <w:rFonts w:ascii="Times New Roman" w:hAnsi="Times New Roman" w:cs="Times New Roman"/>
            <w:sz w:val="24"/>
            <w:szCs w:val="24"/>
          </w:rPr>
          <w:t xml:space="preserve">stand the impact of dispersal over the reproducing process, we sampled one cycle from each scenario to print out the reproducing rate in Figure. </w:t>
        </w:r>
      </w:ins>
    </w:p>
    <w:p w14:paraId="02B0F387" w14:textId="78D27ACC" w:rsidR="007F059A" w:rsidDel="00250EEE" w:rsidRDefault="007F059A" w:rsidP="007F059A">
      <w:pPr>
        <w:snapToGrid w:val="0"/>
        <w:spacing w:after="0" w:line="240" w:lineRule="auto"/>
        <w:rPr>
          <w:ins w:id="1126" w:author="Auteur"/>
          <w:del w:id="1127" w:author="Auteur"/>
          <w:rFonts w:ascii="Times New Roman" w:hAnsi="Times New Roman" w:cs="Times New Roman"/>
          <w:sz w:val="24"/>
          <w:szCs w:val="24"/>
        </w:rPr>
      </w:pPr>
      <w:ins w:id="1128" w:author="Auteur">
        <w:del w:id="1129" w:author="Auteur">
          <w:r w:rsidDel="00250EEE">
            <w:rPr>
              <w:rFonts w:ascii="Times New Roman" w:hAnsi="Times New Roman" w:cs="Times New Roman"/>
              <w:sz w:val="24"/>
              <w:szCs w:val="24"/>
            </w:rPr>
            <w:delText xml:space="preserve">CDmetaPOP provid the total number of breeding females and the number of breeding females at every timestep, with these output data, we can calculate the reproducing rate of female by: </w:delText>
          </w:r>
        </w:del>
      </w:ins>
    </w:p>
    <w:p w14:paraId="597B2E8D" w14:textId="65C36B91" w:rsidR="007F059A" w:rsidRPr="0066158F" w:rsidDel="00250EEE" w:rsidRDefault="007F059A" w:rsidP="007F059A">
      <w:pPr>
        <w:snapToGrid w:val="0"/>
        <w:spacing w:after="0" w:line="240" w:lineRule="auto"/>
        <w:rPr>
          <w:ins w:id="1130" w:author="Auteur"/>
          <w:del w:id="1131" w:author="Auteur"/>
          <w:rFonts w:ascii="Times New Roman" w:hAnsi="Times New Roman" w:cs="Times New Roman"/>
          <w:sz w:val="24"/>
          <w:szCs w:val="24"/>
        </w:rPr>
      </w:pPr>
      <w:ins w:id="1132" w:author="Auteur">
        <w:del w:id="1133" w:author="Auteur">
          <w:r w:rsidDel="00250EEE">
            <w:rPr>
              <w:rFonts w:ascii="Times New Roman" w:hAnsi="Times New Roman" w:cs="Times New Roman"/>
              <w:sz w:val="24"/>
              <w:szCs w:val="24"/>
            </w:rPr>
            <w:delText>Nbreeding/ Ntotal, which help us inspect the reproducing process in the population.</w:delText>
          </w:r>
        </w:del>
      </w:ins>
    </w:p>
    <w:p w14:paraId="278D35DA" w14:textId="674063CC" w:rsidR="00B5772B" w:rsidRDefault="00B5772B" w:rsidP="00E27210">
      <w:pPr>
        <w:snapToGrid w:val="0"/>
        <w:spacing w:after="0" w:line="240" w:lineRule="auto"/>
        <w:rPr>
          <w:ins w:id="1134" w:author="Auteur"/>
          <w:rFonts w:ascii="Times New Roman" w:hAnsi="Times New Roman" w:cs="Times New Roman"/>
          <w:sz w:val="20"/>
          <w:szCs w:val="20"/>
        </w:rPr>
      </w:pPr>
    </w:p>
    <w:p w14:paraId="553043BE" w14:textId="26B1A912" w:rsidR="007F059A" w:rsidRPr="00611847" w:rsidDel="007F059A" w:rsidRDefault="007F059A" w:rsidP="00E27210">
      <w:pPr>
        <w:snapToGrid w:val="0"/>
        <w:spacing w:after="0" w:line="240" w:lineRule="auto"/>
        <w:rPr>
          <w:ins w:id="1135" w:author="Auteur"/>
          <w:del w:id="1136" w:author="Auteur"/>
          <w:rFonts w:ascii="Times New Roman" w:hAnsi="Times New Roman" w:cs="Times New Roman"/>
          <w:sz w:val="24"/>
          <w:szCs w:val="24"/>
          <w:rPrChange w:id="1137" w:author="Auteur">
            <w:rPr>
              <w:ins w:id="1138" w:author="Auteur"/>
              <w:del w:id="1139" w:author="Auteur"/>
              <w:rFonts w:ascii="Times New Roman" w:hAnsi="Times New Roman" w:cs="Times New Roman"/>
              <w:sz w:val="20"/>
              <w:szCs w:val="20"/>
            </w:rPr>
          </w:rPrChange>
        </w:rPr>
      </w:pPr>
    </w:p>
    <w:p w14:paraId="79A5D52B" w14:textId="67ABB2F3" w:rsidR="00E27210" w:rsidRDefault="00132659" w:rsidP="00E27210">
      <w:pPr>
        <w:snapToGrid w:val="0"/>
        <w:spacing w:after="0" w:line="240" w:lineRule="auto"/>
        <w:rPr>
          <w:ins w:id="1140" w:author="Auteur"/>
          <w:rFonts w:ascii="Times New Roman" w:hAnsi="Times New Roman" w:cs="Times New Roman"/>
          <w:sz w:val="20"/>
          <w:szCs w:val="20"/>
        </w:rPr>
      </w:pPr>
      <w:ins w:id="1141" w:author="Auteur">
        <w:r w:rsidRPr="00132659">
          <w:rPr>
            <w:rFonts w:ascii="Times New Roman" w:hAnsi="Times New Roman" w:cs="Times New Roman"/>
            <w:noProof/>
            <w:sz w:val="20"/>
            <w:szCs w:val="20"/>
            <w:lang w:eastAsia="en-CA"/>
          </w:rPr>
          <w:drawing>
            <wp:inline distT="0" distB="0" distL="0" distR="0" wp14:anchorId="4374E001" wp14:editId="7212A90F">
              <wp:extent cx="1930320" cy="1181100"/>
              <wp:effectExtent l="0" t="0" r="0" b="0"/>
              <wp:docPr id="16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rotWithShape="1">
                      <a:blip r:embed="rId33">
                        <a:extLst>
                          <a:ext uri="{28A0092B-C50C-407E-A947-70E740481C1C}">
                            <a14:useLocalDpi xmlns:a14="http://schemas.microsoft.com/office/drawing/2010/main" val="0"/>
                          </a:ext>
                        </a:extLst>
                      </a:blip>
                      <a:srcRect l="33659" t="810" r="36465" b="66093"/>
                      <a:stretch/>
                    </pic:blipFill>
                    <pic:spPr bwMode="auto">
                      <a:xfrm>
                        <a:off x="0" y="0"/>
                        <a:ext cx="1945629" cy="1190467"/>
                      </a:xfrm>
                      <a:prstGeom prst="rect">
                        <a:avLst/>
                      </a:prstGeom>
                      <a:ln>
                        <a:noFill/>
                      </a:ln>
                      <a:extLst>
                        <a:ext uri="{53640926-AAD7-44D8-BBD7-CCE9431645EC}">
                          <a14:shadowObscured xmlns:a14="http://schemas.microsoft.com/office/drawing/2010/main"/>
                        </a:ext>
                      </a:extLst>
                    </pic:spPr>
                  </pic:pic>
                </a:graphicData>
              </a:graphic>
            </wp:inline>
          </w:drawing>
        </w:r>
        <w:r w:rsidRPr="00132659">
          <w:rPr>
            <w:rFonts w:ascii="Times New Roman" w:hAnsi="Times New Roman" w:cs="Times New Roman"/>
            <w:noProof/>
            <w:sz w:val="20"/>
            <w:szCs w:val="20"/>
            <w:lang w:eastAsia="en-CA"/>
          </w:rPr>
          <w:drawing>
            <wp:inline distT="0" distB="0" distL="0" distR="0" wp14:anchorId="40FCFA8E" wp14:editId="5DE5166F">
              <wp:extent cx="1924050" cy="1177263"/>
              <wp:effectExtent l="0" t="0" r="0" b="4445"/>
              <wp:docPr id="16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rotWithShape="1">
                      <a:blip r:embed="rId33">
                        <a:extLst>
                          <a:ext uri="{28A0092B-C50C-407E-A947-70E740481C1C}">
                            <a14:useLocalDpi xmlns:a14="http://schemas.microsoft.com/office/drawing/2010/main" val="0"/>
                          </a:ext>
                        </a:extLst>
                      </a:blip>
                      <a:srcRect l="33659" t="33907" r="36465" b="32996"/>
                      <a:stretch/>
                    </pic:blipFill>
                    <pic:spPr bwMode="auto">
                      <a:xfrm>
                        <a:off x="0" y="0"/>
                        <a:ext cx="1966313" cy="1203122"/>
                      </a:xfrm>
                      <a:prstGeom prst="rect">
                        <a:avLst/>
                      </a:prstGeom>
                      <a:ln>
                        <a:noFill/>
                      </a:ln>
                      <a:extLst>
                        <a:ext uri="{53640926-AAD7-44D8-BBD7-CCE9431645EC}">
                          <a14:shadowObscured xmlns:a14="http://schemas.microsoft.com/office/drawing/2010/main"/>
                        </a:ext>
                      </a:extLst>
                    </pic:spPr>
                  </pic:pic>
                </a:graphicData>
              </a:graphic>
            </wp:inline>
          </w:drawing>
        </w:r>
        <w:r w:rsidRPr="00132659">
          <w:rPr>
            <w:rFonts w:ascii="Times New Roman" w:hAnsi="Times New Roman" w:cs="Times New Roman"/>
            <w:noProof/>
            <w:sz w:val="20"/>
            <w:szCs w:val="20"/>
            <w:lang w:eastAsia="en-CA"/>
          </w:rPr>
          <w:drawing>
            <wp:inline distT="0" distB="0" distL="0" distR="0" wp14:anchorId="20B62D94" wp14:editId="41FCF84C">
              <wp:extent cx="1943100" cy="1188921"/>
              <wp:effectExtent l="0" t="0" r="0" b="0"/>
              <wp:docPr id="3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rotWithShape="1">
                      <a:blip r:embed="rId33">
                        <a:extLst>
                          <a:ext uri="{28A0092B-C50C-407E-A947-70E740481C1C}">
                            <a14:useLocalDpi xmlns:a14="http://schemas.microsoft.com/office/drawing/2010/main" val="0"/>
                          </a:ext>
                        </a:extLst>
                      </a:blip>
                      <a:srcRect l="33609" t="67003" r="36515" b="-100"/>
                      <a:stretch/>
                    </pic:blipFill>
                    <pic:spPr bwMode="auto">
                      <a:xfrm>
                        <a:off x="0" y="0"/>
                        <a:ext cx="2028973" cy="1241464"/>
                      </a:xfrm>
                      <a:prstGeom prst="rect">
                        <a:avLst/>
                      </a:prstGeom>
                      <a:ln>
                        <a:noFill/>
                      </a:ln>
                      <a:extLst>
                        <a:ext uri="{53640926-AAD7-44D8-BBD7-CCE9431645EC}">
                          <a14:shadowObscured xmlns:a14="http://schemas.microsoft.com/office/drawing/2010/main"/>
                        </a:ext>
                      </a:extLst>
                    </pic:spPr>
                  </pic:pic>
                </a:graphicData>
              </a:graphic>
            </wp:inline>
          </w:drawing>
        </w:r>
      </w:ins>
    </w:p>
    <w:p w14:paraId="6FC487FF" w14:textId="06C4A739" w:rsidR="008E6FEA" w:rsidRPr="008E6FEA" w:rsidRDefault="008E6FEA" w:rsidP="008E6FEA">
      <w:pPr>
        <w:snapToGrid w:val="0"/>
        <w:spacing w:after="0" w:line="240" w:lineRule="auto"/>
        <w:rPr>
          <w:ins w:id="1142" w:author="Auteur"/>
          <w:rFonts w:ascii="Times New Roman" w:hAnsi="Times New Roman" w:cs="Times New Roman"/>
          <w:sz w:val="20"/>
          <w:szCs w:val="20"/>
        </w:rPr>
      </w:pPr>
      <w:ins w:id="1143" w:author="Auteur">
        <w:r w:rsidRPr="00611847">
          <w:rPr>
            <w:rFonts w:ascii="Times New Roman" w:hAnsi="Times New Roman" w:cs="Times New Roman"/>
            <w:b/>
            <w:sz w:val="20"/>
            <w:szCs w:val="20"/>
            <w:rPrChange w:id="1144" w:author="Auteur">
              <w:rPr>
                <w:rFonts w:ascii="Times New Roman" w:hAnsi="Times New Roman" w:cs="Times New Roman"/>
                <w:sz w:val="20"/>
                <w:szCs w:val="20"/>
              </w:rPr>
            </w:rPrChange>
          </w:rPr>
          <w:t>Fig</w:t>
        </w:r>
        <w:r w:rsidR="00C960A2" w:rsidRPr="00611847">
          <w:rPr>
            <w:rFonts w:ascii="Times New Roman" w:hAnsi="Times New Roman" w:cs="Times New Roman"/>
            <w:b/>
            <w:sz w:val="20"/>
            <w:szCs w:val="20"/>
            <w:rPrChange w:id="1145" w:author="Auteur">
              <w:rPr>
                <w:rFonts w:ascii="Times New Roman" w:hAnsi="Times New Roman" w:cs="Times New Roman"/>
                <w:sz w:val="20"/>
                <w:szCs w:val="20"/>
              </w:rPr>
            </w:rPrChange>
          </w:rPr>
          <w:t>ure</w:t>
        </w:r>
        <w:r w:rsidRPr="00611847">
          <w:rPr>
            <w:rFonts w:ascii="Times New Roman" w:hAnsi="Times New Roman" w:cs="Times New Roman"/>
            <w:b/>
            <w:sz w:val="20"/>
            <w:szCs w:val="20"/>
            <w:rPrChange w:id="1146" w:author="Auteur">
              <w:rPr>
                <w:rFonts w:ascii="Times New Roman" w:hAnsi="Times New Roman" w:cs="Times New Roman"/>
                <w:sz w:val="20"/>
                <w:szCs w:val="20"/>
              </w:rPr>
            </w:rPrChange>
          </w:rPr>
          <w:t>.</w:t>
        </w:r>
        <w:del w:id="1147" w:author="Auteur">
          <w:r w:rsidRPr="00611847" w:rsidDel="00C960A2">
            <w:rPr>
              <w:rFonts w:ascii="Times New Roman" w:hAnsi="Times New Roman" w:cs="Times New Roman"/>
              <w:b/>
              <w:sz w:val="20"/>
              <w:szCs w:val="20"/>
              <w:rPrChange w:id="1148" w:author="Auteur">
                <w:rPr>
                  <w:rFonts w:ascii="Times New Roman" w:hAnsi="Times New Roman" w:cs="Times New Roman"/>
                  <w:sz w:val="20"/>
                  <w:szCs w:val="20"/>
                </w:rPr>
              </w:rPrChange>
            </w:rPr>
            <w:delText>5</w:delText>
          </w:r>
        </w:del>
        <w:r w:rsidR="00C960A2" w:rsidRPr="00611847">
          <w:rPr>
            <w:rFonts w:ascii="Times New Roman" w:hAnsi="Times New Roman" w:cs="Times New Roman"/>
            <w:b/>
            <w:sz w:val="20"/>
            <w:szCs w:val="20"/>
            <w:rPrChange w:id="1149" w:author="Auteur">
              <w:rPr>
                <w:rFonts w:ascii="Times New Roman" w:hAnsi="Times New Roman" w:cs="Times New Roman"/>
                <w:sz w:val="20"/>
                <w:szCs w:val="20"/>
              </w:rPr>
            </w:rPrChange>
          </w:rPr>
          <w:t>7</w:t>
        </w:r>
        <w:r w:rsidRPr="008E6FEA">
          <w:rPr>
            <w:rFonts w:ascii="Times New Roman" w:hAnsi="Times New Roman" w:cs="Times New Roman"/>
            <w:sz w:val="20"/>
            <w:szCs w:val="20"/>
          </w:rPr>
          <w:t>- The change of female reproducing rate in one outbreak cycle.</w:t>
        </w:r>
        <w:r w:rsidR="000D0966">
          <w:rPr>
            <w:rFonts w:ascii="Times New Roman" w:hAnsi="Times New Roman" w:cs="Times New Roman"/>
            <w:sz w:val="20"/>
            <w:szCs w:val="20"/>
          </w:rPr>
          <w:t xml:space="preserve"> High dispersal: solid line, medium dispersal: dashed line, low dispersal: dotted line.</w:t>
        </w:r>
      </w:ins>
    </w:p>
    <w:p w14:paraId="61640BBF" w14:textId="6124C1EE" w:rsidR="00346556" w:rsidRDefault="00346556" w:rsidP="00E27210">
      <w:pPr>
        <w:snapToGrid w:val="0"/>
        <w:spacing w:after="0" w:line="240" w:lineRule="auto"/>
        <w:rPr>
          <w:ins w:id="1150" w:author="Auteur"/>
          <w:rFonts w:ascii="Times New Roman" w:hAnsi="Times New Roman" w:cs="Times New Roman"/>
          <w:sz w:val="20"/>
          <w:szCs w:val="20"/>
        </w:rPr>
      </w:pPr>
    </w:p>
    <w:p w14:paraId="5A30A0B3" w14:textId="77777777" w:rsidR="008E6FEA" w:rsidRDefault="008E6FEA" w:rsidP="00E27210">
      <w:pPr>
        <w:snapToGrid w:val="0"/>
        <w:spacing w:after="0" w:line="240" w:lineRule="auto"/>
        <w:rPr>
          <w:ins w:id="1151" w:author="Auteur"/>
          <w:rFonts w:ascii="Times New Roman" w:hAnsi="Times New Roman" w:cs="Times New Roman"/>
          <w:sz w:val="20"/>
          <w:szCs w:val="20"/>
        </w:rPr>
      </w:pPr>
    </w:p>
    <w:p w14:paraId="6D3CFC41" w14:textId="0BD6A981" w:rsidR="00E27210" w:rsidRPr="00B11B2B" w:rsidDel="00346556" w:rsidRDefault="00E27210" w:rsidP="00E27210">
      <w:pPr>
        <w:snapToGrid w:val="0"/>
        <w:spacing w:after="0" w:line="240" w:lineRule="auto"/>
        <w:rPr>
          <w:ins w:id="1152" w:author="Auteur"/>
          <w:del w:id="1153" w:author="Auteur"/>
          <w:rFonts w:ascii="Times New Roman" w:hAnsi="Times New Roman" w:cs="Times New Roman"/>
          <w:sz w:val="20"/>
          <w:szCs w:val="20"/>
        </w:rPr>
      </w:pPr>
    </w:p>
    <w:p w14:paraId="2B60B3E1" w14:textId="571C4EA2" w:rsidR="008D1201" w:rsidDel="00346556" w:rsidRDefault="00640BB7" w:rsidP="00E27210">
      <w:pPr>
        <w:snapToGrid w:val="0"/>
        <w:spacing w:after="0" w:line="240" w:lineRule="auto"/>
        <w:rPr>
          <w:del w:id="1154" w:author="Auteur"/>
          <w:rFonts w:ascii="Times New Roman" w:hAnsi="Times New Roman" w:cs="Times New Roman"/>
        </w:rPr>
      </w:pPr>
      <w:del w:id="1155" w:author="Auteur">
        <w:r w:rsidDel="00346556">
          <w:rPr>
            <w:rFonts w:ascii="Times New Roman" w:hAnsi="Times New Roman" w:cs="Times New Roman"/>
            <w:noProof/>
            <w:lang w:eastAsia="en-CA"/>
          </w:rPr>
          <w:drawing>
            <wp:inline distT="0" distB="0" distL="0" distR="0" wp14:anchorId="4D6B8954" wp14:editId="1A5F9548">
              <wp:extent cx="2965450" cy="2844800"/>
              <wp:effectExtent l="0" t="0" r="6350" b="0"/>
              <wp:docPr id="19" name="Picture 19"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n pk Ho.png"/>
                      <pic:cNvPicPr/>
                    </pic:nvPicPr>
                    <pic:blipFill rotWithShape="1">
                      <a:blip r:embed="rId34">
                        <a:extLst>
                          <a:ext uri="{28A0092B-C50C-407E-A947-70E740481C1C}">
                            <a14:useLocalDpi xmlns:a14="http://schemas.microsoft.com/office/drawing/2010/main" val="0"/>
                          </a:ext>
                        </a:extLst>
                      </a:blip>
                      <a:srcRect l="4166" t="4333" r="3633" b="9181"/>
                      <a:stretch/>
                    </pic:blipFill>
                    <pic:spPr bwMode="auto">
                      <a:xfrm>
                        <a:off x="0" y="0"/>
                        <a:ext cx="3004730" cy="2882482"/>
                      </a:xfrm>
                      <a:prstGeom prst="rect">
                        <a:avLst/>
                      </a:prstGeom>
                      <a:ln>
                        <a:noFill/>
                      </a:ln>
                      <a:extLst>
                        <a:ext uri="{53640926-AAD7-44D8-BBD7-CCE9431645EC}">
                          <a14:shadowObscured xmlns:a14="http://schemas.microsoft.com/office/drawing/2010/main"/>
                        </a:ext>
                      </a:extLst>
                    </pic:spPr>
                  </pic:pic>
                </a:graphicData>
              </a:graphic>
            </wp:inline>
          </w:drawing>
        </w:r>
        <w:r w:rsidDel="00346556">
          <w:rPr>
            <w:rFonts w:ascii="Times New Roman" w:hAnsi="Times New Roman" w:cs="Times New Roman"/>
            <w:noProof/>
            <w:lang w:eastAsia="en-CA"/>
          </w:rPr>
          <w:drawing>
            <wp:inline distT="0" distB="0" distL="0" distR="0" wp14:anchorId="2E04A5FF" wp14:editId="74016F7F">
              <wp:extent cx="2944761" cy="2837180"/>
              <wp:effectExtent l="0" t="0" r="8255" b="1270"/>
              <wp:docPr id="20" name="Picture 20"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n val Ho.png"/>
                      <pic:cNvPicPr/>
                    </pic:nvPicPr>
                    <pic:blipFill rotWithShape="1">
                      <a:blip r:embed="rId35">
                        <a:extLst>
                          <a:ext uri="{28A0092B-C50C-407E-A947-70E740481C1C}">
                            <a14:useLocalDpi xmlns:a14="http://schemas.microsoft.com/office/drawing/2010/main" val="0"/>
                          </a:ext>
                        </a:extLst>
                      </a:blip>
                      <a:srcRect l="3936" t="4500" r="3846" b="9015"/>
                      <a:stretch/>
                    </pic:blipFill>
                    <pic:spPr bwMode="auto">
                      <a:xfrm>
                        <a:off x="0" y="0"/>
                        <a:ext cx="2973989" cy="2865340"/>
                      </a:xfrm>
                      <a:prstGeom prst="rect">
                        <a:avLst/>
                      </a:prstGeom>
                      <a:ln>
                        <a:noFill/>
                      </a:ln>
                      <a:extLst>
                        <a:ext uri="{53640926-AAD7-44D8-BBD7-CCE9431645EC}">
                          <a14:shadowObscured xmlns:a14="http://schemas.microsoft.com/office/drawing/2010/main"/>
                        </a:ext>
                      </a:extLst>
                    </pic:spPr>
                  </pic:pic>
                </a:graphicData>
              </a:graphic>
            </wp:inline>
          </w:drawing>
        </w:r>
      </w:del>
    </w:p>
    <w:p w14:paraId="0A4E8248" w14:textId="4B65552A" w:rsidR="00233B16" w:rsidRPr="00B11B2B" w:rsidDel="00346556" w:rsidRDefault="00BA3C26" w:rsidP="00BA3DD1">
      <w:pPr>
        <w:snapToGrid w:val="0"/>
        <w:spacing w:before="120" w:after="0" w:line="240" w:lineRule="auto"/>
        <w:ind w:left="2160"/>
        <w:rPr>
          <w:del w:id="1156" w:author="Auteur"/>
          <w:rFonts w:ascii="Times New Roman" w:hAnsi="Times New Roman" w:cs="Times New Roman"/>
          <w:sz w:val="20"/>
          <w:szCs w:val="20"/>
        </w:rPr>
      </w:pPr>
      <w:del w:id="1157" w:author="Auteur">
        <w:r w:rsidRPr="00B11B2B" w:rsidDel="00346556">
          <w:rPr>
            <w:rFonts w:ascii="Times New Roman" w:hAnsi="Times New Roman" w:cs="Times New Roman"/>
            <w:sz w:val="20"/>
            <w:szCs w:val="20"/>
          </w:rPr>
          <w:delText>A)                                                                         B)</w:delText>
        </w:r>
      </w:del>
    </w:p>
    <w:p w14:paraId="00AEF7B7" w14:textId="453162C6" w:rsidR="00D4025A" w:rsidDel="00346556" w:rsidRDefault="00D4025A">
      <w:pPr>
        <w:snapToGrid w:val="0"/>
        <w:spacing w:after="0" w:line="240" w:lineRule="auto"/>
        <w:rPr>
          <w:del w:id="1158" w:author="Auteur"/>
          <w:rFonts w:ascii="Times New Roman" w:hAnsi="Times New Roman" w:cs="Times New Roman"/>
          <w:b/>
          <w:i/>
        </w:rPr>
        <w:pPrChange w:id="1159" w:author="Xiao Ju" w:date="2018-08-14T15:33:00Z">
          <w:pPr>
            <w:snapToGrid w:val="0"/>
            <w:spacing w:before="120" w:after="0" w:line="360" w:lineRule="auto"/>
            <w:jc w:val="both"/>
          </w:pPr>
        </w:pPrChange>
      </w:pPr>
    </w:p>
    <w:p w14:paraId="539DC79F" w14:textId="109C807C" w:rsidR="00BA5DF9" w:rsidDel="00346556" w:rsidRDefault="00BA5DF9" w:rsidP="00D4025A">
      <w:pPr>
        <w:snapToGrid w:val="0"/>
        <w:spacing w:before="120" w:after="0" w:line="480" w:lineRule="auto"/>
        <w:jc w:val="both"/>
        <w:rPr>
          <w:del w:id="1160" w:author="Auteur"/>
          <w:rFonts w:ascii="Times New Roman" w:hAnsi="Times New Roman" w:cs="Times New Roman"/>
          <w:b/>
          <w:i/>
        </w:rPr>
      </w:pPr>
      <w:del w:id="1161" w:author="Auteur">
        <w:r w:rsidDel="00346556">
          <w:rPr>
            <w:rFonts w:ascii="Times New Roman" w:hAnsi="Times New Roman" w:cs="Times New Roman"/>
            <w:b/>
            <w:i/>
          </w:rPr>
          <w:delText>Global Fst</w:delText>
        </w:r>
      </w:del>
    </w:p>
    <w:p w14:paraId="5F2EF3EE" w14:textId="355F0C40" w:rsidR="00BA5DF9" w:rsidDel="00346556" w:rsidRDefault="00BA5DF9" w:rsidP="00D4025A">
      <w:pPr>
        <w:snapToGrid w:val="0"/>
        <w:spacing w:before="120" w:after="0" w:line="480" w:lineRule="auto"/>
        <w:jc w:val="both"/>
        <w:rPr>
          <w:del w:id="1162" w:author="Auteur"/>
          <w:rFonts w:ascii="Times New Roman" w:hAnsi="Times New Roman" w:cs="Times New Roman"/>
        </w:rPr>
      </w:pPr>
      <w:del w:id="1163" w:author="Auteur">
        <w:r w:rsidRPr="002F6763" w:rsidDel="00346556">
          <w:rPr>
            <w:rFonts w:ascii="Times New Roman" w:hAnsi="Times New Roman" w:cs="Times New Roman"/>
          </w:rPr>
          <w:delText>Mean Fst of all simulations for different outbreak cycles are showed</w:delText>
        </w:r>
        <w:r w:rsidDel="00346556">
          <w:rPr>
            <w:rFonts w:ascii="Times New Roman" w:hAnsi="Times New Roman" w:cs="Times New Roman"/>
          </w:rPr>
          <w:delText xml:space="preserve"> in the T</w:delText>
        </w:r>
        <w:r w:rsidRPr="002F6763" w:rsidDel="00346556">
          <w:rPr>
            <w:rFonts w:ascii="Times New Roman" w:hAnsi="Times New Roman" w:cs="Times New Roman"/>
          </w:rPr>
          <w:delText>able</w:delText>
        </w:r>
        <w:r w:rsidDel="00346556">
          <w:rPr>
            <w:rFonts w:ascii="Times New Roman" w:hAnsi="Times New Roman" w:cs="Times New Roman"/>
          </w:rPr>
          <w:delText>2</w:delText>
        </w:r>
        <w:r w:rsidRPr="002F6763" w:rsidDel="00346556">
          <w:rPr>
            <w:rFonts w:ascii="Times New Roman" w:hAnsi="Times New Roman" w:cs="Times New Roman"/>
          </w:rPr>
          <w:delText>. As the outbreak cycle rise from 10years to 40years, global Fst of the peak population reduce from 0.031 to 0.016.</w:delText>
        </w:r>
      </w:del>
    </w:p>
    <w:p w14:paraId="60075ACE" w14:textId="6E813A01" w:rsidR="00BA5DF9" w:rsidRPr="00B11B2B" w:rsidDel="00346556" w:rsidRDefault="00BA5DF9" w:rsidP="00BA5DF9">
      <w:pPr>
        <w:snapToGrid w:val="0"/>
        <w:spacing w:after="0" w:line="240" w:lineRule="auto"/>
        <w:rPr>
          <w:del w:id="1164" w:author="Auteur"/>
          <w:rFonts w:ascii="Times New Roman" w:hAnsi="Times New Roman" w:cs="Times New Roman"/>
          <w:sz w:val="20"/>
          <w:szCs w:val="20"/>
        </w:rPr>
      </w:pPr>
      <w:del w:id="1165" w:author="Auteur">
        <w:r w:rsidRPr="00B11B2B" w:rsidDel="00346556">
          <w:rPr>
            <w:rFonts w:ascii="Times New Roman" w:hAnsi="Times New Roman" w:cs="Times New Roman"/>
            <w:b/>
            <w:sz w:val="20"/>
            <w:szCs w:val="20"/>
          </w:rPr>
          <w:delText>Table2:</w:delText>
        </w:r>
        <w:r w:rsidRPr="00B11B2B" w:rsidDel="00346556">
          <w:rPr>
            <w:rFonts w:ascii="Times New Roman" w:hAnsi="Times New Roman" w:cs="Times New Roman"/>
            <w:sz w:val="20"/>
            <w:szCs w:val="20"/>
          </w:rPr>
          <w:delText xml:space="preserve"> Global Fst of simulated MPB population in cyclic outbreak peaks and valleys.</w:delText>
        </w:r>
      </w:del>
    </w:p>
    <w:tbl>
      <w:tblPr>
        <w:tblW w:w="8185" w:type="dxa"/>
        <w:tblLook w:val="04A0" w:firstRow="1" w:lastRow="0" w:firstColumn="1" w:lastColumn="0" w:noHBand="0" w:noVBand="1"/>
      </w:tblPr>
      <w:tblGrid>
        <w:gridCol w:w="1396"/>
        <w:gridCol w:w="1839"/>
        <w:gridCol w:w="1650"/>
        <w:gridCol w:w="1650"/>
        <w:gridCol w:w="1650"/>
      </w:tblGrid>
      <w:tr w:rsidR="00BA5DF9" w:rsidRPr="005C48E9" w:rsidDel="00346556" w14:paraId="60EF3427" w14:textId="26E9CE3E" w:rsidTr="00BA3DD1">
        <w:trPr>
          <w:trHeight w:val="151"/>
          <w:del w:id="1166" w:author="Auteu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36908" w14:textId="6E9B3438" w:rsidR="00BA5DF9" w:rsidRPr="00BA3DD1" w:rsidDel="00346556" w:rsidRDefault="00BA5DF9" w:rsidP="002724B2">
            <w:pPr>
              <w:snapToGrid w:val="0"/>
              <w:spacing w:after="0" w:line="240" w:lineRule="auto"/>
              <w:jc w:val="center"/>
              <w:rPr>
                <w:del w:id="1167" w:author="Auteur"/>
                <w:rFonts w:ascii="Times New Roman" w:hAnsi="Times New Roman" w:cs="Times New Roman"/>
                <w:sz w:val="20"/>
                <w:szCs w:val="20"/>
              </w:rPr>
            </w:pPr>
            <w:del w:id="1168" w:author="Auteur">
              <w:r w:rsidRPr="00BA3DD1" w:rsidDel="00346556">
                <w:rPr>
                  <w:rFonts w:ascii="Times New Roman" w:hAnsi="Times New Roman" w:cs="Times New Roman"/>
                  <w:sz w:val="20"/>
                  <w:szCs w:val="20"/>
                </w:rPr>
                <w:delText>outbreak cycle</w:delText>
              </w:r>
            </w:del>
          </w:p>
        </w:tc>
        <w:tc>
          <w:tcPr>
            <w:tcW w:w="1839" w:type="dxa"/>
            <w:tcBorders>
              <w:top w:val="single" w:sz="4" w:space="0" w:color="auto"/>
              <w:left w:val="nil"/>
              <w:bottom w:val="single" w:sz="4" w:space="0" w:color="auto"/>
              <w:right w:val="single" w:sz="4" w:space="0" w:color="auto"/>
            </w:tcBorders>
            <w:shd w:val="clear" w:color="auto" w:fill="auto"/>
            <w:noWrap/>
            <w:vAlign w:val="bottom"/>
            <w:hideMark/>
          </w:tcPr>
          <w:p w14:paraId="7051035D" w14:textId="532F2BEC" w:rsidR="00BA5DF9" w:rsidRPr="00BA3DD1" w:rsidDel="00346556" w:rsidRDefault="00BA5DF9" w:rsidP="002724B2">
            <w:pPr>
              <w:snapToGrid w:val="0"/>
              <w:spacing w:after="0" w:line="240" w:lineRule="auto"/>
              <w:jc w:val="center"/>
              <w:rPr>
                <w:del w:id="1169" w:author="Auteur"/>
                <w:rFonts w:ascii="Times New Roman" w:hAnsi="Times New Roman" w:cs="Times New Roman"/>
                <w:sz w:val="20"/>
                <w:szCs w:val="20"/>
              </w:rPr>
            </w:pPr>
            <w:del w:id="1170" w:author="Auteur">
              <w:r w:rsidRPr="00BA3DD1" w:rsidDel="00346556">
                <w:rPr>
                  <w:rFonts w:ascii="Times New Roman" w:hAnsi="Times New Roman" w:cs="Times New Roman"/>
                  <w:sz w:val="20"/>
                  <w:szCs w:val="20"/>
                </w:rPr>
                <w:delText>Fst_pk</w:delText>
              </w:r>
            </w:del>
          </w:p>
        </w:tc>
        <w:tc>
          <w:tcPr>
            <w:tcW w:w="1650" w:type="dxa"/>
            <w:tcBorders>
              <w:top w:val="single" w:sz="4" w:space="0" w:color="auto"/>
              <w:left w:val="nil"/>
              <w:bottom w:val="single" w:sz="4" w:space="0" w:color="auto"/>
              <w:right w:val="single" w:sz="4" w:space="0" w:color="auto"/>
            </w:tcBorders>
            <w:shd w:val="clear" w:color="auto" w:fill="auto"/>
            <w:noWrap/>
            <w:vAlign w:val="bottom"/>
            <w:hideMark/>
          </w:tcPr>
          <w:p w14:paraId="6EFAEE1C" w14:textId="53B4E602" w:rsidR="00BA5DF9" w:rsidRPr="00BA3DD1" w:rsidDel="00346556" w:rsidRDefault="00BA5DF9" w:rsidP="002724B2">
            <w:pPr>
              <w:snapToGrid w:val="0"/>
              <w:spacing w:after="0" w:line="240" w:lineRule="auto"/>
              <w:jc w:val="center"/>
              <w:rPr>
                <w:del w:id="1171" w:author="Auteur"/>
                <w:rFonts w:ascii="Times New Roman" w:hAnsi="Times New Roman" w:cs="Times New Roman"/>
                <w:sz w:val="20"/>
                <w:szCs w:val="20"/>
              </w:rPr>
            </w:pPr>
            <w:del w:id="1172" w:author="Auteur">
              <w:r w:rsidRPr="00BA3DD1" w:rsidDel="00346556">
                <w:rPr>
                  <w:rFonts w:ascii="Times New Roman" w:hAnsi="Times New Roman" w:cs="Times New Roman"/>
                  <w:sz w:val="20"/>
                  <w:szCs w:val="20"/>
                </w:rPr>
                <w:delText>sd_pk</w:delText>
              </w:r>
            </w:del>
          </w:p>
        </w:tc>
        <w:tc>
          <w:tcPr>
            <w:tcW w:w="1650" w:type="dxa"/>
            <w:tcBorders>
              <w:top w:val="single" w:sz="4" w:space="0" w:color="auto"/>
              <w:left w:val="nil"/>
              <w:bottom w:val="single" w:sz="4" w:space="0" w:color="auto"/>
              <w:right w:val="single" w:sz="4" w:space="0" w:color="auto"/>
            </w:tcBorders>
            <w:shd w:val="clear" w:color="auto" w:fill="auto"/>
            <w:noWrap/>
            <w:vAlign w:val="bottom"/>
            <w:hideMark/>
          </w:tcPr>
          <w:p w14:paraId="2B8D9498" w14:textId="5DE8BC6E" w:rsidR="00BA5DF9" w:rsidRPr="00BA3DD1" w:rsidDel="00346556" w:rsidRDefault="00BA5DF9" w:rsidP="002724B2">
            <w:pPr>
              <w:snapToGrid w:val="0"/>
              <w:spacing w:after="0" w:line="240" w:lineRule="auto"/>
              <w:jc w:val="center"/>
              <w:rPr>
                <w:del w:id="1173" w:author="Auteur"/>
                <w:rFonts w:ascii="Times New Roman" w:hAnsi="Times New Roman" w:cs="Times New Roman"/>
                <w:sz w:val="20"/>
                <w:szCs w:val="20"/>
              </w:rPr>
            </w:pPr>
            <w:del w:id="1174" w:author="Auteur">
              <w:r w:rsidRPr="00BA3DD1" w:rsidDel="00346556">
                <w:rPr>
                  <w:rFonts w:ascii="Times New Roman" w:hAnsi="Times New Roman" w:cs="Times New Roman"/>
                  <w:sz w:val="20"/>
                  <w:szCs w:val="20"/>
                </w:rPr>
                <w:delText>se_pk</w:delText>
              </w:r>
            </w:del>
          </w:p>
        </w:tc>
        <w:tc>
          <w:tcPr>
            <w:tcW w:w="1650" w:type="dxa"/>
            <w:tcBorders>
              <w:top w:val="single" w:sz="4" w:space="0" w:color="auto"/>
              <w:left w:val="nil"/>
              <w:bottom w:val="single" w:sz="4" w:space="0" w:color="auto"/>
              <w:right w:val="single" w:sz="4" w:space="0" w:color="auto"/>
            </w:tcBorders>
            <w:shd w:val="clear" w:color="auto" w:fill="auto"/>
            <w:noWrap/>
            <w:vAlign w:val="bottom"/>
            <w:hideMark/>
          </w:tcPr>
          <w:p w14:paraId="718A5EC3" w14:textId="4491C2C5" w:rsidR="00BA5DF9" w:rsidRPr="00BA3DD1" w:rsidDel="00346556" w:rsidRDefault="00BA5DF9" w:rsidP="002724B2">
            <w:pPr>
              <w:snapToGrid w:val="0"/>
              <w:spacing w:after="0" w:line="240" w:lineRule="auto"/>
              <w:jc w:val="center"/>
              <w:rPr>
                <w:del w:id="1175" w:author="Auteur"/>
                <w:rFonts w:ascii="Times New Roman" w:hAnsi="Times New Roman" w:cs="Times New Roman"/>
                <w:sz w:val="20"/>
                <w:szCs w:val="20"/>
              </w:rPr>
            </w:pPr>
            <w:del w:id="1176" w:author="Auteur">
              <w:r w:rsidRPr="00BA3DD1" w:rsidDel="00346556">
                <w:rPr>
                  <w:rFonts w:ascii="Times New Roman" w:hAnsi="Times New Roman" w:cs="Times New Roman"/>
                  <w:sz w:val="20"/>
                  <w:szCs w:val="20"/>
                </w:rPr>
                <w:delText>ci_pk</w:delText>
              </w:r>
            </w:del>
          </w:p>
        </w:tc>
      </w:tr>
      <w:tr w:rsidR="00BA5DF9" w:rsidRPr="005C48E9" w:rsidDel="00346556" w14:paraId="38F24558" w14:textId="2947AC21" w:rsidTr="00BA3DD1">
        <w:trPr>
          <w:trHeight w:val="151"/>
          <w:del w:id="1177" w:author="Auteu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14:paraId="53B0B879" w14:textId="7299EFB8" w:rsidR="00BA5DF9" w:rsidRPr="00BA3DD1" w:rsidDel="00346556" w:rsidRDefault="00BA5DF9" w:rsidP="002724B2">
            <w:pPr>
              <w:snapToGrid w:val="0"/>
              <w:spacing w:after="0" w:line="240" w:lineRule="auto"/>
              <w:jc w:val="center"/>
              <w:rPr>
                <w:del w:id="1178" w:author="Auteur"/>
                <w:rFonts w:ascii="Times New Roman" w:hAnsi="Times New Roman" w:cs="Times New Roman"/>
                <w:sz w:val="20"/>
                <w:szCs w:val="20"/>
              </w:rPr>
            </w:pPr>
            <w:del w:id="1179" w:author="Auteur">
              <w:r w:rsidRPr="00BA3DD1" w:rsidDel="00346556">
                <w:rPr>
                  <w:rFonts w:ascii="Times New Roman" w:hAnsi="Times New Roman" w:cs="Times New Roman"/>
                  <w:sz w:val="20"/>
                  <w:szCs w:val="20"/>
                </w:rPr>
                <w:delText>10years</w:delText>
              </w:r>
            </w:del>
          </w:p>
        </w:tc>
        <w:tc>
          <w:tcPr>
            <w:tcW w:w="1839" w:type="dxa"/>
            <w:tcBorders>
              <w:top w:val="nil"/>
              <w:left w:val="nil"/>
              <w:bottom w:val="single" w:sz="4" w:space="0" w:color="auto"/>
              <w:right w:val="single" w:sz="4" w:space="0" w:color="auto"/>
            </w:tcBorders>
            <w:shd w:val="clear" w:color="auto" w:fill="auto"/>
            <w:noWrap/>
            <w:vAlign w:val="bottom"/>
            <w:hideMark/>
          </w:tcPr>
          <w:p w14:paraId="3DA1E0E9" w14:textId="168E65D3" w:rsidR="00BA5DF9" w:rsidRPr="00BA3DD1" w:rsidDel="00346556" w:rsidRDefault="00BA5DF9" w:rsidP="002724B2">
            <w:pPr>
              <w:snapToGrid w:val="0"/>
              <w:spacing w:after="0" w:line="240" w:lineRule="auto"/>
              <w:jc w:val="center"/>
              <w:rPr>
                <w:del w:id="1180" w:author="Auteur"/>
                <w:rFonts w:ascii="Times New Roman" w:hAnsi="Times New Roman" w:cs="Times New Roman"/>
                <w:sz w:val="20"/>
                <w:szCs w:val="20"/>
              </w:rPr>
            </w:pPr>
            <w:del w:id="1181" w:author="Auteur">
              <w:r w:rsidRPr="00BA3DD1" w:rsidDel="00346556">
                <w:rPr>
                  <w:rFonts w:ascii="Times New Roman" w:hAnsi="Times New Roman" w:cs="Times New Roman"/>
                  <w:sz w:val="20"/>
                  <w:szCs w:val="20"/>
                </w:rPr>
                <w:delText>0.0311907</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063E1427" w14:textId="6FE50C6B" w:rsidR="00BA5DF9" w:rsidRPr="00BA3DD1" w:rsidDel="00346556" w:rsidRDefault="00BA5DF9" w:rsidP="002724B2">
            <w:pPr>
              <w:snapToGrid w:val="0"/>
              <w:spacing w:after="0" w:line="240" w:lineRule="auto"/>
              <w:jc w:val="center"/>
              <w:rPr>
                <w:del w:id="1182" w:author="Auteur"/>
                <w:rFonts w:ascii="Times New Roman" w:hAnsi="Times New Roman" w:cs="Times New Roman"/>
                <w:sz w:val="20"/>
                <w:szCs w:val="20"/>
              </w:rPr>
            </w:pPr>
            <w:del w:id="1183" w:author="Auteur">
              <w:r w:rsidRPr="00BA3DD1" w:rsidDel="00346556">
                <w:rPr>
                  <w:rFonts w:ascii="Times New Roman" w:hAnsi="Times New Roman" w:cs="Times New Roman"/>
                  <w:sz w:val="20"/>
                  <w:szCs w:val="20"/>
                </w:rPr>
                <w:delText>0.0045048</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1697D6EA" w14:textId="411A4AA0" w:rsidR="00BA5DF9" w:rsidRPr="00BA3DD1" w:rsidDel="00346556" w:rsidRDefault="00BA5DF9" w:rsidP="002724B2">
            <w:pPr>
              <w:snapToGrid w:val="0"/>
              <w:spacing w:after="0" w:line="240" w:lineRule="auto"/>
              <w:jc w:val="center"/>
              <w:rPr>
                <w:del w:id="1184" w:author="Auteur"/>
                <w:rFonts w:ascii="Times New Roman" w:hAnsi="Times New Roman" w:cs="Times New Roman"/>
                <w:sz w:val="20"/>
                <w:szCs w:val="20"/>
              </w:rPr>
            </w:pPr>
            <w:del w:id="1185" w:author="Auteur">
              <w:r w:rsidRPr="00BA3DD1" w:rsidDel="00346556">
                <w:rPr>
                  <w:rFonts w:ascii="Times New Roman" w:hAnsi="Times New Roman" w:cs="Times New Roman"/>
                  <w:sz w:val="20"/>
                  <w:szCs w:val="20"/>
                </w:rPr>
                <w:delText>0.0014246</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5A1C9211" w14:textId="28ADA961" w:rsidR="00BA5DF9" w:rsidRPr="00BA3DD1" w:rsidDel="00346556" w:rsidRDefault="00BA5DF9" w:rsidP="002724B2">
            <w:pPr>
              <w:snapToGrid w:val="0"/>
              <w:spacing w:after="0" w:line="240" w:lineRule="auto"/>
              <w:jc w:val="center"/>
              <w:rPr>
                <w:del w:id="1186" w:author="Auteur"/>
                <w:rFonts w:ascii="Times New Roman" w:hAnsi="Times New Roman" w:cs="Times New Roman"/>
                <w:sz w:val="20"/>
                <w:szCs w:val="20"/>
              </w:rPr>
            </w:pPr>
            <w:del w:id="1187" w:author="Auteur">
              <w:r w:rsidRPr="00BA3DD1" w:rsidDel="00346556">
                <w:rPr>
                  <w:rFonts w:ascii="Times New Roman" w:hAnsi="Times New Roman" w:cs="Times New Roman"/>
                  <w:sz w:val="20"/>
                  <w:szCs w:val="20"/>
                </w:rPr>
                <w:delText>0.0032226</w:delText>
              </w:r>
            </w:del>
          </w:p>
        </w:tc>
      </w:tr>
      <w:tr w:rsidR="00BA5DF9" w:rsidRPr="005C48E9" w:rsidDel="00346556" w14:paraId="752E88E4" w14:textId="138DD8AA" w:rsidTr="00BA3DD1">
        <w:trPr>
          <w:trHeight w:val="151"/>
          <w:del w:id="1188" w:author="Auteu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14:paraId="415B1EC7" w14:textId="3DA3492D" w:rsidR="00BA5DF9" w:rsidRPr="00BA3DD1" w:rsidDel="00346556" w:rsidRDefault="00BA5DF9" w:rsidP="002724B2">
            <w:pPr>
              <w:snapToGrid w:val="0"/>
              <w:spacing w:after="0" w:line="240" w:lineRule="auto"/>
              <w:jc w:val="center"/>
              <w:rPr>
                <w:del w:id="1189" w:author="Auteur"/>
                <w:rFonts w:ascii="Times New Roman" w:hAnsi="Times New Roman" w:cs="Times New Roman"/>
                <w:sz w:val="20"/>
                <w:szCs w:val="20"/>
              </w:rPr>
            </w:pPr>
            <w:del w:id="1190" w:author="Auteur">
              <w:r w:rsidRPr="00BA3DD1" w:rsidDel="00346556">
                <w:rPr>
                  <w:rFonts w:ascii="Times New Roman" w:hAnsi="Times New Roman" w:cs="Times New Roman"/>
                  <w:sz w:val="20"/>
                  <w:szCs w:val="20"/>
                </w:rPr>
                <w:delText>20years</w:delText>
              </w:r>
            </w:del>
          </w:p>
        </w:tc>
        <w:tc>
          <w:tcPr>
            <w:tcW w:w="1839" w:type="dxa"/>
            <w:tcBorders>
              <w:top w:val="nil"/>
              <w:left w:val="nil"/>
              <w:bottom w:val="single" w:sz="4" w:space="0" w:color="auto"/>
              <w:right w:val="single" w:sz="4" w:space="0" w:color="auto"/>
            </w:tcBorders>
            <w:shd w:val="clear" w:color="auto" w:fill="auto"/>
            <w:noWrap/>
            <w:vAlign w:val="bottom"/>
            <w:hideMark/>
          </w:tcPr>
          <w:p w14:paraId="5FB8A204" w14:textId="3C3B1F5C" w:rsidR="00BA5DF9" w:rsidRPr="00BA3DD1" w:rsidDel="00346556" w:rsidRDefault="00BA5DF9" w:rsidP="002724B2">
            <w:pPr>
              <w:snapToGrid w:val="0"/>
              <w:spacing w:after="0" w:line="240" w:lineRule="auto"/>
              <w:jc w:val="center"/>
              <w:rPr>
                <w:del w:id="1191" w:author="Auteur"/>
                <w:rFonts w:ascii="Times New Roman" w:hAnsi="Times New Roman" w:cs="Times New Roman"/>
                <w:sz w:val="20"/>
                <w:szCs w:val="20"/>
              </w:rPr>
            </w:pPr>
            <w:del w:id="1192" w:author="Auteur">
              <w:r w:rsidRPr="00BA3DD1" w:rsidDel="00346556">
                <w:rPr>
                  <w:rFonts w:ascii="Times New Roman" w:hAnsi="Times New Roman" w:cs="Times New Roman"/>
                  <w:sz w:val="20"/>
                  <w:szCs w:val="20"/>
                </w:rPr>
                <w:delText>0.0228638</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492C589B" w14:textId="432EE85C" w:rsidR="00BA5DF9" w:rsidRPr="00BA3DD1" w:rsidDel="00346556" w:rsidRDefault="00BA5DF9" w:rsidP="002724B2">
            <w:pPr>
              <w:snapToGrid w:val="0"/>
              <w:spacing w:after="0" w:line="240" w:lineRule="auto"/>
              <w:jc w:val="center"/>
              <w:rPr>
                <w:del w:id="1193" w:author="Auteur"/>
                <w:rFonts w:ascii="Times New Roman" w:hAnsi="Times New Roman" w:cs="Times New Roman"/>
                <w:sz w:val="20"/>
                <w:szCs w:val="20"/>
              </w:rPr>
            </w:pPr>
            <w:del w:id="1194" w:author="Auteur">
              <w:r w:rsidRPr="00BA3DD1" w:rsidDel="00346556">
                <w:rPr>
                  <w:rFonts w:ascii="Times New Roman" w:hAnsi="Times New Roman" w:cs="Times New Roman"/>
                  <w:sz w:val="20"/>
                  <w:szCs w:val="20"/>
                </w:rPr>
                <w:delText>0.0016588</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45501464" w14:textId="7994E663" w:rsidR="00BA5DF9" w:rsidRPr="00BA3DD1" w:rsidDel="00346556" w:rsidRDefault="00BA5DF9" w:rsidP="002724B2">
            <w:pPr>
              <w:snapToGrid w:val="0"/>
              <w:spacing w:after="0" w:line="240" w:lineRule="auto"/>
              <w:jc w:val="center"/>
              <w:rPr>
                <w:del w:id="1195" w:author="Auteur"/>
                <w:rFonts w:ascii="Times New Roman" w:hAnsi="Times New Roman" w:cs="Times New Roman"/>
                <w:sz w:val="20"/>
                <w:szCs w:val="20"/>
              </w:rPr>
            </w:pPr>
            <w:del w:id="1196" w:author="Auteur">
              <w:r w:rsidRPr="00BA3DD1" w:rsidDel="00346556">
                <w:rPr>
                  <w:rFonts w:ascii="Times New Roman" w:hAnsi="Times New Roman" w:cs="Times New Roman"/>
                  <w:sz w:val="20"/>
                  <w:szCs w:val="20"/>
                </w:rPr>
                <w:delText>0.0005246</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2C2B1141" w14:textId="6057636B" w:rsidR="00BA5DF9" w:rsidRPr="00BA3DD1" w:rsidDel="00346556" w:rsidRDefault="00BA5DF9" w:rsidP="002724B2">
            <w:pPr>
              <w:snapToGrid w:val="0"/>
              <w:spacing w:after="0" w:line="240" w:lineRule="auto"/>
              <w:jc w:val="center"/>
              <w:rPr>
                <w:del w:id="1197" w:author="Auteur"/>
                <w:rFonts w:ascii="Times New Roman" w:hAnsi="Times New Roman" w:cs="Times New Roman"/>
                <w:sz w:val="20"/>
                <w:szCs w:val="20"/>
              </w:rPr>
            </w:pPr>
            <w:del w:id="1198" w:author="Auteur">
              <w:r w:rsidRPr="00BA3DD1" w:rsidDel="00346556">
                <w:rPr>
                  <w:rFonts w:ascii="Times New Roman" w:hAnsi="Times New Roman" w:cs="Times New Roman"/>
                  <w:sz w:val="20"/>
                  <w:szCs w:val="20"/>
                </w:rPr>
                <w:delText>0.0011866</w:delText>
              </w:r>
            </w:del>
          </w:p>
        </w:tc>
      </w:tr>
      <w:tr w:rsidR="00BA5DF9" w:rsidRPr="005C48E9" w:rsidDel="00346556" w14:paraId="343DD50B" w14:textId="3DFCA8DB" w:rsidTr="00BA3DD1">
        <w:trPr>
          <w:trHeight w:val="151"/>
          <w:del w:id="1199" w:author="Auteu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14:paraId="15467DD4" w14:textId="43BDAE9A" w:rsidR="00BA5DF9" w:rsidRPr="00BA3DD1" w:rsidDel="00346556" w:rsidRDefault="00BA5DF9" w:rsidP="002724B2">
            <w:pPr>
              <w:snapToGrid w:val="0"/>
              <w:spacing w:after="0" w:line="240" w:lineRule="auto"/>
              <w:jc w:val="center"/>
              <w:rPr>
                <w:del w:id="1200" w:author="Auteur"/>
                <w:rFonts w:ascii="Times New Roman" w:hAnsi="Times New Roman" w:cs="Times New Roman"/>
                <w:sz w:val="20"/>
                <w:szCs w:val="20"/>
              </w:rPr>
            </w:pPr>
            <w:del w:id="1201" w:author="Auteur">
              <w:r w:rsidRPr="00BA3DD1" w:rsidDel="00346556">
                <w:rPr>
                  <w:rFonts w:ascii="Times New Roman" w:hAnsi="Times New Roman" w:cs="Times New Roman"/>
                  <w:sz w:val="20"/>
                  <w:szCs w:val="20"/>
                </w:rPr>
                <w:delText>40years</w:delText>
              </w:r>
            </w:del>
          </w:p>
        </w:tc>
        <w:tc>
          <w:tcPr>
            <w:tcW w:w="1839" w:type="dxa"/>
            <w:tcBorders>
              <w:top w:val="nil"/>
              <w:left w:val="nil"/>
              <w:bottom w:val="single" w:sz="4" w:space="0" w:color="auto"/>
              <w:right w:val="single" w:sz="4" w:space="0" w:color="auto"/>
            </w:tcBorders>
            <w:shd w:val="clear" w:color="auto" w:fill="auto"/>
            <w:noWrap/>
            <w:vAlign w:val="bottom"/>
            <w:hideMark/>
          </w:tcPr>
          <w:p w14:paraId="4C55F02D" w14:textId="5EE0104D" w:rsidR="00BA5DF9" w:rsidRPr="00BA3DD1" w:rsidDel="00346556" w:rsidRDefault="00BA5DF9" w:rsidP="002724B2">
            <w:pPr>
              <w:snapToGrid w:val="0"/>
              <w:spacing w:after="0" w:line="240" w:lineRule="auto"/>
              <w:jc w:val="center"/>
              <w:rPr>
                <w:del w:id="1202" w:author="Auteur"/>
                <w:rFonts w:ascii="Times New Roman" w:hAnsi="Times New Roman" w:cs="Times New Roman"/>
                <w:sz w:val="20"/>
                <w:szCs w:val="20"/>
              </w:rPr>
            </w:pPr>
            <w:del w:id="1203" w:author="Auteur">
              <w:r w:rsidRPr="00BA3DD1" w:rsidDel="00346556">
                <w:rPr>
                  <w:rFonts w:ascii="Times New Roman" w:hAnsi="Times New Roman" w:cs="Times New Roman"/>
                  <w:sz w:val="20"/>
                  <w:szCs w:val="20"/>
                </w:rPr>
                <w:delText>0.0164818</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17EBD71A" w14:textId="54DE4951" w:rsidR="00BA5DF9" w:rsidRPr="00BA3DD1" w:rsidDel="00346556" w:rsidRDefault="00BA5DF9" w:rsidP="002724B2">
            <w:pPr>
              <w:snapToGrid w:val="0"/>
              <w:spacing w:after="0" w:line="240" w:lineRule="auto"/>
              <w:jc w:val="center"/>
              <w:rPr>
                <w:del w:id="1204" w:author="Auteur"/>
                <w:rFonts w:ascii="Times New Roman" w:hAnsi="Times New Roman" w:cs="Times New Roman"/>
                <w:sz w:val="20"/>
                <w:szCs w:val="20"/>
              </w:rPr>
            </w:pPr>
            <w:del w:id="1205" w:author="Auteur">
              <w:r w:rsidRPr="00BA3DD1" w:rsidDel="00346556">
                <w:rPr>
                  <w:rFonts w:ascii="Times New Roman" w:hAnsi="Times New Roman" w:cs="Times New Roman"/>
                  <w:sz w:val="20"/>
                  <w:szCs w:val="20"/>
                </w:rPr>
                <w:delText>0.0005437</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4DA7B15F" w14:textId="6EAF7F1E" w:rsidR="00BA5DF9" w:rsidRPr="00BA3DD1" w:rsidDel="00346556" w:rsidRDefault="00BA5DF9" w:rsidP="002724B2">
            <w:pPr>
              <w:snapToGrid w:val="0"/>
              <w:spacing w:after="0" w:line="240" w:lineRule="auto"/>
              <w:jc w:val="center"/>
              <w:rPr>
                <w:del w:id="1206" w:author="Auteur"/>
                <w:rFonts w:ascii="Times New Roman" w:hAnsi="Times New Roman" w:cs="Times New Roman"/>
                <w:sz w:val="20"/>
                <w:szCs w:val="20"/>
              </w:rPr>
            </w:pPr>
            <w:del w:id="1207" w:author="Auteur">
              <w:r w:rsidRPr="00BA3DD1" w:rsidDel="00346556">
                <w:rPr>
                  <w:rFonts w:ascii="Times New Roman" w:hAnsi="Times New Roman" w:cs="Times New Roman"/>
                  <w:sz w:val="20"/>
                  <w:szCs w:val="20"/>
                </w:rPr>
                <w:delText>0.0001719</w:delText>
              </w:r>
            </w:del>
          </w:p>
        </w:tc>
        <w:tc>
          <w:tcPr>
            <w:tcW w:w="1650" w:type="dxa"/>
            <w:tcBorders>
              <w:top w:val="nil"/>
              <w:left w:val="nil"/>
              <w:bottom w:val="single" w:sz="4" w:space="0" w:color="auto"/>
              <w:right w:val="single" w:sz="4" w:space="0" w:color="auto"/>
            </w:tcBorders>
            <w:shd w:val="clear" w:color="auto" w:fill="auto"/>
            <w:noWrap/>
            <w:vAlign w:val="bottom"/>
            <w:hideMark/>
          </w:tcPr>
          <w:p w14:paraId="354C7ACE" w14:textId="5DAC81CE" w:rsidR="00BA5DF9" w:rsidRPr="00BA3DD1" w:rsidDel="00346556" w:rsidRDefault="00BA5DF9" w:rsidP="002724B2">
            <w:pPr>
              <w:snapToGrid w:val="0"/>
              <w:spacing w:after="0" w:line="240" w:lineRule="auto"/>
              <w:jc w:val="center"/>
              <w:rPr>
                <w:del w:id="1208" w:author="Auteur"/>
                <w:rFonts w:ascii="Times New Roman" w:hAnsi="Times New Roman" w:cs="Times New Roman"/>
                <w:sz w:val="20"/>
                <w:szCs w:val="20"/>
              </w:rPr>
            </w:pPr>
            <w:del w:id="1209" w:author="Auteur">
              <w:r w:rsidRPr="00BA3DD1" w:rsidDel="00346556">
                <w:rPr>
                  <w:rFonts w:ascii="Times New Roman" w:hAnsi="Times New Roman" w:cs="Times New Roman"/>
                  <w:sz w:val="20"/>
                  <w:szCs w:val="20"/>
                </w:rPr>
                <w:delText>0.0003889</w:delText>
              </w:r>
            </w:del>
          </w:p>
        </w:tc>
      </w:tr>
    </w:tbl>
    <w:p w14:paraId="77A7BBBB" w14:textId="20E6BE6A" w:rsidR="00BA5DF9" w:rsidRPr="00BA5DF9" w:rsidDel="00346556" w:rsidRDefault="00BA5DF9" w:rsidP="002F6763">
      <w:pPr>
        <w:snapToGrid w:val="0"/>
        <w:spacing w:after="0" w:line="480" w:lineRule="auto"/>
        <w:rPr>
          <w:del w:id="1210" w:author="Auteur"/>
          <w:rFonts w:ascii="Times New Roman" w:hAnsi="Times New Roman" w:cs="Times New Roman"/>
        </w:rPr>
      </w:pPr>
    </w:p>
    <w:p w14:paraId="20977EC0" w14:textId="1BC80EE9" w:rsidR="00A63F8C" w:rsidRPr="009B34E8" w:rsidRDefault="00B405EB" w:rsidP="00D4025A">
      <w:pPr>
        <w:snapToGrid w:val="0"/>
        <w:spacing w:after="0" w:line="480" w:lineRule="auto"/>
        <w:jc w:val="both"/>
        <w:rPr>
          <w:rFonts w:ascii="Times New Roman" w:hAnsi="Times New Roman" w:cs="Times New Roman"/>
          <w:b/>
          <w:i/>
        </w:rPr>
      </w:pPr>
      <w:r>
        <w:rPr>
          <w:rFonts w:ascii="Times New Roman" w:hAnsi="Times New Roman" w:cs="Times New Roman"/>
          <w:b/>
          <w:i/>
        </w:rPr>
        <w:t>P</w:t>
      </w:r>
      <w:r w:rsidR="009B34E8" w:rsidRPr="009B34E8">
        <w:rPr>
          <w:rFonts w:ascii="Times New Roman" w:hAnsi="Times New Roman" w:cs="Times New Roman"/>
          <w:b/>
          <w:i/>
        </w:rPr>
        <w:t>airwise Fst</w:t>
      </w:r>
    </w:p>
    <w:p w14:paraId="5E7C7B18" w14:textId="004DD1DB" w:rsidR="002A4728" w:rsidDel="002B1965" w:rsidRDefault="00163887" w:rsidP="00D4025A">
      <w:pPr>
        <w:snapToGrid w:val="0"/>
        <w:spacing w:after="0" w:line="480" w:lineRule="auto"/>
        <w:jc w:val="both"/>
        <w:rPr>
          <w:del w:id="1211" w:author="Auteur"/>
          <w:rFonts w:ascii="Times New Roman" w:hAnsi="Times New Roman" w:cs="Times New Roman"/>
        </w:rPr>
      </w:pPr>
      <w:r>
        <w:rPr>
          <w:rFonts w:ascii="Times New Roman" w:hAnsi="Times New Roman" w:cs="Times New Roman"/>
        </w:rPr>
        <w:lastRenderedPageBreak/>
        <w:t>For each simulation, we calculate</w:t>
      </w:r>
      <w:ins w:id="1212" w:author="Auteur">
        <w:r w:rsidR="00423D98">
          <w:rPr>
            <w:rFonts w:ascii="Times New Roman" w:hAnsi="Times New Roman" w:cs="Times New Roman" w:hint="eastAsia"/>
          </w:rPr>
          <w:t>d</w:t>
        </w:r>
      </w:ins>
      <w:r>
        <w:rPr>
          <w:rFonts w:ascii="Times New Roman" w:hAnsi="Times New Roman" w:cs="Times New Roman"/>
        </w:rPr>
        <w:t xml:space="preserve"> pairwise Fst between each pair of population peaks</w:t>
      </w:r>
      <w:ins w:id="1213" w:author="Auteur">
        <w:r w:rsidR="00847DC3">
          <w:rPr>
            <w:rFonts w:ascii="Times New Roman" w:hAnsi="Times New Roman" w:cs="Times New Roman"/>
          </w:rPr>
          <w:t>.</w:t>
        </w:r>
      </w:ins>
      <w:del w:id="1214" w:author="Auteur">
        <w:r w:rsidR="000909EC" w:rsidDel="00847DC3">
          <w:rPr>
            <w:rFonts w:ascii="Times New Roman" w:hAnsi="Times New Roman" w:cs="Times New Roman"/>
          </w:rPr>
          <w:delText xml:space="preserve">, then use theses results </w:delText>
        </w:r>
      </w:del>
      <w:ins w:id="1215" w:author="Auteur">
        <w:del w:id="1216" w:author="Auteur">
          <w:r w:rsidR="00813114" w:rsidDel="00847DC3">
            <w:rPr>
              <w:rFonts w:ascii="Times New Roman" w:hAnsi="Times New Roman" w:cs="Times New Roman"/>
            </w:rPr>
            <w:delText>and the numbers of cycles between them to calculate the isolation by the cycles</w:delText>
          </w:r>
        </w:del>
      </w:ins>
      <w:del w:id="1217" w:author="Auteur">
        <w:r w:rsidR="000909EC" w:rsidDel="00847DC3">
          <w:rPr>
            <w:rFonts w:ascii="Times New Roman" w:hAnsi="Times New Roman" w:cs="Times New Roman"/>
          </w:rPr>
          <w:delText>to calculate the mean value between each pair of population.</w:delText>
        </w:r>
      </w:del>
      <w:r w:rsidR="000909EC">
        <w:rPr>
          <w:rFonts w:ascii="Times New Roman" w:hAnsi="Times New Roman" w:cs="Times New Roman"/>
        </w:rPr>
        <w:t xml:space="preserve"> </w:t>
      </w:r>
      <w:del w:id="1218" w:author="Auteur">
        <w:r w:rsidR="000909EC" w:rsidDel="002B1965">
          <w:rPr>
            <w:rFonts w:ascii="Times New Roman" w:hAnsi="Times New Roman" w:cs="Times New Roman"/>
          </w:rPr>
          <w:delText xml:space="preserve">Same for the valleys. </w:delText>
        </w:r>
      </w:del>
    </w:p>
    <w:p w14:paraId="683230B7" w14:textId="5872CF49" w:rsidR="002A4728" w:rsidRDefault="00BA3DD1" w:rsidP="00D4025A">
      <w:pPr>
        <w:snapToGrid w:val="0"/>
        <w:spacing w:after="0" w:line="480" w:lineRule="auto"/>
        <w:jc w:val="both"/>
        <w:rPr>
          <w:ins w:id="1219" w:author="Auteur"/>
          <w:rFonts w:ascii="Times New Roman" w:hAnsi="Times New Roman" w:cs="Times New Roman"/>
        </w:rPr>
      </w:pPr>
      <w:del w:id="1220" w:author="Auteur">
        <w:r w:rsidDel="002B1965">
          <w:rPr>
            <w:rFonts w:ascii="Times New Roman" w:hAnsi="Times New Roman" w:cs="Times New Roman"/>
          </w:rPr>
          <w:delText>We simplify the output data, in</w:delText>
        </w:r>
        <w:r w:rsidR="002A4728" w:rsidDel="002B1965">
          <w:rPr>
            <w:rFonts w:ascii="Times New Roman" w:hAnsi="Times New Roman" w:cs="Times New Roman"/>
          </w:rPr>
          <w:delText xml:space="preserve"> the table</w:delText>
        </w:r>
        <w:r w:rsidR="00BA5DF9" w:rsidDel="002B1965">
          <w:rPr>
            <w:rFonts w:ascii="Times New Roman" w:hAnsi="Times New Roman" w:cs="Times New Roman"/>
          </w:rPr>
          <w:delText>3</w:delText>
        </w:r>
        <w:r w:rsidR="002A4728" w:rsidDel="002B1965">
          <w:rPr>
            <w:rFonts w:ascii="Times New Roman" w:hAnsi="Times New Roman" w:cs="Times New Roman"/>
          </w:rPr>
          <w:delText xml:space="preserve"> and </w:delText>
        </w:r>
      </w:del>
      <w:r w:rsidR="002A4728">
        <w:rPr>
          <w:rFonts w:ascii="Times New Roman" w:hAnsi="Times New Roman" w:cs="Times New Roman"/>
        </w:rPr>
        <w:t>Figure7</w:t>
      </w:r>
      <w:r>
        <w:rPr>
          <w:rFonts w:ascii="Times New Roman" w:hAnsi="Times New Roman" w:cs="Times New Roman"/>
        </w:rPr>
        <w:t xml:space="preserve"> </w:t>
      </w:r>
      <w:del w:id="1221" w:author="Auteur">
        <w:r w:rsidR="002D2B2B" w:rsidDel="002B1965">
          <w:rPr>
            <w:rFonts w:ascii="Times New Roman" w:hAnsi="Times New Roman" w:cs="Times New Roman"/>
          </w:rPr>
          <w:delText xml:space="preserve">we </w:delText>
        </w:r>
      </w:del>
      <w:r w:rsidR="002D2B2B">
        <w:rPr>
          <w:rFonts w:ascii="Times New Roman" w:hAnsi="Times New Roman" w:cs="Times New Roman"/>
        </w:rPr>
        <w:t>show</w:t>
      </w:r>
      <w:ins w:id="1222" w:author="Auteur">
        <w:r w:rsidR="002B1965">
          <w:rPr>
            <w:rFonts w:ascii="Times New Roman" w:hAnsi="Times New Roman" w:cs="Times New Roman" w:hint="eastAsia"/>
          </w:rPr>
          <w:t>s</w:t>
        </w:r>
      </w:ins>
      <w:r w:rsidR="002D2B2B">
        <w:rPr>
          <w:rFonts w:ascii="Times New Roman" w:hAnsi="Times New Roman" w:cs="Times New Roman"/>
        </w:rPr>
        <w:t xml:space="preserve"> </w:t>
      </w:r>
      <w:del w:id="1223" w:author="Auteur">
        <w:r w:rsidR="002D2B2B" w:rsidDel="002B1965">
          <w:rPr>
            <w:rFonts w:ascii="Times New Roman" w:hAnsi="Times New Roman" w:cs="Times New Roman"/>
          </w:rPr>
          <w:delText xml:space="preserve">only </w:delText>
        </w:r>
      </w:del>
      <w:r w:rsidR="002D2B2B">
        <w:rPr>
          <w:rFonts w:ascii="Times New Roman" w:hAnsi="Times New Roman" w:cs="Times New Roman"/>
        </w:rPr>
        <w:t xml:space="preserve">the </w:t>
      </w:r>
      <w:ins w:id="1224" w:author="Auteur">
        <w:r w:rsidR="00DE27C6">
          <w:rPr>
            <w:rFonts w:ascii="Times New Roman" w:hAnsi="Times New Roman" w:cs="Times New Roman"/>
          </w:rPr>
          <w:t xml:space="preserve">mean </w:t>
        </w:r>
        <w:del w:id="1225" w:author="Auteur">
          <w:r w:rsidR="00813114" w:rsidDel="00D83B8B">
            <w:rPr>
              <w:rFonts w:ascii="Times New Roman" w:hAnsi="Times New Roman" w:cs="Times New Roman"/>
            </w:rPr>
            <w:delText>result</w:delText>
          </w:r>
        </w:del>
        <w:r w:rsidR="0080159F">
          <w:rPr>
            <w:rFonts w:ascii="Times New Roman" w:hAnsi="Times New Roman" w:cs="Times New Roman"/>
          </w:rPr>
          <w:t>Fst</w:t>
        </w:r>
        <w:del w:id="1226" w:author="Auteur">
          <w:r w:rsidR="00D83B8B" w:rsidDel="0080159F">
            <w:rPr>
              <w:rFonts w:ascii="Times New Roman" w:hAnsi="Times New Roman" w:cs="Times New Roman"/>
            </w:rPr>
            <w:delText>Pairwise Fst change</w:delText>
          </w:r>
        </w:del>
        <w:r w:rsidR="00813114">
          <w:rPr>
            <w:rFonts w:ascii="Times New Roman" w:hAnsi="Times New Roman" w:cs="Times New Roman"/>
          </w:rPr>
          <w:t xml:space="preserve"> </w:t>
        </w:r>
        <w:del w:id="1227" w:author="Auteur">
          <w:r w:rsidR="00813114" w:rsidDel="00D83B8B">
            <w:rPr>
              <w:rFonts w:ascii="Times New Roman" w:hAnsi="Times New Roman" w:cs="Times New Roman"/>
            </w:rPr>
            <w:delText xml:space="preserve">of the isolation </w:delText>
          </w:r>
        </w:del>
        <w:r w:rsidR="00813114">
          <w:rPr>
            <w:rFonts w:ascii="Times New Roman" w:hAnsi="Times New Roman" w:cs="Times New Roman"/>
          </w:rPr>
          <w:t>by the numbers of the outbreak cycles</w:t>
        </w:r>
        <w:r w:rsidR="00DE27C6">
          <w:rPr>
            <w:rFonts w:ascii="Times New Roman" w:hAnsi="Times New Roman" w:cs="Times New Roman"/>
          </w:rPr>
          <w:t xml:space="preserve"> for all scenarios</w:t>
        </w:r>
        <w:r w:rsidR="00813114">
          <w:rPr>
            <w:rFonts w:ascii="Times New Roman" w:hAnsi="Times New Roman" w:cs="Times New Roman"/>
          </w:rPr>
          <w:t>.</w:t>
        </w:r>
      </w:ins>
      <w:del w:id="1228" w:author="Auteur">
        <w:r w:rsidR="002A4728" w:rsidDel="002B1965">
          <w:rPr>
            <w:rFonts w:ascii="Times New Roman" w:hAnsi="Times New Roman" w:cs="Times New Roman"/>
          </w:rPr>
          <w:delText xml:space="preserve">mean value of </w:delText>
        </w:r>
        <w:r w:rsidR="002D2B2B" w:rsidDel="002B1965">
          <w:rPr>
            <w:rFonts w:ascii="Times New Roman" w:hAnsi="Times New Roman" w:cs="Times New Roman"/>
          </w:rPr>
          <w:delText xml:space="preserve">pairwise Fst between the first peak </w:delText>
        </w:r>
        <w:r w:rsidR="002A4728" w:rsidDel="002B1965">
          <w:rPr>
            <w:rFonts w:ascii="Times New Roman" w:hAnsi="Times New Roman" w:cs="Times New Roman"/>
          </w:rPr>
          <w:delText>and</w:delText>
        </w:r>
        <w:r w:rsidR="002D2B2B" w:rsidDel="002B1965">
          <w:rPr>
            <w:rFonts w:ascii="Times New Roman" w:hAnsi="Times New Roman" w:cs="Times New Roman"/>
          </w:rPr>
          <w:delText xml:space="preserve"> every other</w:delText>
        </w:r>
        <w:r w:rsidDel="002B1965">
          <w:rPr>
            <w:rFonts w:ascii="Times New Roman" w:hAnsi="Times New Roman" w:cs="Times New Roman"/>
          </w:rPr>
          <w:delText xml:space="preserve"> following</w:delText>
        </w:r>
        <w:r w:rsidR="002D2B2B" w:rsidDel="002B1965">
          <w:rPr>
            <w:rFonts w:ascii="Times New Roman" w:hAnsi="Times New Roman" w:cs="Times New Roman"/>
          </w:rPr>
          <w:delText xml:space="preserve"> </w:delText>
        </w:r>
        <w:r w:rsidR="002A4728" w:rsidDel="002B1965">
          <w:rPr>
            <w:rFonts w:ascii="Times New Roman" w:hAnsi="Times New Roman" w:cs="Times New Roman"/>
          </w:rPr>
          <w:delText>peak</w:delText>
        </w:r>
        <w:r w:rsidR="002D2B2B" w:rsidDel="002B1965">
          <w:rPr>
            <w:rFonts w:ascii="Times New Roman" w:hAnsi="Times New Roman" w:cs="Times New Roman"/>
          </w:rPr>
          <w:delText xml:space="preserve"> or the first valley </w:delText>
        </w:r>
        <w:r w:rsidR="002A4728" w:rsidDel="002B1965">
          <w:rPr>
            <w:rFonts w:ascii="Times New Roman" w:hAnsi="Times New Roman" w:cs="Times New Roman"/>
          </w:rPr>
          <w:delText>and</w:delText>
        </w:r>
        <w:r w:rsidR="002D2B2B" w:rsidDel="002B1965">
          <w:rPr>
            <w:rFonts w:ascii="Times New Roman" w:hAnsi="Times New Roman" w:cs="Times New Roman"/>
          </w:rPr>
          <w:delText xml:space="preserve"> every </w:delText>
        </w:r>
        <w:r w:rsidDel="002B1965">
          <w:rPr>
            <w:rFonts w:ascii="Times New Roman" w:hAnsi="Times New Roman" w:cs="Times New Roman"/>
          </w:rPr>
          <w:delText xml:space="preserve">other following </w:delText>
        </w:r>
        <w:r w:rsidR="002D2B2B" w:rsidDel="002B1965">
          <w:rPr>
            <w:rFonts w:ascii="Times New Roman" w:hAnsi="Times New Roman" w:cs="Times New Roman"/>
          </w:rPr>
          <w:delText>valley.</w:delText>
        </w:r>
      </w:del>
    </w:p>
    <w:p w14:paraId="7FA2DA88" w14:textId="259072D8" w:rsidR="00813114" w:rsidDel="00813114" w:rsidRDefault="00813114" w:rsidP="00D4025A">
      <w:pPr>
        <w:snapToGrid w:val="0"/>
        <w:spacing w:after="0" w:line="480" w:lineRule="auto"/>
        <w:jc w:val="both"/>
        <w:rPr>
          <w:ins w:id="1229" w:author="Auteur"/>
          <w:del w:id="1230" w:author="Auteur"/>
          <w:rFonts w:ascii="Times New Roman" w:hAnsi="Times New Roman" w:cs="Times New Roman"/>
        </w:rPr>
      </w:pPr>
      <w:ins w:id="1231" w:author="Auteur">
        <w:r>
          <w:rPr>
            <w:rFonts w:ascii="Times New Roman" w:hAnsi="Times New Roman" w:cs="Times New Roman"/>
            <w:noProof/>
            <w:lang w:eastAsia="en-CA"/>
          </w:rPr>
          <w:drawing>
            <wp:inline distT="0" distB="0" distL="0" distR="0" wp14:anchorId="3192804B" wp14:editId="52F7FE2A">
              <wp:extent cx="4273550" cy="2880080"/>
              <wp:effectExtent l="0" t="0" r="0" b="0"/>
              <wp:docPr id="25" name="Picture 2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t cycles.png"/>
                      <pic:cNvPicPr/>
                    </pic:nvPicPr>
                    <pic:blipFill>
                      <a:blip r:embed="rId36">
                        <a:extLst>
                          <a:ext uri="{28A0092B-C50C-407E-A947-70E740481C1C}">
                            <a14:useLocalDpi xmlns:a14="http://schemas.microsoft.com/office/drawing/2010/main" val="0"/>
                          </a:ext>
                        </a:extLst>
                      </a:blip>
                      <a:stretch>
                        <a:fillRect/>
                      </a:stretch>
                    </pic:blipFill>
                    <pic:spPr>
                      <a:xfrm>
                        <a:off x="0" y="0"/>
                        <a:ext cx="4282325" cy="2885994"/>
                      </a:xfrm>
                      <a:prstGeom prst="rect">
                        <a:avLst/>
                      </a:prstGeom>
                    </pic:spPr>
                  </pic:pic>
                </a:graphicData>
              </a:graphic>
            </wp:inline>
          </w:drawing>
        </w:r>
      </w:ins>
    </w:p>
    <w:p w14:paraId="057748BC" w14:textId="3BD2EAE0" w:rsidR="00572B96" w:rsidDel="00813114" w:rsidRDefault="00572B96" w:rsidP="00D4025A">
      <w:pPr>
        <w:snapToGrid w:val="0"/>
        <w:spacing w:after="0" w:line="480" w:lineRule="auto"/>
        <w:jc w:val="both"/>
        <w:rPr>
          <w:ins w:id="1232" w:author="Auteur"/>
          <w:del w:id="1233" w:author="Auteur"/>
          <w:rFonts w:ascii="Times New Roman" w:hAnsi="Times New Roman" w:cs="Times New Roman"/>
        </w:rPr>
      </w:pPr>
    </w:p>
    <w:p w14:paraId="258969C5" w14:textId="77777777" w:rsidR="00572B96" w:rsidRDefault="00572B96" w:rsidP="00D4025A">
      <w:pPr>
        <w:snapToGrid w:val="0"/>
        <w:spacing w:after="0" w:line="480" w:lineRule="auto"/>
        <w:jc w:val="both"/>
        <w:rPr>
          <w:rFonts w:ascii="Times New Roman" w:hAnsi="Times New Roman" w:cs="Times New Roman"/>
        </w:rPr>
      </w:pPr>
    </w:p>
    <w:p w14:paraId="2B2E8923" w14:textId="7D01573A" w:rsidR="00BA3DD1" w:rsidDel="00572B96" w:rsidRDefault="00BA3DD1" w:rsidP="00BA3DD1">
      <w:pPr>
        <w:snapToGrid w:val="0"/>
        <w:spacing w:after="0" w:line="360" w:lineRule="auto"/>
        <w:jc w:val="both"/>
        <w:rPr>
          <w:del w:id="1234" w:author="Auteur"/>
          <w:rFonts w:ascii="Times New Roman" w:hAnsi="Times New Roman" w:cs="Times New Roman"/>
        </w:rPr>
      </w:pPr>
    </w:p>
    <w:p w14:paraId="62B41DFA" w14:textId="3EE15A8A" w:rsidR="002A4728" w:rsidRPr="00B11B2B" w:rsidDel="00572B96" w:rsidRDefault="002A4728" w:rsidP="002A4728">
      <w:pPr>
        <w:snapToGrid w:val="0"/>
        <w:spacing w:after="0" w:line="480" w:lineRule="auto"/>
        <w:jc w:val="both"/>
        <w:rPr>
          <w:del w:id="1235" w:author="Auteur"/>
          <w:rFonts w:ascii="Times New Roman" w:hAnsi="Times New Roman" w:cs="Times New Roman"/>
          <w:sz w:val="20"/>
          <w:szCs w:val="20"/>
        </w:rPr>
      </w:pPr>
      <w:del w:id="1236" w:author="Auteur">
        <w:r w:rsidRPr="00B11B2B" w:rsidDel="00572B96">
          <w:rPr>
            <w:rFonts w:ascii="Times New Roman" w:hAnsi="Times New Roman" w:cs="Times New Roman"/>
            <w:b/>
            <w:sz w:val="20"/>
            <w:szCs w:val="20"/>
          </w:rPr>
          <w:delText>Table</w:delText>
        </w:r>
        <w:r w:rsidR="00BA5DF9" w:rsidRPr="00B11B2B" w:rsidDel="00572B96">
          <w:rPr>
            <w:rFonts w:ascii="Times New Roman" w:hAnsi="Times New Roman" w:cs="Times New Roman"/>
            <w:b/>
            <w:sz w:val="20"/>
            <w:szCs w:val="20"/>
          </w:rPr>
          <w:delText>3</w:delText>
        </w:r>
        <w:r w:rsidRPr="00B11B2B" w:rsidDel="00572B96">
          <w:rPr>
            <w:rFonts w:ascii="Times New Roman" w:hAnsi="Times New Roman" w:cs="Times New Roman"/>
            <w:b/>
            <w:sz w:val="20"/>
            <w:szCs w:val="20"/>
          </w:rPr>
          <w:delText>.</w:delText>
        </w:r>
        <w:r w:rsidRPr="00B11B2B" w:rsidDel="00572B96">
          <w:rPr>
            <w:rFonts w:ascii="Times New Roman" w:hAnsi="Times New Roman" w:cs="Times New Roman"/>
            <w:sz w:val="20"/>
            <w:szCs w:val="20"/>
          </w:rPr>
          <w:delText xml:space="preserve"> a) Pairwise Fst of each population peak and the first peak (value is the mean value of 10 </w:delText>
        </w:r>
        <w:r w:rsidR="00BA3DD1" w:rsidRPr="00B11B2B" w:rsidDel="00572B96">
          <w:rPr>
            <w:rFonts w:ascii="Times New Roman" w:hAnsi="Times New Roman" w:cs="Times New Roman"/>
            <w:sz w:val="20"/>
            <w:szCs w:val="20"/>
          </w:rPr>
          <w:delText>simulations</w:delText>
        </w:r>
        <w:r w:rsidRPr="00B11B2B" w:rsidDel="00572B96">
          <w:rPr>
            <w:rFonts w:ascii="Times New Roman" w:hAnsi="Times New Roman" w:cs="Times New Roman"/>
            <w:sz w:val="20"/>
            <w:szCs w:val="20"/>
          </w:rPr>
          <w:delText>)</w:delText>
        </w:r>
      </w:del>
    </w:p>
    <w:tbl>
      <w:tblPr>
        <w:tblW w:w="9199" w:type="dxa"/>
        <w:tblLook w:val="04A0" w:firstRow="1" w:lastRow="0" w:firstColumn="1" w:lastColumn="0" w:noHBand="0" w:noVBand="1"/>
      </w:tblPr>
      <w:tblGrid>
        <w:gridCol w:w="936"/>
        <w:gridCol w:w="906"/>
        <w:gridCol w:w="906"/>
        <w:gridCol w:w="906"/>
        <w:gridCol w:w="906"/>
        <w:gridCol w:w="906"/>
        <w:gridCol w:w="906"/>
        <w:gridCol w:w="906"/>
        <w:gridCol w:w="906"/>
        <w:gridCol w:w="1015"/>
      </w:tblGrid>
      <w:tr w:rsidR="002D2B2B" w:rsidRPr="002D2B2B" w:rsidDel="00572B96" w14:paraId="7F07768E" w14:textId="30EE93B2" w:rsidTr="0013473D">
        <w:trPr>
          <w:trHeight w:val="277"/>
          <w:del w:id="1237" w:author="Auteur"/>
        </w:trPr>
        <w:tc>
          <w:tcPr>
            <w:tcW w:w="936" w:type="dxa"/>
            <w:tcBorders>
              <w:top w:val="nil"/>
              <w:left w:val="nil"/>
              <w:bottom w:val="single" w:sz="4" w:space="0" w:color="auto"/>
              <w:right w:val="nil"/>
            </w:tcBorders>
            <w:shd w:val="clear" w:color="auto" w:fill="auto"/>
            <w:noWrap/>
            <w:vAlign w:val="bottom"/>
            <w:hideMark/>
          </w:tcPr>
          <w:p w14:paraId="45CDFED3" w14:textId="665B48E1" w:rsidR="002D2B2B" w:rsidRPr="002D2B2B" w:rsidDel="00572B96" w:rsidRDefault="002D2B2B" w:rsidP="002D2B2B">
            <w:pPr>
              <w:spacing w:after="0" w:line="240" w:lineRule="auto"/>
              <w:jc w:val="center"/>
              <w:rPr>
                <w:del w:id="1238" w:author="Auteur"/>
                <w:rFonts w:ascii="Calibri" w:eastAsia="Times New Roman" w:hAnsi="Calibri" w:cs="Calibri"/>
                <w:color w:val="000000"/>
                <w:sz w:val="16"/>
                <w:szCs w:val="16"/>
              </w:rPr>
            </w:pPr>
            <w:del w:id="1239" w:author="Auteur">
              <w:r w:rsidRPr="002D2B2B" w:rsidDel="00572B96">
                <w:rPr>
                  <w:rFonts w:ascii="Calibri" w:eastAsia="Times New Roman" w:hAnsi="Calibri" w:cs="Calibri"/>
                  <w:color w:val="000000"/>
                  <w:sz w:val="16"/>
                  <w:szCs w:val="16"/>
                </w:rPr>
                <w:delText>pairwise Fst</w:delText>
              </w:r>
            </w:del>
          </w:p>
        </w:tc>
        <w:tc>
          <w:tcPr>
            <w:tcW w:w="906" w:type="dxa"/>
            <w:tcBorders>
              <w:top w:val="nil"/>
              <w:left w:val="nil"/>
              <w:bottom w:val="single" w:sz="4" w:space="0" w:color="auto"/>
              <w:right w:val="nil"/>
            </w:tcBorders>
            <w:shd w:val="clear" w:color="auto" w:fill="auto"/>
            <w:noWrap/>
            <w:vAlign w:val="bottom"/>
            <w:hideMark/>
          </w:tcPr>
          <w:p w14:paraId="0AB5B32E" w14:textId="5707DD64" w:rsidR="002D2B2B" w:rsidRPr="002D2B2B" w:rsidDel="00572B96" w:rsidRDefault="002D2B2B" w:rsidP="002D2B2B">
            <w:pPr>
              <w:spacing w:after="0" w:line="240" w:lineRule="auto"/>
              <w:jc w:val="center"/>
              <w:rPr>
                <w:del w:id="1240" w:author="Auteur"/>
                <w:rFonts w:ascii="Calibri" w:eastAsia="Times New Roman" w:hAnsi="Calibri" w:cs="Calibri"/>
                <w:color w:val="000000"/>
                <w:sz w:val="16"/>
                <w:szCs w:val="16"/>
              </w:rPr>
            </w:pPr>
            <w:del w:id="1241" w:author="Auteur">
              <w:r w:rsidRPr="002D2B2B" w:rsidDel="00572B96">
                <w:rPr>
                  <w:rFonts w:ascii="Calibri" w:eastAsia="Times New Roman" w:hAnsi="Calibri" w:cs="Calibri"/>
                  <w:color w:val="000000"/>
                  <w:sz w:val="16"/>
                  <w:szCs w:val="16"/>
                </w:rPr>
                <w:delText>1-2</w:delText>
              </w:r>
            </w:del>
          </w:p>
        </w:tc>
        <w:tc>
          <w:tcPr>
            <w:tcW w:w="906" w:type="dxa"/>
            <w:tcBorders>
              <w:top w:val="nil"/>
              <w:left w:val="nil"/>
              <w:bottom w:val="single" w:sz="4" w:space="0" w:color="auto"/>
              <w:right w:val="nil"/>
            </w:tcBorders>
            <w:shd w:val="clear" w:color="auto" w:fill="auto"/>
            <w:noWrap/>
            <w:vAlign w:val="bottom"/>
            <w:hideMark/>
          </w:tcPr>
          <w:p w14:paraId="77A7ACF8" w14:textId="63C5369E" w:rsidR="002D2B2B" w:rsidRPr="002D2B2B" w:rsidDel="00572B96" w:rsidRDefault="002D2B2B" w:rsidP="002D2B2B">
            <w:pPr>
              <w:spacing w:after="0" w:line="240" w:lineRule="auto"/>
              <w:jc w:val="center"/>
              <w:rPr>
                <w:del w:id="1242" w:author="Auteur"/>
                <w:rFonts w:ascii="Calibri" w:eastAsia="Times New Roman" w:hAnsi="Calibri" w:cs="Calibri"/>
                <w:color w:val="000000"/>
                <w:sz w:val="16"/>
                <w:szCs w:val="16"/>
              </w:rPr>
            </w:pPr>
            <w:del w:id="1243" w:author="Auteur">
              <w:r w:rsidRPr="002D2B2B" w:rsidDel="00572B96">
                <w:rPr>
                  <w:rFonts w:ascii="Calibri" w:eastAsia="Times New Roman" w:hAnsi="Calibri" w:cs="Calibri"/>
                  <w:color w:val="000000"/>
                  <w:sz w:val="16"/>
                  <w:szCs w:val="16"/>
                </w:rPr>
                <w:delText>1-3</w:delText>
              </w:r>
            </w:del>
          </w:p>
        </w:tc>
        <w:tc>
          <w:tcPr>
            <w:tcW w:w="906" w:type="dxa"/>
            <w:tcBorders>
              <w:top w:val="nil"/>
              <w:left w:val="nil"/>
              <w:bottom w:val="single" w:sz="4" w:space="0" w:color="auto"/>
              <w:right w:val="nil"/>
            </w:tcBorders>
            <w:shd w:val="clear" w:color="auto" w:fill="auto"/>
            <w:noWrap/>
            <w:vAlign w:val="bottom"/>
            <w:hideMark/>
          </w:tcPr>
          <w:p w14:paraId="76A3AE4F" w14:textId="1FCD3DD1" w:rsidR="002D2B2B" w:rsidRPr="002D2B2B" w:rsidDel="00572B96" w:rsidRDefault="002D2B2B" w:rsidP="002D2B2B">
            <w:pPr>
              <w:spacing w:after="0" w:line="240" w:lineRule="auto"/>
              <w:jc w:val="center"/>
              <w:rPr>
                <w:del w:id="1244" w:author="Auteur"/>
                <w:rFonts w:ascii="Calibri" w:eastAsia="Times New Roman" w:hAnsi="Calibri" w:cs="Calibri"/>
                <w:color w:val="000000"/>
                <w:sz w:val="16"/>
                <w:szCs w:val="16"/>
              </w:rPr>
            </w:pPr>
            <w:del w:id="1245" w:author="Auteur">
              <w:r w:rsidRPr="002D2B2B" w:rsidDel="00572B96">
                <w:rPr>
                  <w:rFonts w:ascii="Calibri" w:eastAsia="Times New Roman" w:hAnsi="Calibri" w:cs="Calibri"/>
                  <w:color w:val="000000"/>
                  <w:sz w:val="16"/>
                  <w:szCs w:val="16"/>
                </w:rPr>
                <w:delText>1-4</w:delText>
              </w:r>
            </w:del>
          </w:p>
        </w:tc>
        <w:tc>
          <w:tcPr>
            <w:tcW w:w="906" w:type="dxa"/>
            <w:tcBorders>
              <w:top w:val="nil"/>
              <w:left w:val="nil"/>
              <w:bottom w:val="single" w:sz="4" w:space="0" w:color="auto"/>
              <w:right w:val="nil"/>
            </w:tcBorders>
            <w:shd w:val="clear" w:color="auto" w:fill="auto"/>
            <w:noWrap/>
            <w:vAlign w:val="bottom"/>
            <w:hideMark/>
          </w:tcPr>
          <w:p w14:paraId="00631599" w14:textId="1FC93C6A" w:rsidR="002D2B2B" w:rsidRPr="002D2B2B" w:rsidDel="00572B96" w:rsidRDefault="002D2B2B" w:rsidP="002D2B2B">
            <w:pPr>
              <w:spacing w:after="0" w:line="240" w:lineRule="auto"/>
              <w:jc w:val="center"/>
              <w:rPr>
                <w:del w:id="1246" w:author="Auteur"/>
                <w:rFonts w:ascii="Calibri" w:eastAsia="Times New Roman" w:hAnsi="Calibri" w:cs="Calibri"/>
                <w:color w:val="000000"/>
                <w:sz w:val="16"/>
                <w:szCs w:val="16"/>
              </w:rPr>
            </w:pPr>
            <w:del w:id="1247" w:author="Auteur">
              <w:r w:rsidRPr="002D2B2B" w:rsidDel="00572B96">
                <w:rPr>
                  <w:rFonts w:ascii="Calibri" w:eastAsia="Times New Roman" w:hAnsi="Calibri" w:cs="Calibri"/>
                  <w:color w:val="000000"/>
                  <w:sz w:val="16"/>
                  <w:szCs w:val="16"/>
                </w:rPr>
                <w:delText>1-5</w:delText>
              </w:r>
            </w:del>
          </w:p>
        </w:tc>
        <w:tc>
          <w:tcPr>
            <w:tcW w:w="906" w:type="dxa"/>
            <w:tcBorders>
              <w:top w:val="nil"/>
              <w:left w:val="nil"/>
              <w:bottom w:val="single" w:sz="4" w:space="0" w:color="auto"/>
              <w:right w:val="nil"/>
            </w:tcBorders>
            <w:shd w:val="clear" w:color="auto" w:fill="auto"/>
            <w:noWrap/>
            <w:vAlign w:val="bottom"/>
            <w:hideMark/>
          </w:tcPr>
          <w:p w14:paraId="74403CA9" w14:textId="061F7EE9" w:rsidR="002D2B2B" w:rsidRPr="002D2B2B" w:rsidDel="00572B96" w:rsidRDefault="002D2B2B" w:rsidP="002D2B2B">
            <w:pPr>
              <w:spacing w:after="0" w:line="240" w:lineRule="auto"/>
              <w:jc w:val="center"/>
              <w:rPr>
                <w:del w:id="1248" w:author="Auteur"/>
                <w:rFonts w:ascii="Calibri" w:eastAsia="Times New Roman" w:hAnsi="Calibri" w:cs="Calibri"/>
                <w:color w:val="000000"/>
                <w:sz w:val="16"/>
                <w:szCs w:val="16"/>
              </w:rPr>
            </w:pPr>
            <w:del w:id="1249" w:author="Auteur">
              <w:r w:rsidRPr="002D2B2B" w:rsidDel="00572B96">
                <w:rPr>
                  <w:rFonts w:ascii="Calibri" w:eastAsia="Times New Roman" w:hAnsi="Calibri" w:cs="Calibri"/>
                  <w:color w:val="000000"/>
                  <w:sz w:val="16"/>
                  <w:szCs w:val="16"/>
                </w:rPr>
                <w:delText>1-6</w:delText>
              </w:r>
            </w:del>
          </w:p>
        </w:tc>
        <w:tc>
          <w:tcPr>
            <w:tcW w:w="906" w:type="dxa"/>
            <w:tcBorders>
              <w:top w:val="nil"/>
              <w:left w:val="nil"/>
              <w:bottom w:val="single" w:sz="4" w:space="0" w:color="auto"/>
              <w:right w:val="nil"/>
            </w:tcBorders>
            <w:shd w:val="clear" w:color="auto" w:fill="auto"/>
            <w:noWrap/>
            <w:vAlign w:val="bottom"/>
            <w:hideMark/>
          </w:tcPr>
          <w:p w14:paraId="5F64146F" w14:textId="1CFF3188" w:rsidR="002D2B2B" w:rsidRPr="002D2B2B" w:rsidDel="00572B96" w:rsidRDefault="002D2B2B" w:rsidP="002D2B2B">
            <w:pPr>
              <w:spacing w:after="0" w:line="240" w:lineRule="auto"/>
              <w:jc w:val="center"/>
              <w:rPr>
                <w:del w:id="1250" w:author="Auteur"/>
                <w:rFonts w:ascii="Calibri" w:eastAsia="Times New Roman" w:hAnsi="Calibri" w:cs="Calibri"/>
                <w:color w:val="000000"/>
                <w:sz w:val="16"/>
                <w:szCs w:val="16"/>
              </w:rPr>
            </w:pPr>
            <w:del w:id="1251" w:author="Auteur">
              <w:r w:rsidRPr="002D2B2B" w:rsidDel="00572B96">
                <w:rPr>
                  <w:rFonts w:ascii="Calibri" w:eastAsia="Times New Roman" w:hAnsi="Calibri" w:cs="Calibri"/>
                  <w:color w:val="000000"/>
                  <w:sz w:val="16"/>
                  <w:szCs w:val="16"/>
                </w:rPr>
                <w:delText>1-7</w:delText>
              </w:r>
            </w:del>
          </w:p>
        </w:tc>
        <w:tc>
          <w:tcPr>
            <w:tcW w:w="906" w:type="dxa"/>
            <w:tcBorders>
              <w:top w:val="nil"/>
              <w:left w:val="nil"/>
              <w:bottom w:val="single" w:sz="4" w:space="0" w:color="auto"/>
              <w:right w:val="nil"/>
            </w:tcBorders>
            <w:shd w:val="clear" w:color="auto" w:fill="auto"/>
            <w:noWrap/>
            <w:vAlign w:val="bottom"/>
            <w:hideMark/>
          </w:tcPr>
          <w:p w14:paraId="1D70C3E9" w14:textId="051BF3CC" w:rsidR="002D2B2B" w:rsidRPr="002D2B2B" w:rsidDel="00572B96" w:rsidRDefault="002D2B2B" w:rsidP="002D2B2B">
            <w:pPr>
              <w:spacing w:after="0" w:line="240" w:lineRule="auto"/>
              <w:jc w:val="center"/>
              <w:rPr>
                <w:del w:id="1252" w:author="Auteur"/>
                <w:rFonts w:ascii="Calibri" w:eastAsia="Times New Roman" w:hAnsi="Calibri" w:cs="Calibri"/>
                <w:color w:val="000000"/>
                <w:sz w:val="16"/>
                <w:szCs w:val="16"/>
              </w:rPr>
            </w:pPr>
            <w:del w:id="1253" w:author="Auteur">
              <w:r w:rsidRPr="002D2B2B" w:rsidDel="00572B96">
                <w:rPr>
                  <w:rFonts w:ascii="Calibri" w:eastAsia="Times New Roman" w:hAnsi="Calibri" w:cs="Calibri"/>
                  <w:color w:val="000000"/>
                  <w:sz w:val="16"/>
                  <w:szCs w:val="16"/>
                </w:rPr>
                <w:delText>1-8</w:delText>
              </w:r>
            </w:del>
          </w:p>
        </w:tc>
        <w:tc>
          <w:tcPr>
            <w:tcW w:w="906" w:type="dxa"/>
            <w:tcBorders>
              <w:top w:val="nil"/>
              <w:left w:val="nil"/>
              <w:bottom w:val="single" w:sz="4" w:space="0" w:color="auto"/>
              <w:right w:val="nil"/>
            </w:tcBorders>
            <w:shd w:val="clear" w:color="auto" w:fill="auto"/>
            <w:noWrap/>
            <w:vAlign w:val="bottom"/>
            <w:hideMark/>
          </w:tcPr>
          <w:p w14:paraId="0A189678" w14:textId="1C64795E" w:rsidR="002D2B2B" w:rsidRPr="002D2B2B" w:rsidDel="00572B96" w:rsidRDefault="002D2B2B" w:rsidP="002D2B2B">
            <w:pPr>
              <w:spacing w:after="0" w:line="240" w:lineRule="auto"/>
              <w:jc w:val="center"/>
              <w:rPr>
                <w:del w:id="1254" w:author="Auteur"/>
                <w:rFonts w:ascii="Calibri" w:eastAsia="Times New Roman" w:hAnsi="Calibri" w:cs="Calibri"/>
                <w:color w:val="000000"/>
                <w:sz w:val="16"/>
                <w:szCs w:val="16"/>
              </w:rPr>
            </w:pPr>
            <w:del w:id="1255" w:author="Auteur">
              <w:r w:rsidRPr="002D2B2B" w:rsidDel="00572B96">
                <w:rPr>
                  <w:rFonts w:ascii="Calibri" w:eastAsia="Times New Roman" w:hAnsi="Calibri" w:cs="Calibri"/>
                  <w:color w:val="000000"/>
                  <w:sz w:val="16"/>
                  <w:szCs w:val="16"/>
                </w:rPr>
                <w:delText>1-9</w:delText>
              </w:r>
            </w:del>
          </w:p>
        </w:tc>
        <w:tc>
          <w:tcPr>
            <w:tcW w:w="1015" w:type="dxa"/>
            <w:tcBorders>
              <w:top w:val="nil"/>
              <w:left w:val="nil"/>
              <w:bottom w:val="single" w:sz="4" w:space="0" w:color="auto"/>
              <w:right w:val="nil"/>
            </w:tcBorders>
            <w:shd w:val="clear" w:color="auto" w:fill="auto"/>
            <w:noWrap/>
            <w:vAlign w:val="bottom"/>
            <w:hideMark/>
          </w:tcPr>
          <w:p w14:paraId="6C511E62" w14:textId="5590D956" w:rsidR="002D2B2B" w:rsidRPr="002D2B2B" w:rsidDel="00572B96" w:rsidRDefault="002D2B2B" w:rsidP="002D2B2B">
            <w:pPr>
              <w:spacing w:after="0" w:line="240" w:lineRule="auto"/>
              <w:jc w:val="center"/>
              <w:rPr>
                <w:del w:id="1256" w:author="Auteur"/>
                <w:rFonts w:ascii="Calibri" w:eastAsia="Times New Roman" w:hAnsi="Calibri" w:cs="Calibri"/>
                <w:color w:val="000000"/>
                <w:sz w:val="16"/>
                <w:szCs w:val="16"/>
              </w:rPr>
            </w:pPr>
            <w:del w:id="1257" w:author="Auteur">
              <w:r w:rsidRPr="002D2B2B" w:rsidDel="00572B96">
                <w:rPr>
                  <w:rFonts w:ascii="Calibri" w:eastAsia="Times New Roman" w:hAnsi="Calibri" w:cs="Calibri"/>
                  <w:color w:val="000000"/>
                  <w:sz w:val="16"/>
                  <w:szCs w:val="16"/>
                </w:rPr>
                <w:delText>1-10</w:delText>
              </w:r>
            </w:del>
          </w:p>
        </w:tc>
      </w:tr>
      <w:tr w:rsidR="002D2B2B" w:rsidRPr="002D2B2B" w:rsidDel="00572B96" w14:paraId="4B301734" w14:textId="6E7B9035" w:rsidTr="0013473D">
        <w:trPr>
          <w:trHeight w:val="277"/>
          <w:del w:id="1258" w:author="Auteur"/>
        </w:trPr>
        <w:tc>
          <w:tcPr>
            <w:tcW w:w="936" w:type="dxa"/>
            <w:tcBorders>
              <w:top w:val="single" w:sz="4" w:space="0" w:color="auto"/>
              <w:left w:val="nil"/>
              <w:bottom w:val="nil"/>
              <w:right w:val="nil"/>
            </w:tcBorders>
            <w:shd w:val="clear" w:color="auto" w:fill="auto"/>
            <w:noWrap/>
            <w:vAlign w:val="bottom"/>
            <w:hideMark/>
          </w:tcPr>
          <w:p w14:paraId="5C5C2796" w14:textId="4BA4CE8F" w:rsidR="002D2B2B" w:rsidRPr="002D2B2B" w:rsidDel="00572B96" w:rsidRDefault="002D2B2B" w:rsidP="002D2B2B">
            <w:pPr>
              <w:spacing w:after="0" w:line="240" w:lineRule="auto"/>
              <w:jc w:val="center"/>
              <w:rPr>
                <w:del w:id="1259" w:author="Auteur"/>
                <w:rFonts w:ascii="Calibri" w:eastAsia="Times New Roman" w:hAnsi="Calibri" w:cs="Calibri"/>
                <w:color w:val="000000"/>
                <w:sz w:val="16"/>
                <w:szCs w:val="16"/>
              </w:rPr>
            </w:pPr>
            <w:del w:id="1260" w:author="Auteur">
              <w:r w:rsidRPr="002D2B2B" w:rsidDel="00572B96">
                <w:rPr>
                  <w:rFonts w:ascii="Calibri" w:eastAsia="Times New Roman" w:hAnsi="Calibri" w:cs="Calibri"/>
                  <w:color w:val="000000"/>
                  <w:sz w:val="16"/>
                  <w:szCs w:val="16"/>
                </w:rPr>
                <w:delText>10y_pks</w:delText>
              </w:r>
            </w:del>
          </w:p>
        </w:tc>
        <w:tc>
          <w:tcPr>
            <w:tcW w:w="906" w:type="dxa"/>
            <w:tcBorders>
              <w:top w:val="single" w:sz="4" w:space="0" w:color="auto"/>
              <w:left w:val="nil"/>
              <w:bottom w:val="nil"/>
              <w:right w:val="nil"/>
            </w:tcBorders>
            <w:shd w:val="clear" w:color="auto" w:fill="auto"/>
            <w:noWrap/>
            <w:vAlign w:val="bottom"/>
            <w:hideMark/>
          </w:tcPr>
          <w:p w14:paraId="56678506" w14:textId="0C9514F3" w:rsidR="002D2B2B" w:rsidRPr="002D2B2B" w:rsidDel="00572B96" w:rsidRDefault="002D2B2B" w:rsidP="002D2B2B">
            <w:pPr>
              <w:spacing w:after="0" w:line="240" w:lineRule="auto"/>
              <w:jc w:val="center"/>
              <w:rPr>
                <w:del w:id="1261" w:author="Auteur"/>
                <w:rFonts w:ascii="Calibri" w:eastAsia="Times New Roman" w:hAnsi="Calibri" w:cs="Calibri"/>
                <w:color w:val="000000"/>
                <w:sz w:val="16"/>
                <w:szCs w:val="16"/>
              </w:rPr>
            </w:pPr>
            <w:del w:id="1262" w:author="Auteur">
              <w:r w:rsidRPr="002D2B2B" w:rsidDel="00572B96">
                <w:rPr>
                  <w:rFonts w:ascii="Calibri" w:eastAsia="Times New Roman" w:hAnsi="Calibri" w:cs="Calibri"/>
                  <w:color w:val="000000"/>
                  <w:sz w:val="16"/>
                  <w:szCs w:val="16"/>
                </w:rPr>
                <w:delText>0.0060958</w:delText>
              </w:r>
            </w:del>
          </w:p>
        </w:tc>
        <w:tc>
          <w:tcPr>
            <w:tcW w:w="906" w:type="dxa"/>
            <w:tcBorders>
              <w:top w:val="single" w:sz="4" w:space="0" w:color="auto"/>
              <w:left w:val="nil"/>
              <w:bottom w:val="nil"/>
              <w:right w:val="nil"/>
            </w:tcBorders>
            <w:shd w:val="clear" w:color="auto" w:fill="auto"/>
            <w:noWrap/>
            <w:vAlign w:val="bottom"/>
            <w:hideMark/>
          </w:tcPr>
          <w:p w14:paraId="5C6727B8" w14:textId="4E516F51" w:rsidR="002D2B2B" w:rsidRPr="002D2B2B" w:rsidDel="00572B96" w:rsidRDefault="002D2B2B" w:rsidP="002D2B2B">
            <w:pPr>
              <w:spacing w:after="0" w:line="240" w:lineRule="auto"/>
              <w:jc w:val="center"/>
              <w:rPr>
                <w:del w:id="1263" w:author="Auteur"/>
                <w:rFonts w:ascii="Calibri" w:eastAsia="Times New Roman" w:hAnsi="Calibri" w:cs="Calibri"/>
                <w:color w:val="000000"/>
                <w:sz w:val="16"/>
                <w:szCs w:val="16"/>
              </w:rPr>
            </w:pPr>
            <w:del w:id="1264" w:author="Auteur">
              <w:r w:rsidRPr="002D2B2B" w:rsidDel="00572B96">
                <w:rPr>
                  <w:rFonts w:ascii="Calibri" w:eastAsia="Times New Roman" w:hAnsi="Calibri" w:cs="Calibri"/>
                  <w:color w:val="000000"/>
                  <w:sz w:val="16"/>
                  <w:szCs w:val="16"/>
                </w:rPr>
                <w:delText>0.0107686</w:delText>
              </w:r>
            </w:del>
          </w:p>
        </w:tc>
        <w:tc>
          <w:tcPr>
            <w:tcW w:w="906" w:type="dxa"/>
            <w:tcBorders>
              <w:top w:val="single" w:sz="4" w:space="0" w:color="auto"/>
              <w:left w:val="nil"/>
              <w:bottom w:val="nil"/>
              <w:right w:val="nil"/>
            </w:tcBorders>
            <w:shd w:val="clear" w:color="auto" w:fill="auto"/>
            <w:noWrap/>
            <w:vAlign w:val="bottom"/>
            <w:hideMark/>
          </w:tcPr>
          <w:p w14:paraId="7C6BB74D" w14:textId="25284361" w:rsidR="002D2B2B" w:rsidRPr="002D2B2B" w:rsidDel="00572B96" w:rsidRDefault="002D2B2B" w:rsidP="002D2B2B">
            <w:pPr>
              <w:spacing w:after="0" w:line="240" w:lineRule="auto"/>
              <w:jc w:val="center"/>
              <w:rPr>
                <w:del w:id="1265" w:author="Auteur"/>
                <w:rFonts w:ascii="Calibri" w:eastAsia="Times New Roman" w:hAnsi="Calibri" w:cs="Calibri"/>
                <w:color w:val="000000"/>
                <w:sz w:val="16"/>
                <w:szCs w:val="16"/>
              </w:rPr>
            </w:pPr>
            <w:del w:id="1266" w:author="Auteur">
              <w:r w:rsidRPr="002D2B2B" w:rsidDel="00572B96">
                <w:rPr>
                  <w:rFonts w:ascii="Calibri" w:eastAsia="Times New Roman" w:hAnsi="Calibri" w:cs="Calibri"/>
                  <w:color w:val="000000"/>
                  <w:sz w:val="16"/>
                  <w:szCs w:val="16"/>
                </w:rPr>
                <w:delText>0.0144080</w:delText>
              </w:r>
            </w:del>
          </w:p>
        </w:tc>
        <w:tc>
          <w:tcPr>
            <w:tcW w:w="906" w:type="dxa"/>
            <w:tcBorders>
              <w:top w:val="single" w:sz="4" w:space="0" w:color="auto"/>
              <w:left w:val="nil"/>
              <w:bottom w:val="nil"/>
              <w:right w:val="nil"/>
            </w:tcBorders>
            <w:shd w:val="clear" w:color="auto" w:fill="auto"/>
            <w:noWrap/>
            <w:vAlign w:val="bottom"/>
            <w:hideMark/>
          </w:tcPr>
          <w:p w14:paraId="4B63EFAC" w14:textId="14ADA89F" w:rsidR="002D2B2B" w:rsidRPr="002D2B2B" w:rsidDel="00572B96" w:rsidRDefault="002D2B2B" w:rsidP="002D2B2B">
            <w:pPr>
              <w:spacing w:after="0" w:line="240" w:lineRule="auto"/>
              <w:jc w:val="center"/>
              <w:rPr>
                <w:del w:id="1267" w:author="Auteur"/>
                <w:rFonts w:ascii="Calibri" w:eastAsia="Times New Roman" w:hAnsi="Calibri" w:cs="Calibri"/>
                <w:color w:val="000000"/>
                <w:sz w:val="16"/>
                <w:szCs w:val="16"/>
              </w:rPr>
            </w:pPr>
            <w:del w:id="1268" w:author="Auteur">
              <w:r w:rsidRPr="002D2B2B" w:rsidDel="00572B96">
                <w:rPr>
                  <w:rFonts w:ascii="Calibri" w:eastAsia="Times New Roman" w:hAnsi="Calibri" w:cs="Calibri"/>
                  <w:color w:val="000000"/>
                  <w:sz w:val="16"/>
                  <w:szCs w:val="16"/>
                </w:rPr>
                <w:delText>0.0177634</w:delText>
              </w:r>
            </w:del>
          </w:p>
        </w:tc>
        <w:tc>
          <w:tcPr>
            <w:tcW w:w="906" w:type="dxa"/>
            <w:tcBorders>
              <w:top w:val="single" w:sz="4" w:space="0" w:color="auto"/>
              <w:left w:val="nil"/>
              <w:bottom w:val="nil"/>
              <w:right w:val="nil"/>
            </w:tcBorders>
            <w:shd w:val="clear" w:color="auto" w:fill="auto"/>
            <w:noWrap/>
            <w:vAlign w:val="bottom"/>
            <w:hideMark/>
          </w:tcPr>
          <w:p w14:paraId="53EE6623" w14:textId="652AA112" w:rsidR="002D2B2B" w:rsidRPr="002D2B2B" w:rsidDel="00572B96" w:rsidRDefault="002D2B2B" w:rsidP="002D2B2B">
            <w:pPr>
              <w:spacing w:after="0" w:line="240" w:lineRule="auto"/>
              <w:jc w:val="center"/>
              <w:rPr>
                <w:del w:id="1269" w:author="Auteur"/>
                <w:rFonts w:ascii="Calibri" w:eastAsia="Times New Roman" w:hAnsi="Calibri" w:cs="Calibri"/>
                <w:color w:val="000000"/>
                <w:sz w:val="16"/>
                <w:szCs w:val="16"/>
              </w:rPr>
            </w:pPr>
            <w:del w:id="1270" w:author="Auteur">
              <w:r w:rsidRPr="002D2B2B" w:rsidDel="00572B96">
                <w:rPr>
                  <w:rFonts w:ascii="Calibri" w:eastAsia="Times New Roman" w:hAnsi="Calibri" w:cs="Calibri"/>
                  <w:color w:val="000000"/>
                  <w:sz w:val="16"/>
                  <w:szCs w:val="16"/>
                </w:rPr>
                <w:delText>0.0219200</w:delText>
              </w:r>
            </w:del>
          </w:p>
        </w:tc>
        <w:tc>
          <w:tcPr>
            <w:tcW w:w="906" w:type="dxa"/>
            <w:tcBorders>
              <w:top w:val="single" w:sz="4" w:space="0" w:color="auto"/>
              <w:left w:val="nil"/>
              <w:bottom w:val="nil"/>
              <w:right w:val="nil"/>
            </w:tcBorders>
            <w:shd w:val="clear" w:color="auto" w:fill="auto"/>
            <w:noWrap/>
            <w:vAlign w:val="bottom"/>
            <w:hideMark/>
          </w:tcPr>
          <w:p w14:paraId="7BD11F95" w14:textId="2F720A0E" w:rsidR="002D2B2B" w:rsidRPr="002D2B2B" w:rsidDel="00572B96" w:rsidRDefault="002D2B2B" w:rsidP="002D2B2B">
            <w:pPr>
              <w:spacing w:after="0" w:line="240" w:lineRule="auto"/>
              <w:jc w:val="center"/>
              <w:rPr>
                <w:del w:id="1271" w:author="Auteur"/>
                <w:rFonts w:ascii="Calibri" w:eastAsia="Times New Roman" w:hAnsi="Calibri" w:cs="Calibri"/>
                <w:color w:val="000000"/>
                <w:sz w:val="16"/>
                <w:szCs w:val="16"/>
              </w:rPr>
            </w:pPr>
            <w:del w:id="1272" w:author="Auteur">
              <w:r w:rsidRPr="002D2B2B" w:rsidDel="00572B96">
                <w:rPr>
                  <w:rFonts w:ascii="Calibri" w:eastAsia="Times New Roman" w:hAnsi="Calibri" w:cs="Calibri"/>
                  <w:color w:val="000000"/>
                  <w:sz w:val="16"/>
                  <w:szCs w:val="16"/>
                </w:rPr>
                <w:delText>0.0257023</w:delText>
              </w:r>
            </w:del>
          </w:p>
        </w:tc>
        <w:tc>
          <w:tcPr>
            <w:tcW w:w="906" w:type="dxa"/>
            <w:tcBorders>
              <w:top w:val="single" w:sz="4" w:space="0" w:color="auto"/>
              <w:left w:val="nil"/>
              <w:bottom w:val="nil"/>
              <w:right w:val="nil"/>
            </w:tcBorders>
            <w:shd w:val="clear" w:color="auto" w:fill="auto"/>
            <w:noWrap/>
            <w:vAlign w:val="bottom"/>
            <w:hideMark/>
          </w:tcPr>
          <w:p w14:paraId="20B5934A" w14:textId="44F87EBF" w:rsidR="002D2B2B" w:rsidRPr="002D2B2B" w:rsidDel="00572B96" w:rsidRDefault="002D2B2B" w:rsidP="002D2B2B">
            <w:pPr>
              <w:spacing w:after="0" w:line="240" w:lineRule="auto"/>
              <w:jc w:val="center"/>
              <w:rPr>
                <w:del w:id="1273" w:author="Auteur"/>
                <w:rFonts w:ascii="Calibri" w:eastAsia="Times New Roman" w:hAnsi="Calibri" w:cs="Calibri"/>
                <w:color w:val="000000"/>
                <w:sz w:val="16"/>
                <w:szCs w:val="16"/>
              </w:rPr>
            </w:pPr>
            <w:del w:id="1274" w:author="Auteur">
              <w:r w:rsidRPr="002D2B2B" w:rsidDel="00572B96">
                <w:rPr>
                  <w:rFonts w:ascii="Calibri" w:eastAsia="Times New Roman" w:hAnsi="Calibri" w:cs="Calibri"/>
                  <w:color w:val="000000"/>
                  <w:sz w:val="16"/>
                  <w:szCs w:val="16"/>
                </w:rPr>
                <w:delText>0.0293697</w:delText>
              </w:r>
            </w:del>
          </w:p>
        </w:tc>
        <w:tc>
          <w:tcPr>
            <w:tcW w:w="906" w:type="dxa"/>
            <w:tcBorders>
              <w:top w:val="single" w:sz="4" w:space="0" w:color="auto"/>
              <w:left w:val="nil"/>
              <w:bottom w:val="nil"/>
              <w:right w:val="nil"/>
            </w:tcBorders>
            <w:shd w:val="clear" w:color="auto" w:fill="auto"/>
            <w:noWrap/>
            <w:vAlign w:val="bottom"/>
            <w:hideMark/>
          </w:tcPr>
          <w:p w14:paraId="70E0309B" w14:textId="0C23400E" w:rsidR="002D2B2B" w:rsidRPr="002D2B2B" w:rsidDel="00572B96" w:rsidRDefault="002D2B2B" w:rsidP="002D2B2B">
            <w:pPr>
              <w:spacing w:after="0" w:line="240" w:lineRule="auto"/>
              <w:jc w:val="center"/>
              <w:rPr>
                <w:del w:id="1275" w:author="Auteur"/>
                <w:rFonts w:ascii="Calibri" w:eastAsia="Times New Roman" w:hAnsi="Calibri" w:cs="Calibri"/>
                <w:color w:val="000000"/>
                <w:sz w:val="16"/>
                <w:szCs w:val="16"/>
              </w:rPr>
            </w:pPr>
            <w:del w:id="1276" w:author="Auteur">
              <w:r w:rsidRPr="002D2B2B" w:rsidDel="00572B96">
                <w:rPr>
                  <w:rFonts w:ascii="Calibri" w:eastAsia="Times New Roman" w:hAnsi="Calibri" w:cs="Calibri"/>
                  <w:color w:val="000000"/>
                  <w:sz w:val="16"/>
                  <w:szCs w:val="16"/>
                </w:rPr>
                <w:delText>0.0321230</w:delText>
              </w:r>
            </w:del>
          </w:p>
        </w:tc>
        <w:tc>
          <w:tcPr>
            <w:tcW w:w="1015" w:type="dxa"/>
            <w:tcBorders>
              <w:top w:val="single" w:sz="4" w:space="0" w:color="auto"/>
              <w:left w:val="nil"/>
              <w:bottom w:val="nil"/>
              <w:right w:val="nil"/>
            </w:tcBorders>
            <w:shd w:val="clear" w:color="auto" w:fill="auto"/>
            <w:noWrap/>
            <w:vAlign w:val="bottom"/>
            <w:hideMark/>
          </w:tcPr>
          <w:p w14:paraId="63B5A963" w14:textId="3F5D0452" w:rsidR="002D2B2B" w:rsidRPr="002D2B2B" w:rsidDel="00572B96" w:rsidRDefault="002D2B2B" w:rsidP="002D2B2B">
            <w:pPr>
              <w:spacing w:after="0" w:line="240" w:lineRule="auto"/>
              <w:jc w:val="center"/>
              <w:rPr>
                <w:del w:id="1277" w:author="Auteur"/>
                <w:rFonts w:ascii="Calibri" w:eastAsia="Times New Roman" w:hAnsi="Calibri" w:cs="Calibri"/>
                <w:color w:val="000000"/>
                <w:sz w:val="16"/>
                <w:szCs w:val="16"/>
              </w:rPr>
            </w:pPr>
            <w:del w:id="1278" w:author="Auteur">
              <w:r w:rsidRPr="002D2B2B" w:rsidDel="00572B96">
                <w:rPr>
                  <w:rFonts w:ascii="Calibri" w:eastAsia="Times New Roman" w:hAnsi="Calibri" w:cs="Calibri"/>
                  <w:color w:val="000000"/>
                  <w:sz w:val="16"/>
                  <w:szCs w:val="16"/>
                </w:rPr>
                <w:delText>0.0367086</w:delText>
              </w:r>
            </w:del>
          </w:p>
        </w:tc>
      </w:tr>
      <w:tr w:rsidR="002D2B2B" w:rsidRPr="002D2B2B" w:rsidDel="00572B96" w14:paraId="2BFF8F7F" w14:textId="3CA2FE6C" w:rsidTr="0013473D">
        <w:trPr>
          <w:trHeight w:val="277"/>
          <w:del w:id="1279" w:author="Auteur"/>
        </w:trPr>
        <w:tc>
          <w:tcPr>
            <w:tcW w:w="936" w:type="dxa"/>
            <w:tcBorders>
              <w:top w:val="nil"/>
              <w:left w:val="nil"/>
              <w:right w:val="nil"/>
            </w:tcBorders>
            <w:shd w:val="clear" w:color="auto" w:fill="auto"/>
            <w:noWrap/>
            <w:vAlign w:val="bottom"/>
            <w:hideMark/>
          </w:tcPr>
          <w:p w14:paraId="0EF6F05F" w14:textId="155839F7" w:rsidR="002D2B2B" w:rsidRPr="002D2B2B" w:rsidDel="00572B96" w:rsidRDefault="002D2B2B" w:rsidP="002D2B2B">
            <w:pPr>
              <w:spacing w:after="0" w:line="240" w:lineRule="auto"/>
              <w:jc w:val="center"/>
              <w:rPr>
                <w:del w:id="1280" w:author="Auteur"/>
                <w:rFonts w:ascii="Calibri" w:eastAsia="Times New Roman" w:hAnsi="Calibri" w:cs="Calibri"/>
                <w:color w:val="000000"/>
                <w:sz w:val="16"/>
                <w:szCs w:val="16"/>
              </w:rPr>
            </w:pPr>
            <w:del w:id="1281" w:author="Auteur">
              <w:r w:rsidRPr="002D2B2B" w:rsidDel="00572B96">
                <w:rPr>
                  <w:rFonts w:ascii="Calibri" w:eastAsia="Times New Roman" w:hAnsi="Calibri" w:cs="Calibri"/>
                  <w:color w:val="000000"/>
                  <w:sz w:val="16"/>
                  <w:szCs w:val="16"/>
                </w:rPr>
                <w:delText>20y_pks</w:delText>
              </w:r>
            </w:del>
          </w:p>
        </w:tc>
        <w:tc>
          <w:tcPr>
            <w:tcW w:w="906" w:type="dxa"/>
            <w:tcBorders>
              <w:top w:val="nil"/>
              <w:left w:val="nil"/>
              <w:right w:val="nil"/>
            </w:tcBorders>
            <w:shd w:val="clear" w:color="auto" w:fill="auto"/>
            <w:noWrap/>
            <w:vAlign w:val="bottom"/>
            <w:hideMark/>
          </w:tcPr>
          <w:p w14:paraId="3270351E" w14:textId="74B4842E" w:rsidR="002D2B2B" w:rsidRPr="002D2B2B" w:rsidDel="00572B96" w:rsidRDefault="002D2B2B" w:rsidP="002D2B2B">
            <w:pPr>
              <w:spacing w:after="0" w:line="240" w:lineRule="auto"/>
              <w:jc w:val="center"/>
              <w:rPr>
                <w:del w:id="1282" w:author="Auteur"/>
                <w:rFonts w:ascii="Calibri" w:eastAsia="Times New Roman" w:hAnsi="Calibri" w:cs="Calibri"/>
                <w:color w:val="000000"/>
                <w:sz w:val="16"/>
                <w:szCs w:val="16"/>
              </w:rPr>
            </w:pPr>
            <w:del w:id="1283" w:author="Auteur">
              <w:r w:rsidRPr="002D2B2B" w:rsidDel="00572B96">
                <w:rPr>
                  <w:rFonts w:ascii="Calibri" w:eastAsia="Times New Roman" w:hAnsi="Calibri" w:cs="Calibri"/>
                  <w:color w:val="000000"/>
                  <w:sz w:val="16"/>
                  <w:szCs w:val="16"/>
                </w:rPr>
                <w:delText>0.0021163</w:delText>
              </w:r>
            </w:del>
          </w:p>
        </w:tc>
        <w:tc>
          <w:tcPr>
            <w:tcW w:w="906" w:type="dxa"/>
            <w:tcBorders>
              <w:top w:val="nil"/>
              <w:left w:val="nil"/>
              <w:right w:val="nil"/>
            </w:tcBorders>
            <w:shd w:val="clear" w:color="auto" w:fill="auto"/>
            <w:noWrap/>
            <w:vAlign w:val="bottom"/>
            <w:hideMark/>
          </w:tcPr>
          <w:p w14:paraId="15B29A1D" w14:textId="4C3FD58B" w:rsidR="002D2B2B" w:rsidRPr="002D2B2B" w:rsidDel="00572B96" w:rsidRDefault="002D2B2B" w:rsidP="002D2B2B">
            <w:pPr>
              <w:spacing w:after="0" w:line="240" w:lineRule="auto"/>
              <w:jc w:val="center"/>
              <w:rPr>
                <w:del w:id="1284" w:author="Auteur"/>
                <w:rFonts w:ascii="Calibri" w:eastAsia="Times New Roman" w:hAnsi="Calibri" w:cs="Calibri"/>
                <w:color w:val="000000"/>
                <w:sz w:val="16"/>
                <w:szCs w:val="16"/>
              </w:rPr>
            </w:pPr>
            <w:del w:id="1285" w:author="Auteur">
              <w:r w:rsidRPr="002D2B2B" w:rsidDel="00572B96">
                <w:rPr>
                  <w:rFonts w:ascii="Calibri" w:eastAsia="Times New Roman" w:hAnsi="Calibri" w:cs="Calibri"/>
                  <w:color w:val="000000"/>
                  <w:sz w:val="16"/>
                  <w:szCs w:val="16"/>
                </w:rPr>
                <w:delText>0.0036013</w:delText>
              </w:r>
            </w:del>
          </w:p>
        </w:tc>
        <w:tc>
          <w:tcPr>
            <w:tcW w:w="906" w:type="dxa"/>
            <w:tcBorders>
              <w:top w:val="nil"/>
              <w:left w:val="nil"/>
              <w:right w:val="nil"/>
            </w:tcBorders>
            <w:shd w:val="clear" w:color="auto" w:fill="auto"/>
            <w:noWrap/>
            <w:vAlign w:val="bottom"/>
            <w:hideMark/>
          </w:tcPr>
          <w:p w14:paraId="7FCF18AF" w14:textId="47F000A6" w:rsidR="002D2B2B" w:rsidRPr="002D2B2B" w:rsidDel="00572B96" w:rsidRDefault="002D2B2B" w:rsidP="002D2B2B">
            <w:pPr>
              <w:spacing w:after="0" w:line="240" w:lineRule="auto"/>
              <w:jc w:val="center"/>
              <w:rPr>
                <w:del w:id="1286" w:author="Auteur"/>
                <w:rFonts w:ascii="Calibri" w:eastAsia="Times New Roman" w:hAnsi="Calibri" w:cs="Calibri"/>
                <w:color w:val="000000"/>
                <w:sz w:val="16"/>
                <w:szCs w:val="16"/>
              </w:rPr>
            </w:pPr>
            <w:del w:id="1287" w:author="Auteur">
              <w:r w:rsidRPr="002D2B2B" w:rsidDel="00572B96">
                <w:rPr>
                  <w:rFonts w:ascii="Calibri" w:eastAsia="Times New Roman" w:hAnsi="Calibri" w:cs="Calibri"/>
                  <w:color w:val="000000"/>
                  <w:sz w:val="16"/>
                  <w:szCs w:val="16"/>
                </w:rPr>
                <w:delText>0.0053524</w:delText>
              </w:r>
            </w:del>
          </w:p>
        </w:tc>
        <w:tc>
          <w:tcPr>
            <w:tcW w:w="906" w:type="dxa"/>
            <w:tcBorders>
              <w:top w:val="nil"/>
              <w:left w:val="nil"/>
              <w:right w:val="nil"/>
            </w:tcBorders>
            <w:shd w:val="clear" w:color="auto" w:fill="auto"/>
            <w:noWrap/>
            <w:vAlign w:val="bottom"/>
            <w:hideMark/>
          </w:tcPr>
          <w:p w14:paraId="46F2DCB9" w14:textId="5D55C143" w:rsidR="002D2B2B" w:rsidRPr="002D2B2B" w:rsidDel="00572B96" w:rsidRDefault="002D2B2B" w:rsidP="002D2B2B">
            <w:pPr>
              <w:spacing w:after="0" w:line="240" w:lineRule="auto"/>
              <w:jc w:val="center"/>
              <w:rPr>
                <w:del w:id="1288" w:author="Auteur"/>
                <w:rFonts w:ascii="Calibri" w:eastAsia="Times New Roman" w:hAnsi="Calibri" w:cs="Calibri"/>
                <w:color w:val="000000"/>
                <w:sz w:val="16"/>
                <w:szCs w:val="16"/>
              </w:rPr>
            </w:pPr>
            <w:del w:id="1289" w:author="Auteur">
              <w:r w:rsidRPr="002D2B2B" w:rsidDel="00572B96">
                <w:rPr>
                  <w:rFonts w:ascii="Calibri" w:eastAsia="Times New Roman" w:hAnsi="Calibri" w:cs="Calibri"/>
                  <w:color w:val="000000"/>
                  <w:sz w:val="16"/>
                  <w:szCs w:val="16"/>
                </w:rPr>
                <w:delText>0.0074817</w:delText>
              </w:r>
            </w:del>
          </w:p>
        </w:tc>
        <w:tc>
          <w:tcPr>
            <w:tcW w:w="906" w:type="dxa"/>
            <w:tcBorders>
              <w:top w:val="nil"/>
              <w:left w:val="nil"/>
              <w:right w:val="nil"/>
            </w:tcBorders>
            <w:shd w:val="clear" w:color="auto" w:fill="auto"/>
            <w:noWrap/>
            <w:vAlign w:val="bottom"/>
            <w:hideMark/>
          </w:tcPr>
          <w:p w14:paraId="6E0A7574" w14:textId="3DE402D4" w:rsidR="002D2B2B" w:rsidRPr="002D2B2B" w:rsidDel="00572B96" w:rsidRDefault="002D2B2B" w:rsidP="002D2B2B">
            <w:pPr>
              <w:spacing w:after="0" w:line="240" w:lineRule="auto"/>
              <w:jc w:val="center"/>
              <w:rPr>
                <w:del w:id="1290" w:author="Auteur"/>
                <w:rFonts w:ascii="Calibri" w:eastAsia="Times New Roman" w:hAnsi="Calibri" w:cs="Calibri"/>
                <w:color w:val="000000"/>
                <w:sz w:val="16"/>
                <w:szCs w:val="16"/>
              </w:rPr>
            </w:pPr>
            <w:del w:id="1291" w:author="Auteur">
              <w:r w:rsidRPr="002D2B2B" w:rsidDel="00572B96">
                <w:rPr>
                  <w:rFonts w:ascii="Calibri" w:eastAsia="Times New Roman" w:hAnsi="Calibri" w:cs="Calibri"/>
                  <w:color w:val="000000"/>
                  <w:sz w:val="16"/>
                  <w:szCs w:val="16"/>
                </w:rPr>
                <w:delText>0.0091526</w:delText>
              </w:r>
            </w:del>
          </w:p>
        </w:tc>
        <w:tc>
          <w:tcPr>
            <w:tcW w:w="906" w:type="dxa"/>
            <w:tcBorders>
              <w:top w:val="nil"/>
              <w:left w:val="nil"/>
              <w:right w:val="nil"/>
            </w:tcBorders>
            <w:shd w:val="clear" w:color="auto" w:fill="auto"/>
            <w:noWrap/>
            <w:vAlign w:val="bottom"/>
            <w:hideMark/>
          </w:tcPr>
          <w:p w14:paraId="2248D196" w14:textId="6F4D5089" w:rsidR="002D2B2B" w:rsidRPr="002D2B2B" w:rsidDel="00572B96" w:rsidRDefault="002D2B2B" w:rsidP="002D2B2B">
            <w:pPr>
              <w:spacing w:after="0" w:line="240" w:lineRule="auto"/>
              <w:jc w:val="center"/>
              <w:rPr>
                <w:del w:id="1292" w:author="Auteur"/>
                <w:rFonts w:ascii="Calibri" w:eastAsia="Times New Roman" w:hAnsi="Calibri" w:cs="Calibri"/>
                <w:color w:val="000000"/>
                <w:sz w:val="16"/>
                <w:szCs w:val="16"/>
              </w:rPr>
            </w:pPr>
            <w:del w:id="1293" w:author="Auteur">
              <w:r w:rsidRPr="002D2B2B" w:rsidDel="00572B96">
                <w:rPr>
                  <w:rFonts w:ascii="Calibri" w:eastAsia="Times New Roman" w:hAnsi="Calibri" w:cs="Calibri"/>
                  <w:color w:val="000000"/>
                  <w:sz w:val="16"/>
                  <w:szCs w:val="16"/>
                </w:rPr>
                <w:delText>0.0108411</w:delText>
              </w:r>
            </w:del>
          </w:p>
        </w:tc>
        <w:tc>
          <w:tcPr>
            <w:tcW w:w="906" w:type="dxa"/>
            <w:tcBorders>
              <w:top w:val="nil"/>
              <w:left w:val="nil"/>
              <w:right w:val="nil"/>
            </w:tcBorders>
            <w:shd w:val="clear" w:color="auto" w:fill="auto"/>
            <w:noWrap/>
            <w:vAlign w:val="bottom"/>
            <w:hideMark/>
          </w:tcPr>
          <w:p w14:paraId="5E9D3770" w14:textId="04178997" w:rsidR="002D2B2B" w:rsidRPr="002D2B2B" w:rsidDel="00572B96" w:rsidRDefault="002D2B2B" w:rsidP="002D2B2B">
            <w:pPr>
              <w:spacing w:after="0" w:line="240" w:lineRule="auto"/>
              <w:jc w:val="center"/>
              <w:rPr>
                <w:del w:id="1294" w:author="Auteur"/>
                <w:rFonts w:ascii="Calibri" w:eastAsia="Times New Roman" w:hAnsi="Calibri" w:cs="Calibri"/>
                <w:color w:val="000000"/>
                <w:sz w:val="16"/>
                <w:szCs w:val="16"/>
              </w:rPr>
            </w:pPr>
            <w:del w:id="1295" w:author="Auteur">
              <w:r w:rsidRPr="002D2B2B" w:rsidDel="00572B96">
                <w:rPr>
                  <w:rFonts w:ascii="Calibri" w:eastAsia="Times New Roman" w:hAnsi="Calibri" w:cs="Calibri"/>
                  <w:color w:val="000000"/>
                  <w:sz w:val="16"/>
                  <w:szCs w:val="16"/>
                </w:rPr>
                <w:delText>0.0122575</w:delText>
              </w:r>
            </w:del>
          </w:p>
        </w:tc>
        <w:tc>
          <w:tcPr>
            <w:tcW w:w="906" w:type="dxa"/>
            <w:tcBorders>
              <w:top w:val="nil"/>
              <w:left w:val="nil"/>
              <w:right w:val="nil"/>
            </w:tcBorders>
            <w:shd w:val="clear" w:color="auto" w:fill="auto"/>
            <w:noWrap/>
            <w:vAlign w:val="bottom"/>
            <w:hideMark/>
          </w:tcPr>
          <w:p w14:paraId="5064BC9F" w14:textId="1606160A" w:rsidR="002D2B2B" w:rsidRPr="002D2B2B" w:rsidDel="00572B96" w:rsidRDefault="002D2B2B" w:rsidP="002D2B2B">
            <w:pPr>
              <w:spacing w:after="0" w:line="240" w:lineRule="auto"/>
              <w:jc w:val="center"/>
              <w:rPr>
                <w:del w:id="1296" w:author="Auteur"/>
                <w:rFonts w:ascii="Calibri" w:eastAsia="Times New Roman" w:hAnsi="Calibri" w:cs="Calibri"/>
                <w:color w:val="000000"/>
                <w:sz w:val="16"/>
                <w:szCs w:val="16"/>
              </w:rPr>
            </w:pPr>
            <w:del w:id="1297" w:author="Auteur">
              <w:r w:rsidRPr="002D2B2B" w:rsidDel="00572B96">
                <w:rPr>
                  <w:rFonts w:ascii="Calibri" w:eastAsia="Times New Roman" w:hAnsi="Calibri" w:cs="Calibri"/>
                  <w:color w:val="000000"/>
                  <w:sz w:val="16"/>
                  <w:szCs w:val="16"/>
                </w:rPr>
                <w:delText>0.0139424</w:delText>
              </w:r>
            </w:del>
          </w:p>
        </w:tc>
        <w:tc>
          <w:tcPr>
            <w:tcW w:w="1015" w:type="dxa"/>
            <w:tcBorders>
              <w:top w:val="nil"/>
              <w:left w:val="nil"/>
              <w:right w:val="nil"/>
            </w:tcBorders>
            <w:shd w:val="clear" w:color="auto" w:fill="auto"/>
            <w:noWrap/>
            <w:vAlign w:val="bottom"/>
            <w:hideMark/>
          </w:tcPr>
          <w:p w14:paraId="43A5000B" w14:textId="0288293F" w:rsidR="002D2B2B" w:rsidRPr="002D2B2B" w:rsidDel="00572B96" w:rsidRDefault="002D2B2B" w:rsidP="002D2B2B">
            <w:pPr>
              <w:spacing w:after="0" w:line="240" w:lineRule="auto"/>
              <w:jc w:val="center"/>
              <w:rPr>
                <w:del w:id="1298" w:author="Auteur"/>
                <w:rFonts w:ascii="Calibri" w:eastAsia="Times New Roman" w:hAnsi="Calibri" w:cs="Calibri"/>
                <w:color w:val="000000"/>
                <w:sz w:val="16"/>
                <w:szCs w:val="16"/>
              </w:rPr>
            </w:pPr>
            <w:del w:id="1299" w:author="Auteur">
              <w:r w:rsidRPr="002D2B2B" w:rsidDel="00572B96">
                <w:rPr>
                  <w:rFonts w:ascii="Calibri" w:eastAsia="Times New Roman" w:hAnsi="Calibri" w:cs="Calibri"/>
                  <w:color w:val="000000"/>
                  <w:sz w:val="16"/>
                  <w:szCs w:val="16"/>
                </w:rPr>
                <w:delText>0.0156904</w:delText>
              </w:r>
            </w:del>
          </w:p>
        </w:tc>
      </w:tr>
      <w:tr w:rsidR="002D2B2B" w:rsidRPr="002D2B2B" w:rsidDel="00572B96" w14:paraId="54E3C2CB" w14:textId="7CD2FB72" w:rsidTr="0013473D">
        <w:trPr>
          <w:trHeight w:val="277"/>
          <w:del w:id="1300" w:author="Auteur"/>
        </w:trPr>
        <w:tc>
          <w:tcPr>
            <w:tcW w:w="936" w:type="dxa"/>
            <w:tcBorders>
              <w:top w:val="nil"/>
              <w:left w:val="nil"/>
              <w:bottom w:val="single" w:sz="4" w:space="0" w:color="auto"/>
              <w:right w:val="nil"/>
            </w:tcBorders>
            <w:shd w:val="clear" w:color="auto" w:fill="auto"/>
            <w:noWrap/>
            <w:vAlign w:val="bottom"/>
            <w:hideMark/>
          </w:tcPr>
          <w:p w14:paraId="0630CB64" w14:textId="54075957" w:rsidR="002D2B2B" w:rsidRPr="002D2B2B" w:rsidDel="00572B96" w:rsidRDefault="002D2B2B" w:rsidP="002D2B2B">
            <w:pPr>
              <w:spacing w:after="0" w:line="240" w:lineRule="auto"/>
              <w:jc w:val="center"/>
              <w:rPr>
                <w:del w:id="1301" w:author="Auteur"/>
                <w:rFonts w:ascii="Calibri" w:eastAsia="Times New Roman" w:hAnsi="Calibri" w:cs="Calibri"/>
                <w:color w:val="000000"/>
                <w:sz w:val="16"/>
                <w:szCs w:val="16"/>
              </w:rPr>
            </w:pPr>
            <w:del w:id="1302" w:author="Auteur">
              <w:r w:rsidRPr="002D2B2B" w:rsidDel="00572B96">
                <w:rPr>
                  <w:rFonts w:ascii="Calibri" w:eastAsia="Times New Roman" w:hAnsi="Calibri" w:cs="Calibri"/>
                  <w:color w:val="000000"/>
                  <w:sz w:val="16"/>
                  <w:szCs w:val="16"/>
                </w:rPr>
                <w:delText>40y_pks</w:delText>
              </w:r>
            </w:del>
          </w:p>
        </w:tc>
        <w:tc>
          <w:tcPr>
            <w:tcW w:w="906" w:type="dxa"/>
            <w:tcBorders>
              <w:top w:val="nil"/>
              <w:left w:val="nil"/>
              <w:bottom w:val="single" w:sz="4" w:space="0" w:color="auto"/>
              <w:right w:val="nil"/>
            </w:tcBorders>
            <w:shd w:val="clear" w:color="auto" w:fill="auto"/>
            <w:noWrap/>
            <w:vAlign w:val="bottom"/>
            <w:hideMark/>
          </w:tcPr>
          <w:p w14:paraId="18F75D0C" w14:textId="38FB42DC" w:rsidR="002D2B2B" w:rsidRPr="002D2B2B" w:rsidDel="00572B96" w:rsidRDefault="002D2B2B" w:rsidP="002D2B2B">
            <w:pPr>
              <w:spacing w:after="0" w:line="240" w:lineRule="auto"/>
              <w:jc w:val="center"/>
              <w:rPr>
                <w:del w:id="1303" w:author="Auteur"/>
                <w:rFonts w:ascii="Calibri" w:eastAsia="Times New Roman" w:hAnsi="Calibri" w:cs="Calibri"/>
                <w:color w:val="000000"/>
                <w:sz w:val="16"/>
                <w:szCs w:val="16"/>
              </w:rPr>
            </w:pPr>
            <w:del w:id="1304" w:author="Auteur">
              <w:r w:rsidRPr="002D2B2B" w:rsidDel="00572B96">
                <w:rPr>
                  <w:rFonts w:ascii="Calibri" w:eastAsia="Times New Roman" w:hAnsi="Calibri" w:cs="Calibri"/>
                  <w:color w:val="000000"/>
                  <w:sz w:val="16"/>
                  <w:szCs w:val="16"/>
                </w:rPr>
                <w:delText>0.0028346</w:delText>
              </w:r>
            </w:del>
          </w:p>
        </w:tc>
        <w:tc>
          <w:tcPr>
            <w:tcW w:w="906" w:type="dxa"/>
            <w:tcBorders>
              <w:top w:val="nil"/>
              <w:left w:val="nil"/>
              <w:bottom w:val="single" w:sz="4" w:space="0" w:color="auto"/>
              <w:right w:val="nil"/>
            </w:tcBorders>
            <w:shd w:val="clear" w:color="auto" w:fill="auto"/>
            <w:noWrap/>
            <w:vAlign w:val="bottom"/>
            <w:hideMark/>
          </w:tcPr>
          <w:p w14:paraId="64B96528" w14:textId="1A40CD1D" w:rsidR="002D2B2B" w:rsidRPr="002D2B2B" w:rsidDel="00572B96" w:rsidRDefault="002D2B2B" w:rsidP="002D2B2B">
            <w:pPr>
              <w:spacing w:after="0" w:line="240" w:lineRule="auto"/>
              <w:jc w:val="center"/>
              <w:rPr>
                <w:del w:id="1305" w:author="Auteur"/>
                <w:rFonts w:ascii="Calibri" w:eastAsia="Times New Roman" w:hAnsi="Calibri" w:cs="Calibri"/>
                <w:color w:val="000000"/>
                <w:sz w:val="16"/>
                <w:szCs w:val="16"/>
              </w:rPr>
            </w:pPr>
            <w:del w:id="1306" w:author="Auteur">
              <w:r w:rsidRPr="002D2B2B" w:rsidDel="00572B96">
                <w:rPr>
                  <w:rFonts w:ascii="Calibri" w:eastAsia="Times New Roman" w:hAnsi="Calibri" w:cs="Calibri"/>
                  <w:color w:val="000000"/>
                  <w:sz w:val="16"/>
                  <w:szCs w:val="16"/>
                </w:rPr>
                <w:delText>0.0055747</w:delText>
              </w:r>
            </w:del>
          </w:p>
        </w:tc>
        <w:tc>
          <w:tcPr>
            <w:tcW w:w="906" w:type="dxa"/>
            <w:tcBorders>
              <w:top w:val="nil"/>
              <w:left w:val="nil"/>
              <w:bottom w:val="single" w:sz="4" w:space="0" w:color="auto"/>
              <w:right w:val="nil"/>
            </w:tcBorders>
            <w:shd w:val="clear" w:color="auto" w:fill="auto"/>
            <w:noWrap/>
            <w:vAlign w:val="bottom"/>
            <w:hideMark/>
          </w:tcPr>
          <w:p w14:paraId="376A9A88" w14:textId="4309872F" w:rsidR="002D2B2B" w:rsidRPr="002D2B2B" w:rsidDel="00572B96" w:rsidRDefault="002D2B2B" w:rsidP="002D2B2B">
            <w:pPr>
              <w:spacing w:after="0" w:line="240" w:lineRule="auto"/>
              <w:jc w:val="center"/>
              <w:rPr>
                <w:del w:id="1307" w:author="Auteur"/>
                <w:rFonts w:ascii="Calibri" w:eastAsia="Times New Roman" w:hAnsi="Calibri" w:cs="Calibri"/>
                <w:color w:val="000000"/>
                <w:sz w:val="16"/>
                <w:szCs w:val="16"/>
              </w:rPr>
            </w:pPr>
            <w:del w:id="1308" w:author="Auteur">
              <w:r w:rsidRPr="002D2B2B" w:rsidDel="00572B96">
                <w:rPr>
                  <w:rFonts w:ascii="Calibri" w:eastAsia="Times New Roman" w:hAnsi="Calibri" w:cs="Calibri"/>
                  <w:color w:val="000000"/>
                  <w:sz w:val="16"/>
                  <w:szCs w:val="16"/>
                </w:rPr>
                <w:delText>0.0082934</w:delText>
              </w:r>
            </w:del>
          </w:p>
        </w:tc>
        <w:tc>
          <w:tcPr>
            <w:tcW w:w="906" w:type="dxa"/>
            <w:tcBorders>
              <w:top w:val="nil"/>
              <w:left w:val="nil"/>
              <w:bottom w:val="single" w:sz="4" w:space="0" w:color="auto"/>
              <w:right w:val="nil"/>
            </w:tcBorders>
            <w:shd w:val="clear" w:color="auto" w:fill="auto"/>
            <w:noWrap/>
            <w:vAlign w:val="bottom"/>
            <w:hideMark/>
          </w:tcPr>
          <w:p w14:paraId="0FB71592" w14:textId="49B8320F" w:rsidR="002D2B2B" w:rsidRPr="002D2B2B" w:rsidDel="00572B96" w:rsidRDefault="002D2B2B" w:rsidP="002D2B2B">
            <w:pPr>
              <w:spacing w:after="0" w:line="240" w:lineRule="auto"/>
              <w:jc w:val="center"/>
              <w:rPr>
                <w:del w:id="1309" w:author="Auteur"/>
                <w:rFonts w:ascii="Calibri" w:eastAsia="Times New Roman" w:hAnsi="Calibri" w:cs="Calibri"/>
                <w:color w:val="000000"/>
                <w:sz w:val="16"/>
                <w:szCs w:val="16"/>
              </w:rPr>
            </w:pPr>
            <w:del w:id="1310" w:author="Auteur">
              <w:r w:rsidRPr="002D2B2B" w:rsidDel="00572B96">
                <w:rPr>
                  <w:rFonts w:ascii="Calibri" w:eastAsia="Times New Roman" w:hAnsi="Calibri" w:cs="Calibri"/>
                  <w:color w:val="000000"/>
                  <w:sz w:val="16"/>
                  <w:szCs w:val="16"/>
                </w:rPr>
                <w:delText>0.0109019</w:delText>
              </w:r>
            </w:del>
          </w:p>
        </w:tc>
        <w:tc>
          <w:tcPr>
            <w:tcW w:w="906" w:type="dxa"/>
            <w:tcBorders>
              <w:top w:val="nil"/>
              <w:left w:val="nil"/>
              <w:bottom w:val="single" w:sz="4" w:space="0" w:color="auto"/>
              <w:right w:val="nil"/>
            </w:tcBorders>
            <w:shd w:val="clear" w:color="auto" w:fill="auto"/>
            <w:noWrap/>
            <w:vAlign w:val="bottom"/>
            <w:hideMark/>
          </w:tcPr>
          <w:p w14:paraId="7DC3446C" w14:textId="3A65428A" w:rsidR="002D2B2B" w:rsidRPr="002D2B2B" w:rsidDel="00572B96" w:rsidRDefault="002D2B2B" w:rsidP="002D2B2B">
            <w:pPr>
              <w:spacing w:after="0" w:line="240" w:lineRule="auto"/>
              <w:jc w:val="center"/>
              <w:rPr>
                <w:del w:id="1311" w:author="Auteur"/>
                <w:rFonts w:ascii="Calibri" w:eastAsia="Times New Roman" w:hAnsi="Calibri" w:cs="Calibri"/>
                <w:color w:val="000000"/>
                <w:sz w:val="16"/>
                <w:szCs w:val="16"/>
              </w:rPr>
            </w:pPr>
            <w:del w:id="1312" w:author="Auteur">
              <w:r w:rsidRPr="002D2B2B" w:rsidDel="00572B96">
                <w:rPr>
                  <w:rFonts w:ascii="Calibri" w:eastAsia="Times New Roman" w:hAnsi="Calibri" w:cs="Calibri"/>
                  <w:color w:val="000000"/>
                  <w:sz w:val="16"/>
                  <w:szCs w:val="16"/>
                </w:rPr>
                <w:delText>0.0138884</w:delText>
              </w:r>
            </w:del>
          </w:p>
        </w:tc>
        <w:tc>
          <w:tcPr>
            <w:tcW w:w="906" w:type="dxa"/>
            <w:tcBorders>
              <w:top w:val="nil"/>
              <w:left w:val="nil"/>
              <w:bottom w:val="single" w:sz="4" w:space="0" w:color="auto"/>
              <w:right w:val="nil"/>
            </w:tcBorders>
            <w:shd w:val="clear" w:color="auto" w:fill="auto"/>
            <w:noWrap/>
            <w:vAlign w:val="bottom"/>
            <w:hideMark/>
          </w:tcPr>
          <w:p w14:paraId="4724E0E4" w14:textId="59B680D9" w:rsidR="002D2B2B" w:rsidRPr="002D2B2B" w:rsidDel="00572B96" w:rsidRDefault="002D2B2B" w:rsidP="002D2B2B">
            <w:pPr>
              <w:spacing w:after="0" w:line="240" w:lineRule="auto"/>
              <w:jc w:val="center"/>
              <w:rPr>
                <w:del w:id="1313" w:author="Auteur"/>
                <w:rFonts w:ascii="Calibri" w:eastAsia="Times New Roman" w:hAnsi="Calibri" w:cs="Calibri"/>
                <w:color w:val="000000"/>
                <w:sz w:val="16"/>
                <w:szCs w:val="16"/>
              </w:rPr>
            </w:pPr>
            <w:del w:id="1314" w:author="Auteur">
              <w:r w:rsidRPr="002D2B2B" w:rsidDel="00572B96">
                <w:rPr>
                  <w:rFonts w:ascii="Calibri" w:eastAsia="Times New Roman" w:hAnsi="Calibri" w:cs="Calibri"/>
                  <w:color w:val="000000"/>
                  <w:sz w:val="16"/>
                  <w:szCs w:val="16"/>
                </w:rPr>
                <w:delText>0.0170463</w:delText>
              </w:r>
            </w:del>
          </w:p>
        </w:tc>
        <w:tc>
          <w:tcPr>
            <w:tcW w:w="906" w:type="dxa"/>
            <w:tcBorders>
              <w:top w:val="nil"/>
              <w:left w:val="nil"/>
              <w:bottom w:val="single" w:sz="4" w:space="0" w:color="auto"/>
              <w:right w:val="nil"/>
            </w:tcBorders>
            <w:shd w:val="clear" w:color="auto" w:fill="auto"/>
            <w:noWrap/>
            <w:vAlign w:val="bottom"/>
            <w:hideMark/>
          </w:tcPr>
          <w:p w14:paraId="6CD455D4" w14:textId="4979E112" w:rsidR="002D2B2B" w:rsidRPr="002D2B2B" w:rsidDel="00572B96" w:rsidRDefault="002D2B2B" w:rsidP="002D2B2B">
            <w:pPr>
              <w:spacing w:after="0" w:line="240" w:lineRule="auto"/>
              <w:jc w:val="center"/>
              <w:rPr>
                <w:del w:id="1315" w:author="Auteur"/>
                <w:rFonts w:ascii="Calibri" w:eastAsia="Times New Roman" w:hAnsi="Calibri" w:cs="Calibri"/>
                <w:color w:val="000000"/>
                <w:sz w:val="16"/>
                <w:szCs w:val="16"/>
              </w:rPr>
            </w:pPr>
            <w:del w:id="1316" w:author="Auteur">
              <w:r w:rsidRPr="002D2B2B" w:rsidDel="00572B96">
                <w:rPr>
                  <w:rFonts w:ascii="Calibri" w:eastAsia="Times New Roman" w:hAnsi="Calibri" w:cs="Calibri"/>
                  <w:color w:val="000000"/>
                  <w:sz w:val="16"/>
                  <w:szCs w:val="16"/>
                </w:rPr>
                <w:delText>0.0199149</w:delText>
              </w:r>
            </w:del>
          </w:p>
        </w:tc>
        <w:tc>
          <w:tcPr>
            <w:tcW w:w="906" w:type="dxa"/>
            <w:tcBorders>
              <w:top w:val="nil"/>
              <w:left w:val="nil"/>
              <w:bottom w:val="single" w:sz="4" w:space="0" w:color="auto"/>
              <w:right w:val="nil"/>
            </w:tcBorders>
            <w:shd w:val="clear" w:color="auto" w:fill="auto"/>
            <w:noWrap/>
            <w:vAlign w:val="bottom"/>
            <w:hideMark/>
          </w:tcPr>
          <w:p w14:paraId="28ED9F67" w14:textId="63BC3A04" w:rsidR="002D2B2B" w:rsidRPr="002D2B2B" w:rsidDel="00572B96" w:rsidRDefault="002D2B2B" w:rsidP="002D2B2B">
            <w:pPr>
              <w:spacing w:after="0" w:line="240" w:lineRule="auto"/>
              <w:jc w:val="center"/>
              <w:rPr>
                <w:del w:id="1317" w:author="Auteur"/>
                <w:rFonts w:ascii="Calibri" w:eastAsia="Times New Roman" w:hAnsi="Calibri" w:cs="Calibri"/>
                <w:color w:val="000000"/>
                <w:sz w:val="16"/>
                <w:szCs w:val="16"/>
              </w:rPr>
            </w:pPr>
            <w:del w:id="1318" w:author="Auteur">
              <w:r w:rsidRPr="002D2B2B" w:rsidDel="00572B96">
                <w:rPr>
                  <w:rFonts w:ascii="Calibri" w:eastAsia="Times New Roman" w:hAnsi="Calibri" w:cs="Calibri"/>
                  <w:color w:val="000000"/>
                  <w:sz w:val="16"/>
                  <w:szCs w:val="16"/>
                </w:rPr>
                <w:delText>0.0230822</w:delText>
              </w:r>
            </w:del>
          </w:p>
        </w:tc>
        <w:tc>
          <w:tcPr>
            <w:tcW w:w="1015" w:type="dxa"/>
            <w:tcBorders>
              <w:top w:val="nil"/>
              <w:left w:val="nil"/>
              <w:bottom w:val="single" w:sz="4" w:space="0" w:color="auto"/>
              <w:right w:val="nil"/>
            </w:tcBorders>
            <w:shd w:val="clear" w:color="auto" w:fill="auto"/>
            <w:noWrap/>
            <w:vAlign w:val="bottom"/>
            <w:hideMark/>
          </w:tcPr>
          <w:p w14:paraId="3F08EFC9" w14:textId="470A9A6C" w:rsidR="002D2B2B" w:rsidRPr="002D2B2B" w:rsidDel="00572B96" w:rsidRDefault="002D2B2B" w:rsidP="002D2B2B">
            <w:pPr>
              <w:spacing w:after="0" w:line="240" w:lineRule="auto"/>
              <w:jc w:val="center"/>
              <w:rPr>
                <w:del w:id="1319" w:author="Auteur"/>
                <w:rFonts w:ascii="Calibri" w:eastAsia="Times New Roman" w:hAnsi="Calibri" w:cs="Calibri"/>
                <w:color w:val="000000"/>
                <w:sz w:val="16"/>
                <w:szCs w:val="16"/>
              </w:rPr>
            </w:pPr>
            <w:del w:id="1320" w:author="Auteur">
              <w:r w:rsidRPr="002D2B2B" w:rsidDel="00572B96">
                <w:rPr>
                  <w:rFonts w:ascii="Calibri" w:eastAsia="Times New Roman" w:hAnsi="Calibri" w:cs="Calibri"/>
                  <w:color w:val="000000"/>
                  <w:sz w:val="16"/>
                  <w:szCs w:val="16"/>
                </w:rPr>
                <w:delText>0.0257569</w:delText>
              </w:r>
            </w:del>
          </w:p>
        </w:tc>
      </w:tr>
    </w:tbl>
    <w:p w14:paraId="37FB43FD" w14:textId="1B442562" w:rsidR="00163887" w:rsidDel="00572B96" w:rsidRDefault="00163887" w:rsidP="002F6763">
      <w:pPr>
        <w:snapToGrid w:val="0"/>
        <w:spacing w:after="0" w:line="480" w:lineRule="auto"/>
        <w:rPr>
          <w:del w:id="1321" w:author="Auteur"/>
          <w:rFonts w:ascii="Times New Roman" w:hAnsi="Times New Roman" w:cs="Times New Roman"/>
        </w:rPr>
      </w:pPr>
    </w:p>
    <w:p w14:paraId="3D27CD80" w14:textId="7CB4337A" w:rsidR="002A4728" w:rsidDel="00572B96" w:rsidRDefault="002A4728" w:rsidP="002A4728">
      <w:pPr>
        <w:snapToGrid w:val="0"/>
        <w:spacing w:after="0" w:line="480" w:lineRule="auto"/>
        <w:jc w:val="both"/>
        <w:rPr>
          <w:del w:id="1322" w:author="Auteur"/>
          <w:rFonts w:ascii="Times New Roman" w:hAnsi="Times New Roman" w:cs="Times New Roman"/>
        </w:rPr>
      </w:pPr>
      <w:del w:id="1323" w:author="Auteur">
        <w:r w:rsidDel="00572B96">
          <w:rPr>
            <w:rFonts w:ascii="Times New Roman" w:hAnsi="Times New Roman" w:cs="Times New Roman"/>
          </w:rPr>
          <w:delText>b)</w:delText>
        </w:r>
        <w:r w:rsidRPr="002A4728" w:rsidDel="00572B96">
          <w:rPr>
            <w:rFonts w:ascii="Times New Roman" w:hAnsi="Times New Roman" w:cs="Times New Roman"/>
          </w:rPr>
          <w:delText xml:space="preserve"> </w:delText>
        </w:r>
        <w:r w:rsidDel="00572B96">
          <w:rPr>
            <w:rFonts w:ascii="Times New Roman" w:hAnsi="Times New Roman" w:cs="Times New Roman"/>
          </w:rPr>
          <w:delText xml:space="preserve">Pairwise Fst of each population valley and the first valley (value is the mean value of 10 </w:delText>
        </w:r>
        <w:r w:rsidR="00BA3DD1" w:rsidDel="00572B96">
          <w:rPr>
            <w:rFonts w:ascii="Times New Roman" w:hAnsi="Times New Roman" w:cs="Times New Roman"/>
          </w:rPr>
          <w:delText>simulations</w:delText>
        </w:r>
        <w:r w:rsidDel="00572B96">
          <w:rPr>
            <w:rFonts w:ascii="Times New Roman" w:hAnsi="Times New Roman" w:cs="Times New Roman"/>
          </w:rPr>
          <w:delText>)</w:delText>
        </w:r>
      </w:del>
    </w:p>
    <w:tbl>
      <w:tblPr>
        <w:tblW w:w="9262" w:type="dxa"/>
        <w:tblLook w:val="04A0" w:firstRow="1" w:lastRow="0" w:firstColumn="1" w:lastColumn="0" w:noHBand="0" w:noVBand="1"/>
      </w:tblPr>
      <w:tblGrid>
        <w:gridCol w:w="944"/>
        <w:gridCol w:w="912"/>
        <w:gridCol w:w="912"/>
        <w:gridCol w:w="912"/>
        <w:gridCol w:w="912"/>
        <w:gridCol w:w="912"/>
        <w:gridCol w:w="912"/>
        <w:gridCol w:w="912"/>
        <w:gridCol w:w="912"/>
        <w:gridCol w:w="1022"/>
      </w:tblGrid>
      <w:tr w:rsidR="002A4728" w:rsidRPr="002A4728" w:rsidDel="00572B96" w14:paraId="1D5BBA74" w14:textId="6E0801D1" w:rsidTr="0013473D">
        <w:trPr>
          <w:trHeight w:val="262"/>
          <w:del w:id="1324" w:author="Auteur"/>
        </w:trPr>
        <w:tc>
          <w:tcPr>
            <w:tcW w:w="944" w:type="dxa"/>
            <w:tcBorders>
              <w:top w:val="nil"/>
              <w:left w:val="nil"/>
              <w:bottom w:val="single" w:sz="4" w:space="0" w:color="auto"/>
              <w:right w:val="nil"/>
            </w:tcBorders>
            <w:shd w:val="clear" w:color="auto" w:fill="auto"/>
            <w:noWrap/>
            <w:vAlign w:val="bottom"/>
            <w:hideMark/>
          </w:tcPr>
          <w:p w14:paraId="1211071A" w14:textId="77777777" w:rsidR="002A4728" w:rsidDel="00572B96" w:rsidRDefault="002A4728" w:rsidP="00D22A6B">
            <w:pPr>
              <w:snapToGrid w:val="0"/>
              <w:spacing w:after="0" w:line="240" w:lineRule="auto"/>
              <w:rPr>
                <w:del w:id="1325" w:author="Auteur"/>
                <w:rFonts w:ascii="Calibri" w:eastAsia="Times New Roman" w:hAnsi="Calibri" w:cs="Calibri"/>
                <w:color w:val="000000"/>
                <w:sz w:val="16"/>
                <w:szCs w:val="16"/>
              </w:rPr>
            </w:pPr>
            <w:del w:id="1326" w:author="Auteur">
              <w:r w:rsidRPr="002A4728" w:rsidDel="00572B96">
                <w:rPr>
                  <w:rFonts w:ascii="Calibri" w:eastAsia="Times New Roman" w:hAnsi="Calibri" w:cs="Calibri"/>
                  <w:color w:val="000000"/>
                  <w:sz w:val="16"/>
                  <w:szCs w:val="16"/>
                </w:rPr>
                <w:delText>pairwise Fst</w:delText>
              </w:r>
            </w:del>
          </w:p>
          <w:p w14:paraId="5EF64B4B" w14:textId="77777777" w:rsidR="00572B96" w:rsidRDefault="00572B96" w:rsidP="002A4728">
            <w:pPr>
              <w:spacing w:after="0" w:line="240" w:lineRule="auto"/>
              <w:jc w:val="center"/>
              <w:rPr>
                <w:ins w:id="1327" w:author="Auteur"/>
                <w:rFonts w:ascii="Calibri" w:eastAsia="Times New Roman" w:hAnsi="Calibri" w:cs="Calibri"/>
                <w:color w:val="000000"/>
                <w:sz w:val="16"/>
                <w:szCs w:val="16"/>
              </w:rPr>
            </w:pPr>
          </w:p>
          <w:p w14:paraId="3128704D" w14:textId="4C8D2CA3" w:rsidR="00572B96" w:rsidRPr="002A4728" w:rsidRDefault="00572B96" w:rsidP="002A4728">
            <w:pPr>
              <w:spacing w:after="0" w:line="240" w:lineRule="auto"/>
              <w:jc w:val="center"/>
              <w:rPr>
                <w:rFonts w:ascii="Calibri" w:eastAsia="Times New Roman" w:hAnsi="Calibri" w:cs="Calibri"/>
                <w:color w:val="000000"/>
                <w:sz w:val="16"/>
                <w:szCs w:val="16"/>
              </w:rPr>
            </w:pPr>
          </w:p>
        </w:tc>
        <w:tc>
          <w:tcPr>
            <w:tcW w:w="912" w:type="dxa"/>
            <w:tcBorders>
              <w:top w:val="nil"/>
              <w:left w:val="nil"/>
              <w:bottom w:val="single" w:sz="4" w:space="0" w:color="auto"/>
              <w:right w:val="nil"/>
            </w:tcBorders>
            <w:shd w:val="clear" w:color="auto" w:fill="auto"/>
            <w:noWrap/>
            <w:vAlign w:val="bottom"/>
            <w:hideMark/>
          </w:tcPr>
          <w:p w14:paraId="7768FAC8" w14:textId="19C43FD7" w:rsidR="002A4728" w:rsidRPr="002A4728" w:rsidDel="00572B96" w:rsidRDefault="002A4728" w:rsidP="002A4728">
            <w:pPr>
              <w:spacing w:after="0" w:line="240" w:lineRule="auto"/>
              <w:jc w:val="center"/>
              <w:rPr>
                <w:del w:id="1328" w:author="Auteur"/>
                <w:rFonts w:ascii="Calibri" w:eastAsia="Times New Roman" w:hAnsi="Calibri" w:cs="Calibri"/>
                <w:color w:val="000000"/>
                <w:sz w:val="16"/>
                <w:szCs w:val="16"/>
              </w:rPr>
            </w:pPr>
            <w:del w:id="1329" w:author="Auteur">
              <w:r w:rsidRPr="002A4728" w:rsidDel="00572B96">
                <w:rPr>
                  <w:rFonts w:ascii="Calibri" w:eastAsia="Times New Roman" w:hAnsi="Calibri" w:cs="Calibri"/>
                  <w:color w:val="000000"/>
                  <w:sz w:val="16"/>
                  <w:szCs w:val="16"/>
                </w:rPr>
                <w:delText>1-2</w:delText>
              </w:r>
            </w:del>
          </w:p>
        </w:tc>
        <w:tc>
          <w:tcPr>
            <w:tcW w:w="912" w:type="dxa"/>
            <w:tcBorders>
              <w:top w:val="nil"/>
              <w:left w:val="nil"/>
              <w:bottom w:val="single" w:sz="4" w:space="0" w:color="auto"/>
              <w:right w:val="nil"/>
            </w:tcBorders>
            <w:shd w:val="clear" w:color="auto" w:fill="auto"/>
            <w:noWrap/>
            <w:vAlign w:val="bottom"/>
            <w:hideMark/>
          </w:tcPr>
          <w:p w14:paraId="1169CF6F" w14:textId="18D1E630" w:rsidR="002A4728" w:rsidRPr="002A4728" w:rsidDel="00572B96" w:rsidRDefault="002A4728" w:rsidP="002A4728">
            <w:pPr>
              <w:spacing w:after="0" w:line="240" w:lineRule="auto"/>
              <w:jc w:val="center"/>
              <w:rPr>
                <w:del w:id="1330" w:author="Auteur"/>
                <w:rFonts w:ascii="Calibri" w:eastAsia="Times New Roman" w:hAnsi="Calibri" w:cs="Calibri"/>
                <w:color w:val="000000"/>
                <w:sz w:val="16"/>
                <w:szCs w:val="16"/>
              </w:rPr>
            </w:pPr>
            <w:del w:id="1331" w:author="Auteur">
              <w:r w:rsidRPr="002A4728" w:rsidDel="00572B96">
                <w:rPr>
                  <w:rFonts w:ascii="Calibri" w:eastAsia="Times New Roman" w:hAnsi="Calibri" w:cs="Calibri"/>
                  <w:color w:val="000000"/>
                  <w:sz w:val="16"/>
                  <w:szCs w:val="16"/>
                </w:rPr>
                <w:delText>1-3</w:delText>
              </w:r>
            </w:del>
          </w:p>
        </w:tc>
        <w:tc>
          <w:tcPr>
            <w:tcW w:w="912" w:type="dxa"/>
            <w:tcBorders>
              <w:top w:val="nil"/>
              <w:left w:val="nil"/>
              <w:bottom w:val="single" w:sz="4" w:space="0" w:color="auto"/>
              <w:right w:val="nil"/>
            </w:tcBorders>
            <w:shd w:val="clear" w:color="auto" w:fill="auto"/>
            <w:noWrap/>
            <w:vAlign w:val="bottom"/>
            <w:hideMark/>
          </w:tcPr>
          <w:p w14:paraId="234783B5" w14:textId="47787310" w:rsidR="002A4728" w:rsidRPr="002A4728" w:rsidDel="00572B96" w:rsidRDefault="002A4728" w:rsidP="002A4728">
            <w:pPr>
              <w:spacing w:after="0" w:line="240" w:lineRule="auto"/>
              <w:jc w:val="center"/>
              <w:rPr>
                <w:del w:id="1332" w:author="Auteur"/>
                <w:rFonts w:ascii="Calibri" w:eastAsia="Times New Roman" w:hAnsi="Calibri" w:cs="Calibri"/>
                <w:color w:val="000000"/>
                <w:sz w:val="16"/>
                <w:szCs w:val="16"/>
              </w:rPr>
            </w:pPr>
            <w:del w:id="1333" w:author="Auteur">
              <w:r w:rsidRPr="002A4728" w:rsidDel="00572B96">
                <w:rPr>
                  <w:rFonts w:ascii="Calibri" w:eastAsia="Times New Roman" w:hAnsi="Calibri" w:cs="Calibri"/>
                  <w:color w:val="000000"/>
                  <w:sz w:val="16"/>
                  <w:szCs w:val="16"/>
                </w:rPr>
                <w:delText>1-4</w:delText>
              </w:r>
            </w:del>
          </w:p>
        </w:tc>
        <w:tc>
          <w:tcPr>
            <w:tcW w:w="912" w:type="dxa"/>
            <w:tcBorders>
              <w:top w:val="nil"/>
              <w:left w:val="nil"/>
              <w:bottom w:val="single" w:sz="4" w:space="0" w:color="auto"/>
              <w:right w:val="nil"/>
            </w:tcBorders>
            <w:shd w:val="clear" w:color="auto" w:fill="auto"/>
            <w:noWrap/>
            <w:vAlign w:val="bottom"/>
            <w:hideMark/>
          </w:tcPr>
          <w:p w14:paraId="09947AF1" w14:textId="72E30C6B" w:rsidR="002A4728" w:rsidRPr="002A4728" w:rsidDel="00572B96" w:rsidRDefault="002A4728" w:rsidP="002A4728">
            <w:pPr>
              <w:spacing w:after="0" w:line="240" w:lineRule="auto"/>
              <w:jc w:val="center"/>
              <w:rPr>
                <w:del w:id="1334" w:author="Auteur"/>
                <w:rFonts w:ascii="Calibri" w:eastAsia="Times New Roman" w:hAnsi="Calibri" w:cs="Calibri"/>
                <w:color w:val="000000"/>
                <w:sz w:val="16"/>
                <w:szCs w:val="16"/>
              </w:rPr>
            </w:pPr>
            <w:del w:id="1335" w:author="Auteur">
              <w:r w:rsidRPr="002A4728" w:rsidDel="00572B96">
                <w:rPr>
                  <w:rFonts w:ascii="Calibri" w:eastAsia="Times New Roman" w:hAnsi="Calibri" w:cs="Calibri"/>
                  <w:color w:val="000000"/>
                  <w:sz w:val="16"/>
                  <w:szCs w:val="16"/>
                </w:rPr>
                <w:delText>1-5</w:delText>
              </w:r>
            </w:del>
          </w:p>
        </w:tc>
        <w:tc>
          <w:tcPr>
            <w:tcW w:w="912" w:type="dxa"/>
            <w:tcBorders>
              <w:top w:val="nil"/>
              <w:left w:val="nil"/>
              <w:bottom w:val="single" w:sz="4" w:space="0" w:color="auto"/>
              <w:right w:val="nil"/>
            </w:tcBorders>
            <w:shd w:val="clear" w:color="auto" w:fill="auto"/>
            <w:noWrap/>
            <w:vAlign w:val="bottom"/>
            <w:hideMark/>
          </w:tcPr>
          <w:p w14:paraId="203D2E45" w14:textId="0B605C63" w:rsidR="002A4728" w:rsidRPr="002A4728" w:rsidDel="00572B96" w:rsidRDefault="002A4728" w:rsidP="002A4728">
            <w:pPr>
              <w:spacing w:after="0" w:line="240" w:lineRule="auto"/>
              <w:jc w:val="center"/>
              <w:rPr>
                <w:del w:id="1336" w:author="Auteur"/>
                <w:rFonts w:ascii="Calibri" w:eastAsia="Times New Roman" w:hAnsi="Calibri" w:cs="Calibri"/>
                <w:color w:val="000000"/>
                <w:sz w:val="16"/>
                <w:szCs w:val="16"/>
              </w:rPr>
            </w:pPr>
            <w:del w:id="1337" w:author="Auteur">
              <w:r w:rsidRPr="002A4728" w:rsidDel="00572B96">
                <w:rPr>
                  <w:rFonts w:ascii="Calibri" w:eastAsia="Times New Roman" w:hAnsi="Calibri" w:cs="Calibri"/>
                  <w:color w:val="000000"/>
                  <w:sz w:val="16"/>
                  <w:szCs w:val="16"/>
                </w:rPr>
                <w:delText>1-6</w:delText>
              </w:r>
            </w:del>
          </w:p>
        </w:tc>
        <w:tc>
          <w:tcPr>
            <w:tcW w:w="912" w:type="dxa"/>
            <w:tcBorders>
              <w:top w:val="nil"/>
              <w:left w:val="nil"/>
              <w:bottom w:val="single" w:sz="4" w:space="0" w:color="auto"/>
              <w:right w:val="nil"/>
            </w:tcBorders>
            <w:shd w:val="clear" w:color="auto" w:fill="auto"/>
            <w:noWrap/>
            <w:vAlign w:val="bottom"/>
            <w:hideMark/>
          </w:tcPr>
          <w:p w14:paraId="6624C1D0" w14:textId="0AC4EAA8" w:rsidR="002A4728" w:rsidRPr="002A4728" w:rsidDel="00572B96" w:rsidRDefault="002A4728" w:rsidP="002A4728">
            <w:pPr>
              <w:spacing w:after="0" w:line="240" w:lineRule="auto"/>
              <w:jc w:val="center"/>
              <w:rPr>
                <w:del w:id="1338" w:author="Auteur"/>
                <w:rFonts w:ascii="Calibri" w:eastAsia="Times New Roman" w:hAnsi="Calibri" w:cs="Calibri"/>
                <w:color w:val="000000"/>
                <w:sz w:val="16"/>
                <w:szCs w:val="16"/>
              </w:rPr>
            </w:pPr>
            <w:del w:id="1339" w:author="Auteur">
              <w:r w:rsidRPr="002A4728" w:rsidDel="00572B96">
                <w:rPr>
                  <w:rFonts w:ascii="Calibri" w:eastAsia="Times New Roman" w:hAnsi="Calibri" w:cs="Calibri"/>
                  <w:color w:val="000000"/>
                  <w:sz w:val="16"/>
                  <w:szCs w:val="16"/>
                </w:rPr>
                <w:delText>1-7</w:delText>
              </w:r>
            </w:del>
          </w:p>
        </w:tc>
        <w:tc>
          <w:tcPr>
            <w:tcW w:w="912" w:type="dxa"/>
            <w:tcBorders>
              <w:top w:val="nil"/>
              <w:left w:val="nil"/>
              <w:bottom w:val="single" w:sz="4" w:space="0" w:color="auto"/>
              <w:right w:val="nil"/>
            </w:tcBorders>
            <w:shd w:val="clear" w:color="auto" w:fill="auto"/>
            <w:noWrap/>
            <w:vAlign w:val="bottom"/>
            <w:hideMark/>
          </w:tcPr>
          <w:p w14:paraId="2B2C43F9" w14:textId="3F6AD459" w:rsidR="002A4728" w:rsidRPr="002A4728" w:rsidDel="00572B96" w:rsidRDefault="002A4728" w:rsidP="002A4728">
            <w:pPr>
              <w:spacing w:after="0" w:line="240" w:lineRule="auto"/>
              <w:jc w:val="center"/>
              <w:rPr>
                <w:del w:id="1340" w:author="Auteur"/>
                <w:rFonts w:ascii="Calibri" w:eastAsia="Times New Roman" w:hAnsi="Calibri" w:cs="Calibri"/>
                <w:color w:val="000000"/>
                <w:sz w:val="16"/>
                <w:szCs w:val="16"/>
              </w:rPr>
            </w:pPr>
            <w:del w:id="1341" w:author="Auteur">
              <w:r w:rsidRPr="002A4728" w:rsidDel="00572B96">
                <w:rPr>
                  <w:rFonts w:ascii="Calibri" w:eastAsia="Times New Roman" w:hAnsi="Calibri" w:cs="Calibri"/>
                  <w:color w:val="000000"/>
                  <w:sz w:val="16"/>
                  <w:szCs w:val="16"/>
                </w:rPr>
                <w:delText>1-8</w:delText>
              </w:r>
            </w:del>
          </w:p>
        </w:tc>
        <w:tc>
          <w:tcPr>
            <w:tcW w:w="912" w:type="dxa"/>
            <w:tcBorders>
              <w:top w:val="nil"/>
              <w:left w:val="nil"/>
              <w:bottom w:val="single" w:sz="4" w:space="0" w:color="auto"/>
              <w:right w:val="nil"/>
            </w:tcBorders>
            <w:shd w:val="clear" w:color="auto" w:fill="auto"/>
            <w:noWrap/>
            <w:vAlign w:val="bottom"/>
            <w:hideMark/>
          </w:tcPr>
          <w:p w14:paraId="5C386127" w14:textId="00611F58" w:rsidR="002A4728" w:rsidRPr="002A4728" w:rsidDel="00572B96" w:rsidRDefault="002A4728" w:rsidP="002A4728">
            <w:pPr>
              <w:spacing w:after="0" w:line="240" w:lineRule="auto"/>
              <w:jc w:val="center"/>
              <w:rPr>
                <w:del w:id="1342" w:author="Auteur"/>
                <w:rFonts w:ascii="Calibri" w:eastAsia="Times New Roman" w:hAnsi="Calibri" w:cs="Calibri"/>
                <w:color w:val="000000"/>
                <w:sz w:val="16"/>
                <w:szCs w:val="16"/>
              </w:rPr>
            </w:pPr>
            <w:del w:id="1343" w:author="Auteur">
              <w:r w:rsidRPr="002A4728" w:rsidDel="00572B96">
                <w:rPr>
                  <w:rFonts w:ascii="Calibri" w:eastAsia="Times New Roman" w:hAnsi="Calibri" w:cs="Calibri"/>
                  <w:color w:val="000000"/>
                  <w:sz w:val="16"/>
                  <w:szCs w:val="16"/>
                </w:rPr>
                <w:delText>1-9</w:delText>
              </w:r>
            </w:del>
          </w:p>
        </w:tc>
        <w:tc>
          <w:tcPr>
            <w:tcW w:w="1022" w:type="dxa"/>
            <w:tcBorders>
              <w:top w:val="nil"/>
              <w:left w:val="nil"/>
              <w:bottom w:val="single" w:sz="4" w:space="0" w:color="auto"/>
              <w:right w:val="nil"/>
            </w:tcBorders>
            <w:shd w:val="clear" w:color="auto" w:fill="auto"/>
            <w:noWrap/>
            <w:vAlign w:val="bottom"/>
            <w:hideMark/>
          </w:tcPr>
          <w:p w14:paraId="79F3E9C2" w14:textId="28FC319C" w:rsidR="002A4728" w:rsidRPr="002A4728" w:rsidDel="00572B96" w:rsidRDefault="002A4728" w:rsidP="002A4728">
            <w:pPr>
              <w:spacing w:after="0" w:line="240" w:lineRule="auto"/>
              <w:jc w:val="center"/>
              <w:rPr>
                <w:del w:id="1344" w:author="Auteur"/>
                <w:rFonts w:ascii="Calibri" w:eastAsia="Times New Roman" w:hAnsi="Calibri" w:cs="Calibri"/>
                <w:color w:val="000000"/>
                <w:sz w:val="16"/>
                <w:szCs w:val="16"/>
              </w:rPr>
            </w:pPr>
            <w:del w:id="1345" w:author="Auteur">
              <w:r w:rsidRPr="002A4728" w:rsidDel="00572B96">
                <w:rPr>
                  <w:rFonts w:ascii="Calibri" w:eastAsia="Times New Roman" w:hAnsi="Calibri" w:cs="Calibri"/>
                  <w:color w:val="000000"/>
                  <w:sz w:val="16"/>
                  <w:szCs w:val="16"/>
                </w:rPr>
                <w:delText>1-10</w:delText>
              </w:r>
            </w:del>
          </w:p>
        </w:tc>
      </w:tr>
      <w:tr w:rsidR="002A4728" w:rsidRPr="002A4728" w:rsidDel="00572B96" w14:paraId="12F5172A" w14:textId="00196B65" w:rsidTr="0013473D">
        <w:trPr>
          <w:trHeight w:val="262"/>
          <w:del w:id="1346" w:author="Auteur"/>
        </w:trPr>
        <w:tc>
          <w:tcPr>
            <w:tcW w:w="944" w:type="dxa"/>
            <w:tcBorders>
              <w:top w:val="single" w:sz="4" w:space="0" w:color="auto"/>
              <w:left w:val="nil"/>
              <w:bottom w:val="nil"/>
              <w:right w:val="nil"/>
            </w:tcBorders>
            <w:shd w:val="clear" w:color="auto" w:fill="auto"/>
            <w:noWrap/>
            <w:vAlign w:val="bottom"/>
            <w:hideMark/>
          </w:tcPr>
          <w:p w14:paraId="630CBB19" w14:textId="0B61D5D2" w:rsidR="002A4728" w:rsidRPr="002A4728" w:rsidDel="00572B96" w:rsidRDefault="002A4728" w:rsidP="002A4728">
            <w:pPr>
              <w:spacing w:after="0" w:line="240" w:lineRule="auto"/>
              <w:jc w:val="center"/>
              <w:rPr>
                <w:del w:id="1347" w:author="Auteur"/>
                <w:rFonts w:ascii="Calibri" w:eastAsia="Times New Roman" w:hAnsi="Calibri" w:cs="Calibri"/>
                <w:color w:val="000000"/>
                <w:sz w:val="16"/>
                <w:szCs w:val="16"/>
              </w:rPr>
            </w:pPr>
            <w:del w:id="1348" w:author="Auteur">
              <w:r w:rsidRPr="002A4728" w:rsidDel="00572B96">
                <w:rPr>
                  <w:rFonts w:ascii="Calibri" w:eastAsia="Times New Roman" w:hAnsi="Calibri" w:cs="Calibri"/>
                  <w:color w:val="000000"/>
                  <w:sz w:val="16"/>
                  <w:szCs w:val="16"/>
                </w:rPr>
                <w:delText>10y_vals</w:delText>
              </w:r>
            </w:del>
          </w:p>
        </w:tc>
        <w:tc>
          <w:tcPr>
            <w:tcW w:w="912" w:type="dxa"/>
            <w:tcBorders>
              <w:top w:val="single" w:sz="4" w:space="0" w:color="auto"/>
              <w:left w:val="nil"/>
              <w:bottom w:val="nil"/>
              <w:right w:val="nil"/>
            </w:tcBorders>
            <w:shd w:val="clear" w:color="auto" w:fill="auto"/>
            <w:noWrap/>
            <w:vAlign w:val="bottom"/>
            <w:hideMark/>
          </w:tcPr>
          <w:p w14:paraId="7A728871" w14:textId="43549E26" w:rsidR="002A4728" w:rsidRPr="002A4728" w:rsidDel="00572B96" w:rsidRDefault="002A4728" w:rsidP="002A4728">
            <w:pPr>
              <w:spacing w:after="0" w:line="240" w:lineRule="auto"/>
              <w:jc w:val="center"/>
              <w:rPr>
                <w:del w:id="1349" w:author="Auteur"/>
                <w:rFonts w:ascii="Calibri" w:eastAsia="Times New Roman" w:hAnsi="Calibri" w:cs="Calibri"/>
                <w:color w:val="000000"/>
                <w:sz w:val="16"/>
                <w:szCs w:val="16"/>
              </w:rPr>
            </w:pPr>
            <w:del w:id="1350" w:author="Auteur">
              <w:r w:rsidRPr="002A4728" w:rsidDel="00572B96">
                <w:rPr>
                  <w:rFonts w:ascii="Calibri" w:eastAsia="Times New Roman" w:hAnsi="Calibri" w:cs="Calibri"/>
                  <w:color w:val="000000"/>
                  <w:sz w:val="16"/>
                  <w:szCs w:val="16"/>
                </w:rPr>
                <w:delText>0.0045917</w:delText>
              </w:r>
            </w:del>
          </w:p>
        </w:tc>
        <w:tc>
          <w:tcPr>
            <w:tcW w:w="912" w:type="dxa"/>
            <w:tcBorders>
              <w:top w:val="single" w:sz="4" w:space="0" w:color="auto"/>
              <w:left w:val="nil"/>
              <w:bottom w:val="nil"/>
              <w:right w:val="nil"/>
            </w:tcBorders>
            <w:shd w:val="clear" w:color="auto" w:fill="auto"/>
            <w:noWrap/>
            <w:vAlign w:val="bottom"/>
            <w:hideMark/>
          </w:tcPr>
          <w:p w14:paraId="16E95981" w14:textId="2043EEE0" w:rsidR="002A4728" w:rsidRPr="002A4728" w:rsidDel="00572B96" w:rsidRDefault="002A4728" w:rsidP="002A4728">
            <w:pPr>
              <w:spacing w:after="0" w:line="240" w:lineRule="auto"/>
              <w:jc w:val="center"/>
              <w:rPr>
                <w:del w:id="1351" w:author="Auteur"/>
                <w:rFonts w:ascii="Calibri" w:eastAsia="Times New Roman" w:hAnsi="Calibri" w:cs="Calibri"/>
                <w:color w:val="000000"/>
                <w:sz w:val="16"/>
                <w:szCs w:val="16"/>
              </w:rPr>
            </w:pPr>
            <w:del w:id="1352" w:author="Auteur">
              <w:r w:rsidRPr="002A4728" w:rsidDel="00572B96">
                <w:rPr>
                  <w:rFonts w:ascii="Calibri" w:eastAsia="Times New Roman" w:hAnsi="Calibri" w:cs="Calibri"/>
                  <w:color w:val="000000"/>
                  <w:sz w:val="16"/>
                  <w:szCs w:val="16"/>
                </w:rPr>
                <w:delText>0.0074100</w:delText>
              </w:r>
            </w:del>
          </w:p>
        </w:tc>
        <w:tc>
          <w:tcPr>
            <w:tcW w:w="912" w:type="dxa"/>
            <w:tcBorders>
              <w:top w:val="single" w:sz="4" w:space="0" w:color="auto"/>
              <w:left w:val="nil"/>
              <w:bottom w:val="nil"/>
              <w:right w:val="nil"/>
            </w:tcBorders>
            <w:shd w:val="clear" w:color="auto" w:fill="auto"/>
            <w:noWrap/>
            <w:vAlign w:val="bottom"/>
            <w:hideMark/>
          </w:tcPr>
          <w:p w14:paraId="111B667C" w14:textId="692FBD65" w:rsidR="002A4728" w:rsidRPr="002A4728" w:rsidDel="00572B96" w:rsidRDefault="002A4728" w:rsidP="002A4728">
            <w:pPr>
              <w:spacing w:after="0" w:line="240" w:lineRule="auto"/>
              <w:jc w:val="center"/>
              <w:rPr>
                <w:del w:id="1353" w:author="Auteur"/>
                <w:rFonts w:ascii="Calibri" w:eastAsia="Times New Roman" w:hAnsi="Calibri" w:cs="Calibri"/>
                <w:color w:val="000000"/>
                <w:sz w:val="16"/>
                <w:szCs w:val="16"/>
              </w:rPr>
            </w:pPr>
            <w:del w:id="1354" w:author="Auteur">
              <w:r w:rsidRPr="002A4728" w:rsidDel="00572B96">
                <w:rPr>
                  <w:rFonts w:ascii="Calibri" w:eastAsia="Times New Roman" w:hAnsi="Calibri" w:cs="Calibri"/>
                  <w:color w:val="000000"/>
                  <w:sz w:val="16"/>
                  <w:szCs w:val="16"/>
                </w:rPr>
                <w:delText>0.0119509</w:delText>
              </w:r>
            </w:del>
          </w:p>
        </w:tc>
        <w:tc>
          <w:tcPr>
            <w:tcW w:w="912" w:type="dxa"/>
            <w:tcBorders>
              <w:top w:val="single" w:sz="4" w:space="0" w:color="auto"/>
              <w:left w:val="nil"/>
              <w:bottom w:val="nil"/>
              <w:right w:val="nil"/>
            </w:tcBorders>
            <w:shd w:val="clear" w:color="auto" w:fill="auto"/>
            <w:noWrap/>
            <w:vAlign w:val="bottom"/>
            <w:hideMark/>
          </w:tcPr>
          <w:p w14:paraId="6337547F" w14:textId="79414451" w:rsidR="002A4728" w:rsidRPr="002A4728" w:rsidDel="00572B96" w:rsidRDefault="002A4728" w:rsidP="002A4728">
            <w:pPr>
              <w:spacing w:after="0" w:line="240" w:lineRule="auto"/>
              <w:jc w:val="center"/>
              <w:rPr>
                <w:del w:id="1355" w:author="Auteur"/>
                <w:rFonts w:ascii="Calibri" w:eastAsia="Times New Roman" w:hAnsi="Calibri" w:cs="Calibri"/>
                <w:color w:val="000000"/>
                <w:sz w:val="16"/>
                <w:szCs w:val="16"/>
              </w:rPr>
            </w:pPr>
            <w:del w:id="1356" w:author="Auteur">
              <w:r w:rsidRPr="002A4728" w:rsidDel="00572B96">
                <w:rPr>
                  <w:rFonts w:ascii="Calibri" w:eastAsia="Times New Roman" w:hAnsi="Calibri" w:cs="Calibri"/>
                  <w:color w:val="000000"/>
                  <w:sz w:val="16"/>
                  <w:szCs w:val="16"/>
                </w:rPr>
                <w:delText>0.0160770</w:delText>
              </w:r>
            </w:del>
          </w:p>
        </w:tc>
        <w:tc>
          <w:tcPr>
            <w:tcW w:w="912" w:type="dxa"/>
            <w:tcBorders>
              <w:top w:val="single" w:sz="4" w:space="0" w:color="auto"/>
              <w:left w:val="nil"/>
              <w:bottom w:val="nil"/>
              <w:right w:val="nil"/>
            </w:tcBorders>
            <w:shd w:val="clear" w:color="auto" w:fill="auto"/>
            <w:noWrap/>
            <w:vAlign w:val="bottom"/>
            <w:hideMark/>
          </w:tcPr>
          <w:p w14:paraId="5CB187D8" w14:textId="57E6D8C0" w:rsidR="002A4728" w:rsidRPr="002A4728" w:rsidDel="00572B96" w:rsidRDefault="002A4728" w:rsidP="002A4728">
            <w:pPr>
              <w:spacing w:after="0" w:line="240" w:lineRule="auto"/>
              <w:jc w:val="center"/>
              <w:rPr>
                <w:del w:id="1357" w:author="Auteur"/>
                <w:rFonts w:ascii="Calibri" w:eastAsia="Times New Roman" w:hAnsi="Calibri" w:cs="Calibri"/>
                <w:color w:val="000000"/>
                <w:sz w:val="16"/>
                <w:szCs w:val="16"/>
              </w:rPr>
            </w:pPr>
            <w:del w:id="1358" w:author="Auteur">
              <w:r w:rsidRPr="002A4728" w:rsidDel="00572B96">
                <w:rPr>
                  <w:rFonts w:ascii="Calibri" w:eastAsia="Times New Roman" w:hAnsi="Calibri" w:cs="Calibri"/>
                  <w:color w:val="000000"/>
                  <w:sz w:val="16"/>
                  <w:szCs w:val="16"/>
                </w:rPr>
                <w:delText>0.0195050</w:delText>
              </w:r>
            </w:del>
          </w:p>
        </w:tc>
        <w:tc>
          <w:tcPr>
            <w:tcW w:w="912" w:type="dxa"/>
            <w:tcBorders>
              <w:top w:val="single" w:sz="4" w:space="0" w:color="auto"/>
              <w:left w:val="nil"/>
              <w:bottom w:val="nil"/>
              <w:right w:val="nil"/>
            </w:tcBorders>
            <w:shd w:val="clear" w:color="auto" w:fill="auto"/>
            <w:noWrap/>
            <w:vAlign w:val="bottom"/>
            <w:hideMark/>
          </w:tcPr>
          <w:p w14:paraId="21B53F0A" w14:textId="4E162B5F" w:rsidR="002A4728" w:rsidRPr="002A4728" w:rsidDel="00572B96" w:rsidRDefault="002A4728" w:rsidP="002A4728">
            <w:pPr>
              <w:spacing w:after="0" w:line="240" w:lineRule="auto"/>
              <w:jc w:val="center"/>
              <w:rPr>
                <w:del w:id="1359" w:author="Auteur"/>
                <w:rFonts w:ascii="Calibri" w:eastAsia="Times New Roman" w:hAnsi="Calibri" w:cs="Calibri"/>
                <w:color w:val="000000"/>
                <w:sz w:val="16"/>
                <w:szCs w:val="16"/>
              </w:rPr>
            </w:pPr>
            <w:del w:id="1360" w:author="Auteur">
              <w:r w:rsidRPr="002A4728" w:rsidDel="00572B96">
                <w:rPr>
                  <w:rFonts w:ascii="Calibri" w:eastAsia="Times New Roman" w:hAnsi="Calibri" w:cs="Calibri"/>
                  <w:color w:val="000000"/>
                  <w:sz w:val="16"/>
                  <w:szCs w:val="16"/>
                </w:rPr>
                <w:delText>0.0214462</w:delText>
              </w:r>
            </w:del>
          </w:p>
        </w:tc>
        <w:tc>
          <w:tcPr>
            <w:tcW w:w="912" w:type="dxa"/>
            <w:tcBorders>
              <w:top w:val="single" w:sz="4" w:space="0" w:color="auto"/>
              <w:left w:val="nil"/>
              <w:bottom w:val="nil"/>
              <w:right w:val="nil"/>
            </w:tcBorders>
            <w:shd w:val="clear" w:color="auto" w:fill="auto"/>
            <w:noWrap/>
            <w:vAlign w:val="bottom"/>
            <w:hideMark/>
          </w:tcPr>
          <w:p w14:paraId="414026BE" w14:textId="438AAB63" w:rsidR="002A4728" w:rsidRPr="002A4728" w:rsidDel="00572B96" w:rsidRDefault="002A4728" w:rsidP="002A4728">
            <w:pPr>
              <w:spacing w:after="0" w:line="240" w:lineRule="auto"/>
              <w:jc w:val="center"/>
              <w:rPr>
                <w:del w:id="1361" w:author="Auteur"/>
                <w:rFonts w:ascii="Calibri" w:eastAsia="Times New Roman" w:hAnsi="Calibri" w:cs="Calibri"/>
                <w:color w:val="000000"/>
                <w:sz w:val="16"/>
                <w:szCs w:val="16"/>
              </w:rPr>
            </w:pPr>
            <w:del w:id="1362" w:author="Auteur">
              <w:r w:rsidRPr="002A4728" w:rsidDel="00572B96">
                <w:rPr>
                  <w:rFonts w:ascii="Calibri" w:eastAsia="Times New Roman" w:hAnsi="Calibri" w:cs="Calibri"/>
                  <w:color w:val="000000"/>
                  <w:sz w:val="16"/>
                  <w:szCs w:val="16"/>
                </w:rPr>
                <w:delText>0.0253173</w:delText>
              </w:r>
            </w:del>
          </w:p>
        </w:tc>
        <w:tc>
          <w:tcPr>
            <w:tcW w:w="912" w:type="dxa"/>
            <w:tcBorders>
              <w:top w:val="single" w:sz="4" w:space="0" w:color="auto"/>
              <w:left w:val="nil"/>
              <w:bottom w:val="nil"/>
              <w:right w:val="nil"/>
            </w:tcBorders>
            <w:shd w:val="clear" w:color="auto" w:fill="auto"/>
            <w:noWrap/>
            <w:vAlign w:val="bottom"/>
            <w:hideMark/>
          </w:tcPr>
          <w:p w14:paraId="551B2522" w14:textId="39DDC091" w:rsidR="002A4728" w:rsidRPr="002A4728" w:rsidDel="00572B96" w:rsidRDefault="002A4728" w:rsidP="002A4728">
            <w:pPr>
              <w:spacing w:after="0" w:line="240" w:lineRule="auto"/>
              <w:jc w:val="center"/>
              <w:rPr>
                <w:del w:id="1363" w:author="Auteur"/>
                <w:rFonts w:ascii="Calibri" w:eastAsia="Times New Roman" w:hAnsi="Calibri" w:cs="Calibri"/>
                <w:color w:val="000000"/>
                <w:sz w:val="16"/>
                <w:szCs w:val="16"/>
              </w:rPr>
            </w:pPr>
            <w:del w:id="1364" w:author="Auteur">
              <w:r w:rsidRPr="002A4728" w:rsidDel="00572B96">
                <w:rPr>
                  <w:rFonts w:ascii="Calibri" w:eastAsia="Times New Roman" w:hAnsi="Calibri" w:cs="Calibri"/>
                  <w:color w:val="000000"/>
                  <w:sz w:val="16"/>
                  <w:szCs w:val="16"/>
                </w:rPr>
                <w:delText>0.0280986</w:delText>
              </w:r>
            </w:del>
          </w:p>
        </w:tc>
        <w:tc>
          <w:tcPr>
            <w:tcW w:w="1022" w:type="dxa"/>
            <w:tcBorders>
              <w:top w:val="single" w:sz="4" w:space="0" w:color="auto"/>
              <w:left w:val="nil"/>
              <w:bottom w:val="nil"/>
              <w:right w:val="nil"/>
            </w:tcBorders>
            <w:shd w:val="clear" w:color="auto" w:fill="auto"/>
            <w:noWrap/>
            <w:vAlign w:val="bottom"/>
            <w:hideMark/>
          </w:tcPr>
          <w:p w14:paraId="0D6C6897" w14:textId="0B315F15" w:rsidR="002A4728" w:rsidRPr="002A4728" w:rsidDel="00572B96" w:rsidRDefault="002A4728" w:rsidP="002A4728">
            <w:pPr>
              <w:spacing w:after="0" w:line="240" w:lineRule="auto"/>
              <w:jc w:val="center"/>
              <w:rPr>
                <w:del w:id="1365" w:author="Auteur"/>
                <w:rFonts w:ascii="Calibri" w:eastAsia="Times New Roman" w:hAnsi="Calibri" w:cs="Calibri"/>
                <w:color w:val="000000"/>
                <w:sz w:val="16"/>
                <w:szCs w:val="16"/>
              </w:rPr>
            </w:pPr>
            <w:del w:id="1366" w:author="Auteur">
              <w:r w:rsidRPr="002A4728" w:rsidDel="00572B96">
                <w:rPr>
                  <w:rFonts w:ascii="Calibri" w:eastAsia="Times New Roman" w:hAnsi="Calibri" w:cs="Calibri"/>
                  <w:color w:val="000000"/>
                  <w:sz w:val="16"/>
                  <w:szCs w:val="16"/>
                </w:rPr>
                <w:delText>0.0315393</w:delText>
              </w:r>
            </w:del>
          </w:p>
        </w:tc>
      </w:tr>
      <w:tr w:rsidR="002A4728" w:rsidRPr="002A4728" w:rsidDel="00572B96" w14:paraId="28EB0FF3" w14:textId="69AF6055" w:rsidTr="0013473D">
        <w:trPr>
          <w:trHeight w:val="262"/>
          <w:del w:id="1367" w:author="Auteur"/>
        </w:trPr>
        <w:tc>
          <w:tcPr>
            <w:tcW w:w="944" w:type="dxa"/>
            <w:tcBorders>
              <w:top w:val="nil"/>
              <w:left w:val="nil"/>
              <w:right w:val="nil"/>
            </w:tcBorders>
            <w:shd w:val="clear" w:color="auto" w:fill="auto"/>
            <w:noWrap/>
            <w:vAlign w:val="bottom"/>
            <w:hideMark/>
          </w:tcPr>
          <w:p w14:paraId="5F866379" w14:textId="6A39AF19" w:rsidR="002A4728" w:rsidRPr="002A4728" w:rsidDel="00572B96" w:rsidRDefault="002A4728" w:rsidP="002A4728">
            <w:pPr>
              <w:spacing w:after="0" w:line="240" w:lineRule="auto"/>
              <w:jc w:val="center"/>
              <w:rPr>
                <w:del w:id="1368" w:author="Auteur"/>
                <w:rFonts w:ascii="Calibri" w:eastAsia="Times New Roman" w:hAnsi="Calibri" w:cs="Calibri"/>
                <w:color w:val="000000"/>
                <w:sz w:val="16"/>
                <w:szCs w:val="16"/>
              </w:rPr>
            </w:pPr>
            <w:del w:id="1369" w:author="Auteur">
              <w:r w:rsidRPr="002A4728" w:rsidDel="00572B96">
                <w:rPr>
                  <w:rFonts w:ascii="Calibri" w:eastAsia="Times New Roman" w:hAnsi="Calibri" w:cs="Calibri"/>
                  <w:color w:val="000000"/>
                  <w:sz w:val="16"/>
                  <w:szCs w:val="16"/>
                </w:rPr>
                <w:delText>20y_vals</w:delText>
              </w:r>
            </w:del>
          </w:p>
        </w:tc>
        <w:tc>
          <w:tcPr>
            <w:tcW w:w="912" w:type="dxa"/>
            <w:tcBorders>
              <w:top w:val="nil"/>
              <w:left w:val="nil"/>
              <w:right w:val="nil"/>
            </w:tcBorders>
            <w:shd w:val="clear" w:color="auto" w:fill="auto"/>
            <w:noWrap/>
            <w:vAlign w:val="bottom"/>
            <w:hideMark/>
          </w:tcPr>
          <w:p w14:paraId="41A30228" w14:textId="41FF2EC5" w:rsidR="002A4728" w:rsidRPr="002A4728" w:rsidDel="00572B96" w:rsidRDefault="002A4728" w:rsidP="002A4728">
            <w:pPr>
              <w:spacing w:after="0" w:line="240" w:lineRule="auto"/>
              <w:jc w:val="center"/>
              <w:rPr>
                <w:del w:id="1370" w:author="Auteur"/>
                <w:rFonts w:ascii="Calibri" w:eastAsia="Times New Roman" w:hAnsi="Calibri" w:cs="Calibri"/>
                <w:color w:val="000000"/>
                <w:sz w:val="16"/>
                <w:szCs w:val="16"/>
              </w:rPr>
            </w:pPr>
            <w:del w:id="1371" w:author="Auteur">
              <w:r w:rsidRPr="002A4728" w:rsidDel="00572B96">
                <w:rPr>
                  <w:rFonts w:ascii="Calibri" w:eastAsia="Times New Roman" w:hAnsi="Calibri" w:cs="Calibri"/>
                  <w:color w:val="000000"/>
                  <w:sz w:val="16"/>
                  <w:szCs w:val="16"/>
                </w:rPr>
                <w:delText>0.0017848</w:delText>
              </w:r>
            </w:del>
          </w:p>
        </w:tc>
        <w:tc>
          <w:tcPr>
            <w:tcW w:w="912" w:type="dxa"/>
            <w:tcBorders>
              <w:top w:val="nil"/>
              <w:left w:val="nil"/>
              <w:right w:val="nil"/>
            </w:tcBorders>
            <w:shd w:val="clear" w:color="auto" w:fill="auto"/>
            <w:noWrap/>
            <w:vAlign w:val="bottom"/>
            <w:hideMark/>
          </w:tcPr>
          <w:p w14:paraId="25969345" w14:textId="75B21720" w:rsidR="002A4728" w:rsidRPr="002A4728" w:rsidDel="00572B96" w:rsidRDefault="002A4728" w:rsidP="002A4728">
            <w:pPr>
              <w:spacing w:after="0" w:line="240" w:lineRule="auto"/>
              <w:jc w:val="center"/>
              <w:rPr>
                <w:del w:id="1372" w:author="Auteur"/>
                <w:rFonts w:ascii="Calibri" w:eastAsia="Times New Roman" w:hAnsi="Calibri" w:cs="Calibri"/>
                <w:color w:val="000000"/>
                <w:sz w:val="16"/>
                <w:szCs w:val="16"/>
              </w:rPr>
            </w:pPr>
            <w:del w:id="1373" w:author="Auteur">
              <w:r w:rsidRPr="002A4728" w:rsidDel="00572B96">
                <w:rPr>
                  <w:rFonts w:ascii="Calibri" w:eastAsia="Times New Roman" w:hAnsi="Calibri" w:cs="Calibri"/>
                  <w:color w:val="000000"/>
                  <w:sz w:val="16"/>
                  <w:szCs w:val="16"/>
                </w:rPr>
                <w:delText>0.0032371</w:delText>
              </w:r>
            </w:del>
          </w:p>
        </w:tc>
        <w:tc>
          <w:tcPr>
            <w:tcW w:w="912" w:type="dxa"/>
            <w:tcBorders>
              <w:top w:val="nil"/>
              <w:left w:val="nil"/>
              <w:right w:val="nil"/>
            </w:tcBorders>
            <w:shd w:val="clear" w:color="auto" w:fill="auto"/>
            <w:noWrap/>
            <w:vAlign w:val="bottom"/>
            <w:hideMark/>
          </w:tcPr>
          <w:p w14:paraId="1C9C96A2" w14:textId="4C2E257A" w:rsidR="002A4728" w:rsidRPr="002A4728" w:rsidDel="00572B96" w:rsidRDefault="002A4728" w:rsidP="002A4728">
            <w:pPr>
              <w:spacing w:after="0" w:line="240" w:lineRule="auto"/>
              <w:jc w:val="center"/>
              <w:rPr>
                <w:del w:id="1374" w:author="Auteur"/>
                <w:rFonts w:ascii="Calibri" w:eastAsia="Times New Roman" w:hAnsi="Calibri" w:cs="Calibri"/>
                <w:color w:val="000000"/>
                <w:sz w:val="16"/>
                <w:szCs w:val="16"/>
              </w:rPr>
            </w:pPr>
            <w:del w:id="1375" w:author="Auteur">
              <w:r w:rsidRPr="002A4728" w:rsidDel="00572B96">
                <w:rPr>
                  <w:rFonts w:ascii="Calibri" w:eastAsia="Times New Roman" w:hAnsi="Calibri" w:cs="Calibri"/>
                  <w:color w:val="000000"/>
                  <w:sz w:val="16"/>
                  <w:szCs w:val="16"/>
                </w:rPr>
                <w:delText>0.0051467</w:delText>
              </w:r>
            </w:del>
          </w:p>
        </w:tc>
        <w:tc>
          <w:tcPr>
            <w:tcW w:w="912" w:type="dxa"/>
            <w:tcBorders>
              <w:top w:val="nil"/>
              <w:left w:val="nil"/>
              <w:right w:val="nil"/>
            </w:tcBorders>
            <w:shd w:val="clear" w:color="auto" w:fill="auto"/>
            <w:noWrap/>
            <w:vAlign w:val="bottom"/>
            <w:hideMark/>
          </w:tcPr>
          <w:p w14:paraId="3E4B9327" w14:textId="2160A718" w:rsidR="002A4728" w:rsidRPr="002A4728" w:rsidDel="00572B96" w:rsidRDefault="002A4728" w:rsidP="002A4728">
            <w:pPr>
              <w:spacing w:after="0" w:line="240" w:lineRule="auto"/>
              <w:jc w:val="center"/>
              <w:rPr>
                <w:del w:id="1376" w:author="Auteur"/>
                <w:rFonts w:ascii="Calibri" w:eastAsia="Times New Roman" w:hAnsi="Calibri" w:cs="Calibri"/>
                <w:color w:val="000000"/>
                <w:sz w:val="16"/>
                <w:szCs w:val="16"/>
              </w:rPr>
            </w:pPr>
            <w:del w:id="1377" w:author="Auteur">
              <w:r w:rsidRPr="002A4728" w:rsidDel="00572B96">
                <w:rPr>
                  <w:rFonts w:ascii="Calibri" w:eastAsia="Times New Roman" w:hAnsi="Calibri" w:cs="Calibri"/>
                  <w:color w:val="000000"/>
                  <w:sz w:val="16"/>
                  <w:szCs w:val="16"/>
                </w:rPr>
                <w:delText>0.0066071</w:delText>
              </w:r>
            </w:del>
          </w:p>
        </w:tc>
        <w:tc>
          <w:tcPr>
            <w:tcW w:w="912" w:type="dxa"/>
            <w:tcBorders>
              <w:top w:val="nil"/>
              <w:left w:val="nil"/>
              <w:right w:val="nil"/>
            </w:tcBorders>
            <w:shd w:val="clear" w:color="auto" w:fill="auto"/>
            <w:noWrap/>
            <w:vAlign w:val="bottom"/>
            <w:hideMark/>
          </w:tcPr>
          <w:p w14:paraId="745911E3" w14:textId="13F6FB2B" w:rsidR="002A4728" w:rsidRPr="002A4728" w:rsidDel="00572B96" w:rsidRDefault="002A4728" w:rsidP="002A4728">
            <w:pPr>
              <w:spacing w:after="0" w:line="240" w:lineRule="auto"/>
              <w:jc w:val="center"/>
              <w:rPr>
                <w:del w:id="1378" w:author="Auteur"/>
                <w:rFonts w:ascii="Calibri" w:eastAsia="Times New Roman" w:hAnsi="Calibri" w:cs="Calibri"/>
                <w:color w:val="000000"/>
                <w:sz w:val="16"/>
                <w:szCs w:val="16"/>
              </w:rPr>
            </w:pPr>
            <w:del w:id="1379" w:author="Auteur">
              <w:r w:rsidRPr="002A4728" w:rsidDel="00572B96">
                <w:rPr>
                  <w:rFonts w:ascii="Calibri" w:eastAsia="Times New Roman" w:hAnsi="Calibri" w:cs="Calibri"/>
                  <w:color w:val="000000"/>
                  <w:sz w:val="16"/>
                  <w:szCs w:val="16"/>
                </w:rPr>
                <w:delText>0.0082963</w:delText>
              </w:r>
            </w:del>
          </w:p>
        </w:tc>
        <w:tc>
          <w:tcPr>
            <w:tcW w:w="912" w:type="dxa"/>
            <w:tcBorders>
              <w:top w:val="nil"/>
              <w:left w:val="nil"/>
              <w:right w:val="nil"/>
            </w:tcBorders>
            <w:shd w:val="clear" w:color="auto" w:fill="auto"/>
            <w:noWrap/>
            <w:vAlign w:val="bottom"/>
            <w:hideMark/>
          </w:tcPr>
          <w:p w14:paraId="18101FB0" w14:textId="050E63FC" w:rsidR="002A4728" w:rsidRPr="002A4728" w:rsidDel="00572B96" w:rsidRDefault="002A4728" w:rsidP="002A4728">
            <w:pPr>
              <w:spacing w:after="0" w:line="240" w:lineRule="auto"/>
              <w:jc w:val="center"/>
              <w:rPr>
                <w:del w:id="1380" w:author="Auteur"/>
                <w:rFonts w:ascii="Calibri" w:eastAsia="Times New Roman" w:hAnsi="Calibri" w:cs="Calibri"/>
                <w:color w:val="000000"/>
                <w:sz w:val="16"/>
                <w:szCs w:val="16"/>
              </w:rPr>
            </w:pPr>
            <w:del w:id="1381" w:author="Auteur">
              <w:r w:rsidRPr="002A4728" w:rsidDel="00572B96">
                <w:rPr>
                  <w:rFonts w:ascii="Calibri" w:eastAsia="Times New Roman" w:hAnsi="Calibri" w:cs="Calibri"/>
                  <w:color w:val="000000"/>
                  <w:sz w:val="16"/>
                  <w:szCs w:val="16"/>
                </w:rPr>
                <w:delText>0.0097026</w:delText>
              </w:r>
            </w:del>
          </w:p>
        </w:tc>
        <w:tc>
          <w:tcPr>
            <w:tcW w:w="912" w:type="dxa"/>
            <w:tcBorders>
              <w:top w:val="nil"/>
              <w:left w:val="nil"/>
              <w:right w:val="nil"/>
            </w:tcBorders>
            <w:shd w:val="clear" w:color="auto" w:fill="auto"/>
            <w:noWrap/>
            <w:vAlign w:val="bottom"/>
            <w:hideMark/>
          </w:tcPr>
          <w:p w14:paraId="3D9C5DE8" w14:textId="141E7957" w:rsidR="002A4728" w:rsidRPr="002A4728" w:rsidDel="00572B96" w:rsidRDefault="002A4728" w:rsidP="002A4728">
            <w:pPr>
              <w:spacing w:after="0" w:line="240" w:lineRule="auto"/>
              <w:jc w:val="center"/>
              <w:rPr>
                <w:del w:id="1382" w:author="Auteur"/>
                <w:rFonts w:ascii="Calibri" w:eastAsia="Times New Roman" w:hAnsi="Calibri" w:cs="Calibri"/>
                <w:color w:val="000000"/>
                <w:sz w:val="16"/>
                <w:szCs w:val="16"/>
              </w:rPr>
            </w:pPr>
            <w:del w:id="1383" w:author="Auteur">
              <w:r w:rsidRPr="002A4728" w:rsidDel="00572B96">
                <w:rPr>
                  <w:rFonts w:ascii="Calibri" w:eastAsia="Times New Roman" w:hAnsi="Calibri" w:cs="Calibri"/>
                  <w:color w:val="000000"/>
                  <w:sz w:val="16"/>
                  <w:szCs w:val="16"/>
                </w:rPr>
                <w:delText>0.0114009</w:delText>
              </w:r>
            </w:del>
          </w:p>
        </w:tc>
        <w:tc>
          <w:tcPr>
            <w:tcW w:w="912" w:type="dxa"/>
            <w:tcBorders>
              <w:top w:val="nil"/>
              <w:left w:val="nil"/>
              <w:right w:val="nil"/>
            </w:tcBorders>
            <w:shd w:val="clear" w:color="auto" w:fill="auto"/>
            <w:noWrap/>
            <w:vAlign w:val="bottom"/>
            <w:hideMark/>
          </w:tcPr>
          <w:p w14:paraId="32CB6540" w14:textId="7021BA52" w:rsidR="002A4728" w:rsidRPr="002A4728" w:rsidDel="00572B96" w:rsidRDefault="002A4728" w:rsidP="002A4728">
            <w:pPr>
              <w:spacing w:after="0" w:line="240" w:lineRule="auto"/>
              <w:jc w:val="center"/>
              <w:rPr>
                <w:del w:id="1384" w:author="Auteur"/>
                <w:rFonts w:ascii="Calibri" w:eastAsia="Times New Roman" w:hAnsi="Calibri" w:cs="Calibri"/>
                <w:color w:val="000000"/>
                <w:sz w:val="16"/>
                <w:szCs w:val="16"/>
              </w:rPr>
            </w:pPr>
            <w:del w:id="1385" w:author="Auteur">
              <w:r w:rsidRPr="002A4728" w:rsidDel="00572B96">
                <w:rPr>
                  <w:rFonts w:ascii="Calibri" w:eastAsia="Times New Roman" w:hAnsi="Calibri" w:cs="Calibri"/>
                  <w:color w:val="000000"/>
                  <w:sz w:val="16"/>
                  <w:szCs w:val="16"/>
                </w:rPr>
                <w:delText>0.0131936</w:delText>
              </w:r>
            </w:del>
          </w:p>
        </w:tc>
        <w:tc>
          <w:tcPr>
            <w:tcW w:w="1022" w:type="dxa"/>
            <w:tcBorders>
              <w:top w:val="nil"/>
              <w:left w:val="nil"/>
              <w:right w:val="nil"/>
            </w:tcBorders>
            <w:shd w:val="clear" w:color="auto" w:fill="auto"/>
            <w:noWrap/>
            <w:vAlign w:val="bottom"/>
            <w:hideMark/>
          </w:tcPr>
          <w:p w14:paraId="3FF8052B" w14:textId="58F5D313" w:rsidR="002A4728" w:rsidRPr="002A4728" w:rsidDel="00572B96" w:rsidRDefault="002A4728" w:rsidP="002A4728">
            <w:pPr>
              <w:spacing w:after="0" w:line="240" w:lineRule="auto"/>
              <w:jc w:val="center"/>
              <w:rPr>
                <w:del w:id="1386" w:author="Auteur"/>
                <w:rFonts w:ascii="Calibri" w:eastAsia="Times New Roman" w:hAnsi="Calibri" w:cs="Calibri"/>
                <w:color w:val="000000"/>
                <w:sz w:val="16"/>
                <w:szCs w:val="16"/>
              </w:rPr>
            </w:pPr>
            <w:del w:id="1387" w:author="Auteur">
              <w:r w:rsidRPr="002A4728" w:rsidDel="00572B96">
                <w:rPr>
                  <w:rFonts w:ascii="Calibri" w:eastAsia="Times New Roman" w:hAnsi="Calibri" w:cs="Calibri"/>
                  <w:color w:val="000000"/>
                  <w:sz w:val="16"/>
                  <w:szCs w:val="16"/>
                </w:rPr>
                <w:delText>0.0153884</w:delText>
              </w:r>
            </w:del>
          </w:p>
        </w:tc>
      </w:tr>
      <w:tr w:rsidR="002A4728" w:rsidRPr="002A4728" w:rsidDel="00572B96" w14:paraId="4E1C08F1" w14:textId="5A77300C" w:rsidTr="0013473D">
        <w:trPr>
          <w:trHeight w:val="262"/>
          <w:del w:id="1388" w:author="Auteur"/>
        </w:trPr>
        <w:tc>
          <w:tcPr>
            <w:tcW w:w="944" w:type="dxa"/>
            <w:tcBorders>
              <w:top w:val="nil"/>
              <w:left w:val="nil"/>
              <w:bottom w:val="single" w:sz="4" w:space="0" w:color="auto"/>
              <w:right w:val="nil"/>
            </w:tcBorders>
            <w:shd w:val="clear" w:color="auto" w:fill="auto"/>
            <w:noWrap/>
            <w:vAlign w:val="bottom"/>
            <w:hideMark/>
          </w:tcPr>
          <w:p w14:paraId="5CCFA223" w14:textId="080F9451" w:rsidR="002A4728" w:rsidRPr="002A4728" w:rsidDel="00572B96" w:rsidRDefault="002A4728" w:rsidP="002A4728">
            <w:pPr>
              <w:spacing w:after="0" w:line="240" w:lineRule="auto"/>
              <w:jc w:val="center"/>
              <w:rPr>
                <w:del w:id="1389" w:author="Auteur"/>
                <w:rFonts w:ascii="Calibri" w:eastAsia="Times New Roman" w:hAnsi="Calibri" w:cs="Calibri"/>
                <w:color w:val="000000"/>
                <w:sz w:val="16"/>
                <w:szCs w:val="16"/>
              </w:rPr>
            </w:pPr>
            <w:del w:id="1390" w:author="Auteur">
              <w:r w:rsidRPr="002A4728" w:rsidDel="00572B96">
                <w:rPr>
                  <w:rFonts w:ascii="Calibri" w:eastAsia="Times New Roman" w:hAnsi="Calibri" w:cs="Calibri"/>
                  <w:color w:val="000000"/>
                  <w:sz w:val="16"/>
                  <w:szCs w:val="16"/>
                </w:rPr>
                <w:delText>40y_vals</w:delText>
              </w:r>
            </w:del>
          </w:p>
        </w:tc>
        <w:tc>
          <w:tcPr>
            <w:tcW w:w="912" w:type="dxa"/>
            <w:tcBorders>
              <w:top w:val="nil"/>
              <w:left w:val="nil"/>
              <w:bottom w:val="single" w:sz="4" w:space="0" w:color="auto"/>
              <w:right w:val="nil"/>
            </w:tcBorders>
            <w:shd w:val="clear" w:color="auto" w:fill="auto"/>
            <w:noWrap/>
            <w:vAlign w:val="bottom"/>
            <w:hideMark/>
          </w:tcPr>
          <w:p w14:paraId="248BEFC9" w14:textId="58B9AF6E" w:rsidR="002A4728" w:rsidRPr="002A4728" w:rsidDel="00572B96" w:rsidRDefault="002A4728" w:rsidP="002A4728">
            <w:pPr>
              <w:spacing w:after="0" w:line="240" w:lineRule="auto"/>
              <w:jc w:val="center"/>
              <w:rPr>
                <w:del w:id="1391" w:author="Auteur"/>
                <w:rFonts w:ascii="Calibri" w:eastAsia="Times New Roman" w:hAnsi="Calibri" w:cs="Calibri"/>
                <w:color w:val="000000"/>
                <w:sz w:val="16"/>
                <w:szCs w:val="16"/>
              </w:rPr>
            </w:pPr>
            <w:del w:id="1392" w:author="Auteur">
              <w:r w:rsidRPr="002A4728" w:rsidDel="00572B96">
                <w:rPr>
                  <w:rFonts w:ascii="Calibri" w:eastAsia="Times New Roman" w:hAnsi="Calibri" w:cs="Calibri"/>
                  <w:color w:val="000000"/>
                  <w:sz w:val="16"/>
                  <w:szCs w:val="16"/>
                </w:rPr>
                <w:delText>0.0028220</w:delText>
              </w:r>
            </w:del>
          </w:p>
        </w:tc>
        <w:tc>
          <w:tcPr>
            <w:tcW w:w="912" w:type="dxa"/>
            <w:tcBorders>
              <w:top w:val="nil"/>
              <w:left w:val="nil"/>
              <w:bottom w:val="single" w:sz="4" w:space="0" w:color="auto"/>
              <w:right w:val="nil"/>
            </w:tcBorders>
            <w:shd w:val="clear" w:color="auto" w:fill="auto"/>
            <w:noWrap/>
            <w:vAlign w:val="bottom"/>
            <w:hideMark/>
          </w:tcPr>
          <w:p w14:paraId="277AA80B" w14:textId="668BFE27" w:rsidR="002A4728" w:rsidRPr="002A4728" w:rsidDel="00572B96" w:rsidRDefault="002A4728" w:rsidP="002A4728">
            <w:pPr>
              <w:spacing w:after="0" w:line="240" w:lineRule="auto"/>
              <w:jc w:val="center"/>
              <w:rPr>
                <w:del w:id="1393" w:author="Auteur"/>
                <w:rFonts w:ascii="Calibri" w:eastAsia="Times New Roman" w:hAnsi="Calibri" w:cs="Calibri"/>
                <w:color w:val="000000"/>
                <w:sz w:val="16"/>
                <w:szCs w:val="16"/>
              </w:rPr>
            </w:pPr>
            <w:del w:id="1394" w:author="Auteur">
              <w:r w:rsidRPr="002A4728" w:rsidDel="00572B96">
                <w:rPr>
                  <w:rFonts w:ascii="Calibri" w:eastAsia="Times New Roman" w:hAnsi="Calibri" w:cs="Calibri"/>
                  <w:color w:val="000000"/>
                  <w:sz w:val="16"/>
                  <w:szCs w:val="16"/>
                </w:rPr>
                <w:delText>0.0054687</w:delText>
              </w:r>
            </w:del>
          </w:p>
        </w:tc>
        <w:tc>
          <w:tcPr>
            <w:tcW w:w="912" w:type="dxa"/>
            <w:tcBorders>
              <w:top w:val="nil"/>
              <w:left w:val="nil"/>
              <w:bottom w:val="single" w:sz="4" w:space="0" w:color="auto"/>
              <w:right w:val="nil"/>
            </w:tcBorders>
            <w:shd w:val="clear" w:color="auto" w:fill="auto"/>
            <w:noWrap/>
            <w:vAlign w:val="bottom"/>
            <w:hideMark/>
          </w:tcPr>
          <w:p w14:paraId="278D866A" w14:textId="23A20D4A" w:rsidR="002A4728" w:rsidRPr="002A4728" w:rsidDel="00572B96" w:rsidRDefault="002A4728" w:rsidP="002A4728">
            <w:pPr>
              <w:spacing w:after="0" w:line="240" w:lineRule="auto"/>
              <w:jc w:val="center"/>
              <w:rPr>
                <w:del w:id="1395" w:author="Auteur"/>
                <w:rFonts w:ascii="Calibri" w:eastAsia="Times New Roman" w:hAnsi="Calibri" w:cs="Calibri"/>
                <w:color w:val="000000"/>
                <w:sz w:val="16"/>
                <w:szCs w:val="16"/>
              </w:rPr>
            </w:pPr>
            <w:del w:id="1396" w:author="Auteur">
              <w:r w:rsidRPr="002A4728" w:rsidDel="00572B96">
                <w:rPr>
                  <w:rFonts w:ascii="Calibri" w:eastAsia="Times New Roman" w:hAnsi="Calibri" w:cs="Calibri"/>
                  <w:color w:val="000000"/>
                  <w:sz w:val="16"/>
                  <w:szCs w:val="16"/>
                </w:rPr>
                <w:delText>0.0079744</w:delText>
              </w:r>
            </w:del>
          </w:p>
        </w:tc>
        <w:tc>
          <w:tcPr>
            <w:tcW w:w="912" w:type="dxa"/>
            <w:tcBorders>
              <w:top w:val="nil"/>
              <w:left w:val="nil"/>
              <w:bottom w:val="single" w:sz="4" w:space="0" w:color="auto"/>
              <w:right w:val="nil"/>
            </w:tcBorders>
            <w:shd w:val="clear" w:color="auto" w:fill="auto"/>
            <w:noWrap/>
            <w:vAlign w:val="bottom"/>
            <w:hideMark/>
          </w:tcPr>
          <w:p w14:paraId="7B6A50DE" w14:textId="1AE491AC" w:rsidR="002A4728" w:rsidRPr="002A4728" w:rsidDel="00572B96" w:rsidRDefault="002A4728" w:rsidP="002A4728">
            <w:pPr>
              <w:spacing w:after="0" w:line="240" w:lineRule="auto"/>
              <w:jc w:val="center"/>
              <w:rPr>
                <w:del w:id="1397" w:author="Auteur"/>
                <w:rFonts w:ascii="Calibri" w:eastAsia="Times New Roman" w:hAnsi="Calibri" w:cs="Calibri"/>
                <w:color w:val="000000"/>
                <w:sz w:val="16"/>
                <w:szCs w:val="16"/>
              </w:rPr>
            </w:pPr>
            <w:del w:id="1398" w:author="Auteur">
              <w:r w:rsidRPr="002A4728" w:rsidDel="00572B96">
                <w:rPr>
                  <w:rFonts w:ascii="Calibri" w:eastAsia="Times New Roman" w:hAnsi="Calibri" w:cs="Calibri"/>
                  <w:color w:val="000000"/>
                  <w:sz w:val="16"/>
                  <w:szCs w:val="16"/>
                </w:rPr>
                <w:delText>0.0110078</w:delText>
              </w:r>
            </w:del>
          </w:p>
        </w:tc>
        <w:tc>
          <w:tcPr>
            <w:tcW w:w="912" w:type="dxa"/>
            <w:tcBorders>
              <w:top w:val="nil"/>
              <w:left w:val="nil"/>
              <w:bottom w:val="single" w:sz="4" w:space="0" w:color="auto"/>
              <w:right w:val="nil"/>
            </w:tcBorders>
            <w:shd w:val="clear" w:color="auto" w:fill="auto"/>
            <w:noWrap/>
            <w:vAlign w:val="bottom"/>
            <w:hideMark/>
          </w:tcPr>
          <w:p w14:paraId="38AD55FA" w14:textId="4DB53964" w:rsidR="002A4728" w:rsidRPr="002A4728" w:rsidDel="00572B96" w:rsidRDefault="002A4728" w:rsidP="002A4728">
            <w:pPr>
              <w:spacing w:after="0" w:line="240" w:lineRule="auto"/>
              <w:jc w:val="center"/>
              <w:rPr>
                <w:del w:id="1399" w:author="Auteur"/>
                <w:rFonts w:ascii="Calibri" w:eastAsia="Times New Roman" w:hAnsi="Calibri" w:cs="Calibri"/>
                <w:color w:val="000000"/>
                <w:sz w:val="16"/>
                <w:szCs w:val="16"/>
              </w:rPr>
            </w:pPr>
            <w:del w:id="1400" w:author="Auteur">
              <w:r w:rsidRPr="002A4728" w:rsidDel="00572B96">
                <w:rPr>
                  <w:rFonts w:ascii="Calibri" w:eastAsia="Times New Roman" w:hAnsi="Calibri" w:cs="Calibri"/>
                  <w:color w:val="000000"/>
                  <w:sz w:val="16"/>
                  <w:szCs w:val="16"/>
                </w:rPr>
                <w:delText>0.0141225</w:delText>
              </w:r>
            </w:del>
          </w:p>
        </w:tc>
        <w:tc>
          <w:tcPr>
            <w:tcW w:w="912" w:type="dxa"/>
            <w:tcBorders>
              <w:top w:val="nil"/>
              <w:left w:val="nil"/>
              <w:bottom w:val="single" w:sz="4" w:space="0" w:color="auto"/>
              <w:right w:val="nil"/>
            </w:tcBorders>
            <w:shd w:val="clear" w:color="auto" w:fill="auto"/>
            <w:noWrap/>
            <w:vAlign w:val="bottom"/>
            <w:hideMark/>
          </w:tcPr>
          <w:p w14:paraId="6CC81F13" w14:textId="3C679D3A" w:rsidR="002A4728" w:rsidRPr="002A4728" w:rsidDel="00572B96" w:rsidRDefault="002A4728" w:rsidP="002A4728">
            <w:pPr>
              <w:spacing w:after="0" w:line="240" w:lineRule="auto"/>
              <w:jc w:val="center"/>
              <w:rPr>
                <w:del w:id="1401" w:author="Auteur"/>
                <w:rFonts w:ascii="Calibri" w:eastAsia="Times New Roman" w:hAnsi="Calibri" w:cs="Calibri"/>
                <w:color w:val="000000"/>
                <w:sz w:val="16"/>
                <w:szCs w:val="16"/>
              </w:rPr>
            </w:pPr>
            <w:del w:id="1402" w:author="Auteur">
              <w:r w:rsidRPr="002A4728" w:rsidDel="00572B96">
                <w:rPr>
                  <w:rFonts w:ascii="Calibri" w:eastAsia="Times New Roman" w:hAnsi="Calibri" w:cs="Calibri"/>
                  <w:color w:val="000000"/>
                  <w:sz w:val="16"/>
                  <w:szCs w:val="16"/>
                </w:rPr>
                <w:delText>0.0168393</w:delText>
              </w:r>
            </w:del>
          </w:p>
        </w:tc>
        <w:tc>
          <w:tcPr>
            <w:tcW w:w="912" w:type="dxa"/>
            <w:tcBorders>
              <w:top w:val="nil"/>
              <w:left w:val="nil"/>
              <w:bottom w:val="single" w:sz="4" w:space="0" w:color="auto"/>
              <w:right w:val="nil"/>
            </w:tcBorders>
            <w:shd w:val="clear" w:color="auto" w:fill="auto"/>
            <w:noWrap/>
            <w:vAlign w:val="bottom"/>
            <w:hideMark/>
          </w:tcPr>
          <w:p w14:paraId="545D1223" w14:textId="6E07831F" w:rsidR="002A4728" w:rsidRPr="002A4728" w:rsidDel="00572B96" w:rsidRDefault="002A4728" w:rsidP="002A4728">
            <w:pPr>
              <w:spacing w:after="0" w:line="240" w:lineRule="auto"/>
              <w:jc w:val="center"/>
              <w:rPr>
                <w:del w:id="1403" w:author="Auteur"/>
                <w:rFonts w:ascii="Calibri" w:eastAsia="Times New Roman" w:hAnsi="Calibri" w:cs="Calibri"/>
                <w:color w:val="000000"/>
                <w:sz w:val="16"/>
                <w:szCs w:val="16"/>
              </w:rPr>
            </w:pPr>
            <w:del w:id="1404" w:author="Auteur">
              <w:r w:rsidRPr="002A4728" w:rsidDel="00572B96">
                <w:rPr>
                  <w:rFonts w:ascii="Calibri" w:eastAsia="Times New Roman" w:hAnsi="Calibri" w:cs="Calibri"/>
                  <w:color w:val="000000"/>
                  <w:sz w:val="16"/>
                  <w:szCs w:val="16"/>
                </w:rPr>
                <w:delText>0.0197450</w:delText>
              </w:r>
            </w:del>
          </w:p>
        </w:tc>
        <w:tc>
          <w:tcPr>
            <w:tcW w:w="912" w:type="dxa"/>
            <w:tcBorders>
              <w:top w:val="nil"/>
              <w:left w:val="nil"/>
              <w:bottom w:val="single" w:sz="4" w:space="0" w:color="auto"/>
              <w:right w:val="nil"/>
            </w:tcBorders>
            <w:shd w:val="clear" w:color="auto" w:fill="auto"/>
            <w:noWrap/>
            <w:vAlign w:val="bottom"/>
            <w:hideMark/>
          </w:tcPr>
          <w:p w14:paraId="118DBAD5" w14:textId="313E4049" w:rsidR="002A4728" w:rsidRPr="002A4728" w:rsidDel="00572B96" w:rsidRDefault="002A4728" w:rsidP="002A4728">
            <w:pPr>
              <w:spacing w:after="0" w:line="240" w:lineRule="auto"/>
              <w:jc w:val="center"/>
              <w:rPr>
                <w:del w:id="1405" w:author="Auteur"/>
                <w:rFonts w:ascii="Calibri" w:eastAsia="Times New Roman" w:hAnsi="Calibri" w:cs="Calibri"/>
                <w:color w:val="000000"/>
                <w:sz w:val="16"/>
                <w:szCs w:val="16"/>
              </w:rPr>
            </w:pPr>
            <w:del w:id="1406" w:author="Auteur">
              <w:r w:rsidRPr="002A4728" w:rsidDel="00572B96">
                <w:rPr>
                  <w:rFonts w:ascii="Calibri" w:eastAsia="Times New Roman" w:hAnsi="Calibri" w:cs="Calibri"/>
                  <w:color w:val="000000"/>
                  <w:sz w:val="16"/>
                  <w:szCs w:val="16"/>
                </w:rPr>
                <w:delText>0.0225420</w:delText>
              </w:r>
            </w:del>
          </w:p>
        </w:tc>
        <w:tc>
          <w:tcPr>
            <w:tcW w:w="1022" w:type="dxa"/>
            <w:tcBorders>
              <w:top w:val="nil"/>
              <w:left w:val="nil"/>
              <w:bottom w:val="single" w:sz="4" w:space="0" w:color="auto"/>
              <w:right w:val="nil"/>
            </w:tcBorders>
            <w:shd w:val="clear" w:color="auto" w:fill="auto"/>
            <w:noWrap/>
            <w:vAlign w:val="bottom"/>
            <w:hideMark/>
          </w:tcPr>
          <w:p w14:paraId="0545495C" w14:textId="5A2BB979" w:rsidR="002A4728" w:rsidRPr="002A4728" w:rsidDel="00572B96" w:rsidRDefault="002A4728" w:rsidP="002A4728">
            <w:pPr>
              <w:spacing w:after="0" w:line="240" w:lineRule="auto"/>
              <w:jc w:val="center"/>
              <w:rPr>
                <w:del w:id="1407" w:author="Auteur"/>
                <w:rFonts w:ascii="Calibri" w:eastAsia="Times New Roman" w:hAnsi="Calibri" w:cs="Calibri"/>
                <w:color w:val="000000"/>
                <w:sz w:val="16"/>
                <w:szCs w:val="16"/>
              </w:rPr>
            </w:pPr>
            <w:del w:id="1408" w:author="Auteur">
              <w:r w:rsidRPr="002A4728" w:rsidDel="00572B96">
                <w:rPr>
                  <w:rFonts w:ascii="Calibri" w:eastAsia="Times New Roman" w:hAnsi="Calibri" w:cs="Calibri"/>
                  <w:color w:val="000000"/>
                  <w:sz w:val="16"/>
                  <w:szCs w:val="16"/>
                </w:rPr>
                <w:delText>0.0257862</w:delText>
              </w:r>
            </w:del>
          </w:p>
        </w:tc>
      </w:tr>
    </w:tbl>
    <w:p w14:paraId="4BD477C2" w14:textId="297B1514" w:rsidR="002A4728" w:rsidRPr="00611847" w:rsidDel="00572B96" w:rsidRDefault="002A4728" w:rsidP="002F6763">
      <w:pPr>
        <w:snapToGrid w:val="0"/>
        <w:spacing w:after="0" w:line="480" w:lineRule="auto"/>
        <w:rPr>
          <w:del w:id="1409" w:author="Auteur"/>
          <w:rFonts w:ascii="Times New Roman" w:hAnsi="Times New Roman" w:cs="Times New Roman"/>
          <w:b/>
          <w:rPrChange w:id="1410" w:author="Auteur">
            <w:rPr>
              <w:del w:id="1411" w:author="Auteur"/>
              <w:rFonts w:ascii="Times New Roman" w:hAnsi="Times New Roman" w:cs="Times New Roman"/>
            </w:rPr>
          </w:rPrChange>
        </w:rPr>
      </w:pPr>
    </w:p>
    <w:p w14:paraId="4624FCBF" w14:textId="5FC96D8E" w:rsidR="00AD72E4" w:rsidRPr="00611847" w:rsidDel="00572B96" w:rsidRDefault="00AD72E4" w:rsidP="002F6763">
      <w:pPr>
        <w:snapToGrid w:val="0"/>
        <w:spacing w:after="0" w:line="480" w:lineRule="auto"/>
        <w:rPr>
          <w:del w:id="1412" w:author="Auteur"/>
          <w:rFonts w:ascii="Times New Roman" w:hAnsi="Times New Roman" w:cs="Times New Roman"/>
          <w:b/>
          <w:rPrChange w:id="1413" w:author="Auteur">
            <w:rPr>
              <w:del w:id="1414" w:author="Auteur"/>
              <w:rFonts w:ascii="Times New Roman" w:hAnsi="Times New Roman" w:cs="Times New Roman"/>
            </w:rPr>
          </w:rPrChange>
        </w:rPr>
      </w:pPr>
      <w:del w:id="1415" w:author="Auteur">
        <w:r w:rsidRPr="00611847" w:rsidDel="00572B96">
          <w:rPr>
            <w:rFonts w:ascii="Times New Roman" w:hAnsi="Times New Roman" w:cs="Times New Roman"/>
            <w:b/>
            <w:noProof/>
            <w:lang w:eastAsia="en-CA"/>
            <w:rPrChange w:id="1416" w:author="Auteur">
              <w:rPr>
                <w:rFonts w:ascii="Times New Roman" w:hAnsi="Times New Roman" w:cs="Times New Roman"/>
                <w:noProof/>
                <w:lang w:eastAsia="en-CA"/>
              </w:rPr>
            </w:rPrChange>
          </w:rPr>
          <w:drawing>
            <wp:inline distT="0" distB="0" distL="0" distR="0" wp14:anchorId="57835C62" wp14:editId="24F60909">
              <wp:extent cx="2876550" cy="2493279"/>
              <wp:effectExtent l="0" t="0" r="0" b="254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stP_pks.png"/>
                      <pic:cNvPicPr/>
                    </pic:nvPicPr>
                    <pic:blipFill rotWithShape="1">
                      <a:blip r:embed="rId37">
                        <a:extLst>
                          <a:ext uri="{28A0092B-C50C-407E-A947-70E740481C1C}">
                            <a14:useLocalDpi xmlns:a14="http://schemas.microsoft.com/office/drawing/2010/main" val="0"/>
                          </a:ext>
                        </a:extLst>
                      </a:blip>
                      <a:srcRect l="6001" t="5195" r="5630" b="10024"/>
                      <a:stretch/>
                    </pic:blipFill>
                    <pic:spPr bwMode="auto">
                      <a:xfrm>
                        <a:off x="0" y="0"/>
                        <a:ext cx="2892840" cy="2507399"/>
                      </a:xfrm>
                      <a:prstGeom prst="rect">
                        <a:avLst/>
                      </a:prstGeom>
                      <a:ln>
                        <a:noFill/>
                      </a:ln>
                      <a:extLst>
                        <a:ext uri="{53640926-AAD7-44D8-BBD7-CCE9431645EC}">
                          <a14:shadowObscured xmlns:a14="http://schemas.microsoft.com/office/drawing/2010/main"/>
                        </a:ext>
                      </a:extLst>
                    </pic:spPr>
                  </pic:pic>
                </a:graphicData>
              </a:graphic>
            </wp:inline>
          </w:drawing>
        </w:r>
        <w:r w:rsidRPr="00611847" w:rsidDel="00572B96">
          <w:rPr>
            <w:rFonts w:ascii="Times New Roman" w:hAnsi="Times New Roman" w:cs="Times New Roman"/>
            <w:b/>
            <w:noProof/>
            <w:rPrChange w:id="1417" w:author="Auteur">
              <w:rPr>
                <w:rFonts w:ascii="Times New Roman" w:hAnsi="Times New Roman" w:cs="Times New Roman"/>
                <w:noProof/>
              </w:rPr>
            </w:rPrChange>
          </w:rPr>
          <w:delText xml:space="preserve">    </w:delText>
        </w:r>
        <w:r w:rsidRPr="00611847" w:rsidDel="00572B96">
          <w:rPr>
            <w:rFonts w:ascii="Times New Roman" w:hAnsi="Times New Roman" w:cs="Times New Roman"/>
            <w:b/>
            <w:noProof/>
            <w:lang w:eastAsia="en-CA"/>
            <w:rPrChange w:id="1418" w:author="Auteur">
              <w:rPr>
                <w:rFonts w:ascii="Times New Roman" w:hAnsi="Times New Roman" w:cs="Times New Roman"/>
                <w:noProof/>
                <w:lang w:eastAsia="en-CA"/>
              </w:rPr>
            </w:rPrChange>
          </w:rPr>
          <w:drawing>
            <wp:inline distT="0" distB="0" distL="0" distR="0" wp14:anchorId="0A9483E2" wp14:editId="5714DD31">
              <wp:extent cx="2895600" cy="2525566"/>
              <wp:effectExtent l="0" t="0" r="0" b="8255"/>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stP_vals.png"/>
                      <pic:cNvPicPr/>
                    </pic:nvPicPr>
                    <pic:blipFill rotWithShape="1">
                      <a:blip r:embed="rId38">
                        <a:extLst>
                          <a:ext uri="{28A0092B-C50C-407E-A947-70E740481C1C}">
                            <a14:useLocalDpi xmlns:a14="http://schemas.microsoft.com/office/drawing/2010/main" val="0"/>
                          </a:ext>
                        </a:extLst>
                      </a:blip>
                      <a:srcRect l="6327" t="4710" r="5729" b="10386"/>
                      <a:stretch/>
                    </pic:blipFill>
                    <pic:spPr bwMode="auto">
                      <a:xfrm>
                        <a:off x="0" y="0"/>
                        <a:ext cx="2915384" cy="2542822"/>
                      </a:xfrm>
                      <a:prstGeom prst="rect">
                        <a:avLst/>
                      </a:prstGeom>
                      <a:ln>
                        <a:noFill/>
                      </a:ln>
                      <a:extLst>
                        <a:ext uri="{53640926-AAD7-44D8-BBD7-CCE9431645EC}">
                          <a14:shadowObscured xmlns:a14="http://schemas.microsoft.com/office/drawing/2010/main"/>
                        </a:ext>
                      </a:extLst>
                    </pic:spPr>
                  </pic:pic>
                </a:graphicData>
              </a:graphic>
            </wp:inline>
          </w:drawing>
        </w:r>
      </w:del>
    </w:p>
    <w:p w14:paraId="26856684" w14:textId="4839148A" w:rsidR="002A4728" w:rsidRPr="00611847" w:rsidDel="00572B96" w:rsidRDefault="00AD72E4" w:rsidP="00B11B2B">
      <w:pPr>
        <w:pStyle w:val="Paragraphedeliste"/>
        <w:numPr>
          <w:ilvl w:val="0"/>
          <w:numId w:val="7"/>
        </w:numPr>
        <w:snapToGrid w:val="0"/>
        <w:spacing w:after="0" w:line="480" w:lineRule="auto"/>
        <w:rPr>
          <w:del w:id="1419" w:author="Auteur"/>
          <w:rFonts w:ascii="Times New Roman" w:hAnsi="Times New Roman" w:cs="Times New Roman"/>
          <w:b/>
          <w:sz w:val="16"/>
          <w:szCs w:val="16"/>
          <w:rPrChange w:id="1420" w:author="Auteur">
            <w:rPr>
              <w:del w:id="1421" w:author="Auteur"/>
              <w:rFonts w:ascii="Times New Roman" w:hAnsi="Times New Roman" w:cs="Times New Roman"/>
              <w:sz w:val="16"/>
              <w:szCs w:val="16"/>
            </w:rPr>
          </w:rPrChange>
        </w:rPr>
      </w:pPr>
      <w:del w:id="1422" w:author="Auteur">
        <w:r w:rsidRPr="00611847" w:rsidDel="00572B96">
          <w:rPr>
            <w:rFonts w:ascii="Times New Roman" w:hAnsi="Times New Roman" w:cs="Times New Roman"/>
            <w:b/>
            <w:sz w:val="16"/>
            <w:szCs w:val="16"/>
            <w:rPrChange w:id="1423" w:author="Auteur">
              <w:rPr>
                <w:rFonts w:ascii="Times New Roman" w:hAnsi="Times New Roman" w:cs="Times New Roman"/>
                <w:sz w:val="16"/>
                <w:szCs w:val="16"/>
              </w:rPr>
            </w:rPrChange>
          </w:rPr>
          <w:delText>B)</w:delText>
        </w:r>
      </w:del>
    </w:p>
    <w:p w14:paraId="66BCC6E3" w14:textId="5206AFC3" w:rsidR="00813114" w:rsidRPr="00611847" w:rsidRDefault="00D22A6B" w:rsidP="00813114">
      <w:pPr>
        <w:snapToGrid w:val="0"/>
        <w:rPr>
          <w:ins w:id="1424" w:author="Auteur"/>
          <w:rFonts w:ascii="Times New Roman" w:hAnsi="Times New Roman" w:cs="Times New Roman"/>
          <w:sz w:val="20"/>
          <w:szCs w:val="20"/>
          <w:rPrChange w:id="1425" w:author="Auteur">
            <w:rPr>
              <w:ins w:id="1426" w:author="Auteur"/>
              <w:sz w:val="20"/>
              <w:szCs w:val="20"/>
            </w:rPr>
          </w:rPrChange>
        </w:rPr>
      </w:pPr>
      <w:r w:rsidRPr="00611847">
        <w:rPr>
          <w:rFonts w:ascii="Times New Roman" w:hAnsi="Times New Roman" w:cs="Times New Roman"/>
          <w:b/>
          <w:sz w:val="20"/>
          <w:szCs w:val="20"/>
          <w:rPrChange w:id="1427" w:author="Auteur">
            <w:rPr>
              <w:rFonts w:ascii="Times New Roman" w:hAnsi="Times New Roman" w:cs="Times New Roman"/>
              <w:sz w:val="20"/>
              <w:szCs w:val="20"/>
            </w:rPr>
          </w:rPrChange>
        </w:rPr>
        <w:t>Figure</w:t>
      </w:r>
      <w:del w:id="1428" w:author="Auteur">
        <w:r w:rsidRPr="00611847" w:rsidDel="00F030B9">
          <w:rPr>
            <w:rFonts w:ascii="Times New Roman" w:hAnsi="Times New Roman" w:cs="Times New Roman"/>
            <w:b/>
            <w:sz w:val="20"/>
            <w:szCs w:val="20"/>
            <w:rPrChange w:id="1429" w:author="Auteur">
              <w:rPr>
                <w:rFonts w:ascii="Times New Roman" w:hAnsi="Times New Roman" w:cs="Times New Roman"/>
                <w:sz w:val="20"/>
                <w:szCs w:val="20"/>
              </w:rPr>
            </w:rPrChange>
          </w:rPr>
          <w:delText>7</w:delText>
        </w:r>
      </w:del>
      <w:ins w:id="1430" w:author="Auteur">
        <w:del w:id="1431" w:author="Auteur">
          <w:r w:rsidR="00F030B9" w:rsidRPr="00611847" w:rsidDel="00CE7BEF">
            <w:rPr>
              <w:rFonts w:ascii="Times New Roman" w:hAnsi="Times New Roman" w:cs="Times New Roman"/>
              <w:b/>
              <w:sz w:val="20"/>
              <w:szCs w:val="20"/>
              <w:rPrChange w:id="1432" w:author="Auteur">
                <w:rPr>
                  <w:rFonts w:ascii="Times New Roman" w:hAnsi="Times New Roman" w:cs="Times New Roman"/>
                  <w:sz w:val="20"/>
                  <w:szCs w:val="20"/>
                </w:rPr>
              </w:rPrChange>
            </w:rPr>
            <w:delText>6</w:delText>
          </w:r>
        </w:del>
        <w:r w:rsidR="00CE7BEF" w:rsidRPr="00611847">
          <w:rPr>
            <w:rFonts w:ascii="Times New Roman" w:hAnsi="Times New Roman" w:cs="Times New Roman"/>
            <w:b/>
            <w:sz w:val="20"/>
            <w:szCs w:val="20"/>
            <w:rPrChange w:id="1433" w:author="Auteur">
              <w:rPr>
                <w:rFonts w:ascii="Times New Roman" w:hAnsi="Times New Roman" w:cs="Times New Roman"/>
                <w:sz w:val="20"/>
                <w:szCs w:val="20"/>
              </w:rPr>
            </w:rPrChange>
          </w:rPr>
          <w:t>8</w:t>
        </w:r>
      </w:ins>
      <w:r w:rsidRPr="00460AF7">
        <w:rPr>
          <w:rFonts w:ascii="Times New Roman" w:hAnsi="Times New Roman" w:cs="Times New Roman"/>
          <w:sz w:val="20"/>
          <w:szCs w:val="20"/>
        </w:rPr>
        <w:t xml:space="preserve">.  </w:t>
      </w:r>
      <w:ins w:id="1434" w:author="Auteur">
        <w:r w:rsidR="00813114" w:rsidRPr="00611847">
          <w:rPr>
            <w:rFonts w:ascii="Times New Roman" w:hAnsi="Times New Roman" w:cs="Times New Roman"/>
            <w:sz w:val="20"/>
            <w:szCs w:val="20"/>
            <w:rPrChange w:id="1435" w:author="Auteur">
              <w:rPr>
                <w:sz w:val="20"/>
                <w:szCs w:val="20"/>
              </w:rPr>
            </w:rPrChange>
          </w:rPr>
          <w:t>Genetic differentiation</w:t>
        </w:r>
        <w:r w:rsidR="009A716B">
          <w:rPr>
            <w:rFonts w:ascii="Times New Roman" w:hAnsi="Times New Roman" w:cs="Times New Roman"/>
            <w:sz w:val="20"/>
            <w:szCs w:val="20"/>
          </w:rPr>
          <w:t xml:space="preserve"> (Fst)</w:t>
        </w:r>
        <w:r w:rsidR="00813114" w:rsidRPr="00611847">
          <w:rPr>
            <w:rFonts w:ascii="Times New Roman" w:hAnsi="Times New Roman" w:cs="Times New Roman"/>
            <w:sz w:val="20"/>
            <w:szCs w:val="20"/>
            <w:rPrChange w:id="1436" w:author="Auteur">
              <w:rPr>
                <w:sz w:val="20"/>
                <w:szCs w:val="20"/>
              </w:rPr>
            </w:rPrChange>
          </w:rPr>
          <w:t xml:space="preserve"> by numbers of outbreak cycles.</w:t>
        </w:r>
      </w:ins>
    </w:p>
    <w:p w14:paraId="7326D67E" w14:textId="77777777" w:rsidR="00813114" w:rsidRPr="00813114" w:rsidRDefault="00813114" w:rsidP="00813114">
      <w:pPr>
        <w:snapToGrid w:val="0"/>
        <w:spacing w:after="0" w:line="240" w:lineRule="auto"/>
        <w:rPr>
          <w:ins w:id="1437" w:author="Auteur"/>
          <w:rFonts w:ascii="Times New Roman" w:hAnsi="Times New Roman" w:cs="Times New Roman"/>
          <w:sz w:val="20"/>
          <w:szCs w:val="20"/>
        </w:rPr>
      </w:pPr>
      <w:ins w:id="1438" w:author="Auteur">
        <w:r w:rsidRPr="00813114">
          <w:rPr>
            <w:rFonts w:ascii="Times New Roman" w:hAnsi="Times New Roman" w:cs="Times New Roman"/>
            <w:sz w:val="20"/>
            <w:szCs w:val="20"/>
          </w:rPr>
          <w:t xml:space="preserve">Please notice that for different frequencies, time between peaks is different. </w:t>
        </w:r>
      </w:ins>
    </w:p>
    <w:p w14:paraId="7281013B" w14:textId="33FF8C6C" w:rsidR="00D22A6B" w:rsidRDefault="00813114" w:rsidP="00813114">
      <w:pPr>
        <w:snapToGrid w:val="0"/>
        <w:spacing w:after="0" w:line="240" w:lineRule="auto"/>
        <w:rPr>
          <w:rFonts w:ascii="Times New Roman" w:hAnsi="Times New Roman" w:cs="Times New Roman"/>
          <w:sz w:val="20"/>
          <w:szCs w:val="20"/>
        </w:rPr>
      </w:pPr>
      <w:ins w:id="1439" w:author="Auteur">
        <w:r w:rsidRPr="00813114" w:rsidDel="00813114">
          <w:rPr>
            <w:rFonts w:ascii="Times New Roman" w:hAnsi="Times New Roman" w:cs="Times New Roman"/>
            <w:sz w:val="20"/>
            <w:szCs w:val="20"/>
          </w:rPr>
          <w:t xml:space="preserve"> </w:t>
        </w:r>
      </w:ins>
      <w:del w:id="1440" w:author="Auteur">
        <w:r w:rsidR="00D22A6B" w:rsidRPr="00B11B2B" w:rsidDel="00813114">
          <w:rPr>
            <w:rFonts w:ascii="Times New Roman" w:hAnsi="Times New Roman" w:cs="Times New Roman"/>
            <w:sz w:val="20"/>
            <w:szCs w:val="20"/>
          </w:rPr>
          <w:delText>A) Pairwise Fst of each population peak and the first peak (mean value of 10 simulations for each outbreak scenario); B) Pairwise Fst of each population valley and the first valley (mean value of 10 simulations for each outbreak scenario). *Green line: 10-year-outbreak scenario; red line: 20-year-outbreak scenario; blue line: 40-year-outbreak scenario.</w:delText>
        </w:r>
      </w:del>
    </w:p>
    <w:p w14:paraId="6BBBCF62" w14:textId="77777777" w:rsidR="00D22A6B" w:rsidRPr="00B11B2B" w:rsidRDefault="00D22A6B" w:rsidP="00B11B2B">
      <w:pPr>
        <w:snapToGrid w:val="0"/>
        <w:spacing w:after="0" w:line="240" w:lineRule="auto"/>
        <w:rPr>
          <w:rFonts w:ascii="Times New Roman" w:hAnsi="Times New Roman" w:cs="Times New Roman"/>
          <w:sz w:val="20"/>
          <w:szCs w:val="20"/>
        </w:rPr>
      </w:pPr>
    </w:p>
    <w:p w14:paraId="57819BD2" w14:textId="77777777" w:rsidR="00AA38B7" w:rsidRDefault="00AA38B7" w:rsidP="00D4025A">
      <w:pPr>
        <w:snapToGrid w:val="0"/>
        <w:spacing w:before="120" w:after="0" w:line="480" w:lineRule="auto"/>
        <w:jc w:val="both"/>
        <w:rPr>
          <w:rFonts w:ascii="Times New Roman" w:hAnsi="Times New Roman" w:cs="Times New Roman"/>
          <w:b/>
          <w:u w:val="single"/>
        </w:rPr>
      </w:pPr>
    </w:p>
    <w:p w14:paraId="7DE6DB95" w14:textId="4FED23C2" w:rsidR="00EE3AC0" w:rsidRPr="002F6763" w:rsidRDefault="00EE3AC0" w:rsidP="00D4025A">
      <w:pPr>
        <w:snapToGrid w:val="0"/>
        <w:spacing w:before="120" w:after="0" w:line="480" w:lineRule="auto"/>
        <w:jc w:val="both"/>
        <w:rPr>
          <w:rFonts w:ascii="Times New Roman" w:hAnsi="Times New Roman" w:cs="Times New Roman"/>
          <w:b/>
          <w:u w:val="single"/>
        </w:rPr>
      </w:pPr>
      <w:r w:rsidRPr="002F6763">
        <w:rPr>
          <w:rFonts w:ascii="Times New Roman" w:hAnsi="Times New Roman" w:cs="Times New Roman"/>
          <w:b/>
          <w:u w:val="single"/>
        </w:rPr>
        <w:t>Discussion:</w:t>
      </w:r>
      <w:r w:rsidR="002B239A" w:rsidRPr="002F6763">
        <w:rPr>
          <w:rFonts w:ascii="Times New Roman" w:hAnsi="Times New Roman" w:cs="Times New Roman"/>
          <w:b/>
          <w:u w:val="single"/>
        </w:rPr>
        <w:t xml:space="preserve"> </w:t>
      </w:r>
    </w:p>
    <w:p w14:paraId="0E1DB343" w14:textId="1108F01C" w:rsidR="00DB0774" w:rsidRPr="002F6763" w:rsidRDefault="00DB0774" w:rsidP="00DB0774">
      <w:pPr>
        <w:snapToGrid w:val="0"/>
        <w:spacing w:before="120" w:after="120" w:line="480" w:lineRule="auto"/>
        <w:rPr>
          <w:ins w:id="1441" w:author="Auteur"/>
          <w:rFonts w:ascii="Times New Roman" w:hAnsi="Times New Roman" w:cs="Times New Roman"/>
        </w:rPr>
      </w:pPr>
      <w:ins w:id="1442" w:author="Auteur">
        <w:r>
          <w:rPr>
            <w:rFonts w:ascii="Times New Roman" w:hAnsi="Times New Roman" w:cs="Times New Roman"/>
          </w:rPr>
          <w:t>In this</w:t>
        </w:r>
        <w:r w:rsidRPr="002F6763">
          <w:rPr>
            <w:rFonts w:ascii="Times New Roman" w:hAnsi="Times New Roman" w:cs="Times New Roman"/>
          </w:rPr>
          <w:t xml:space="preserve"> </w:t>
        </w:r>
        <w:del w:id="1443" w:author="Auteur">
          <w:r w:rsidRPr="002F6763" w:rsidDel="00926906">
            <w:rPr>
              <w:rFonts w:ascii="Times New Roman" w:hAnsi="Times New Roman" w:cs="Times New Roman"/>
            </w:rPr>
            <w:delText>research</w:delText>
          </w:r>
          <w:r w:rsidR="00926906" w:rsidDel="00B2751E">
            <w:rPr>
              <w:rFonts w:ascii="Times New Roman" w:hAnsi="Times New Roman" w:cs="Times New Roman"/>
            </w:rPr>
            <w:delText>study</w:delText>
          </w:r>
        </w:del>
        <w:r w:rsidR="00B2751E">
          <w:rPr>
            <w:rFonts w:ascii="Times New Roman" w:hAnsi="Times New Roman" w:cs="Times New Roman"/>
          </w:rPr>
          <w:t>research</w:t>
        </w:r>
        <w:r w:rsidRPr="002F6763">
          <w:rPr>
            <w:rFonts w:ascii="Times New Roman" w:hAnsi="Times New Roman" w:cs="Times New Roman"/>
          </w:rPr>
          <w:t xml:space="preserve"> </w:t>
        </w:r>
        <w:r>
          <w:rPr>
            <w:rFonts w:ascii="Times New Roman" w:hAnsi="Times New Roman" w:cs="Times New Roman"/>
          </w:rPr>
          <w:t xml:space="preserve">we </w:t>
        </w:r>
        <w:r w:rsidRPr="002F6763">
          <w:rPr>
            <w:rFonts w:ascii="Times New Roman" w:hAnsi="Times New Roman" w:cs="Times New Roman"/>
          </w:rPr>
          <w:t>use</w:t>
        </w:r>
        <w:r>
          <w:rPr>
            <w:rFonts w:ascii="Times New Roman" w:hAnsi="Times New Roman" w:cs="Times New Roman"/>
          </w:rPr>
          <w:t>d</w:t>
        </w:r>
        <w:r w:rsidRPr="002F6763">
          <w:rPr>
            <w:rFonts w:ascii="Times New Roman" w:hAnsi="Times New Roman" w:cs="Times New Roman"/>
          </w:rPr>
          <w:t xml:space="preserve"> CDmetaPOP to simulate cyclic </w:t>
        </w:r>
        <w:r w:rsidR="00420AE9">
          <w:rPr>
            <w:rFonts w:ascii="Times New Roman" w:hAnsi="Times New Roman" w:cs="Times New Roman" w:hint="eastAsia"/>
          </w:rPr>
          <w:t>MPB</w:t>
        </w:r>
        <w:r w:rsidR="00420AE9">
          <w:rPr>
            <w:rFonts w:ascii="Times New Roman" w:hAnsi="Times New Roman" w:cs="Times New Roman"/>
          </w:rPr>
          <w:t xml:space="preserve"> </w:t>
        </w:r>
        <w:r>
          <w:rPr>
            <w:rFonts w:ascii="Times New Roman" w:hAnsi="Times New Roman" w:cs="Times New Roman"/>
          </w:rPr>
          <w:t>populations</w:t>
        </w:r>
        <w:r w:rsidRPr="002F6763">
          <w:rPr>
            <w:rFonts w:ascii="Times New Roman" w:hAnsi="Times New Roman" w:cs="Times New Roman"/>
          </w:rPr>
          <w:t xml:space="preserve"> </w:t>
        </w:r>
        <w:del w:id="1444" w:author="Auteur">
          <w:r w:rsidRPr="002F6763" w:rsidDel="00420AE9">
            <w:rPr>
              <w:rFonts w:ascii="Times New Roman" w:hAnsi="Times New Roman" w:cs="Times New Roman"/>
            </w:rPr>
            <w:delText xml:space="preserve">of MPB </w:delText>
          </w:r>
        </w:del>
        <w:r>
          <w:rPr>
            <w:rFonts w:ascii="Times New Roman" w:hAnsi="Times New Roman" w:cs="Times New Roman"/>
          </w:rPr>
          <w:t>with</w:t>
        </w:r>
        <w:r w:rsidRPr="002F6763">
          <w:rPr>
            <w:rFonts w:ascii="Times New Roman" w:hAnsi="Times New Roman" w:cs="Times New Roman"/>
          </w:rPr>
          <w:t xml:space="preserve"> different frequencies</w:t>
        </w:r>
        <w:r w:rsidR="00420AE9">
          <w:rPr>
            <w:rFonts w:ascii="Times New Roman" w:hAnsi="Times New Roman" w:cs="Times New Roman"/>
          </w:rPr>
          <w:t xml:space="preserve"> and dispersal capacities</w:t>
        </w:r>
        <w:r w:rsidRPr="002F6763">
          <w:rPr>
            <w:rFonts w:ascii="Times New Roman" w:hAnsi="Times New Roman" w:cs="Times New Roman"/>
          </w:rPr>
          <w:t xml:space="preserve">. </w:t>
        </w:r>
        <w:r>
          <w:rPr>
            <w:rFonts w:ascii="Times New Roman" w:hAnsi="Times New Roman" w:cs="Times New Roman"/>
          </w:rPr>
          <w:t>Although</w:t>
        </w:r>
        <w:r w:rsidRPr="002F6763">
          <w:rPr>
            <w:rFonts w:ascii="Times New Roman" w:hAnsi="Times New Roman" w:cs="Times New Roman"/>
          </w:rPr>
          <w:t xml:space="preserve"> simulation programme </w:t>
        </w:r>
        <w:del w:id="1445" w:author="Auteur">
          <w:r w:rsidRPr="002F6763" w:rsidDel="00420AE9">
            <w:rPr>
              <w:rFonts w:ascii="Times New Roman" w:hAnsi="Times New Roman" w:cs="Times New Roman"/>
            </w:rPr>
            <w:delText>is</w:delText>
          </w:r>
        </w:del>
        <w:r w:rsidR="00420AE9">
          <w:rPr>
            <w:rFonts w:ascii="Times New Roman" w:hAnsi="Times New Roman" w:cs="Times New Roman"/>
          </w:rPr>
          <w:t>has been</w:t>
        </w:r>
        <w:r w:rsidRPr="002F6763">
          <w:rPr>
            <w:rFonts w:ascii="Times New Roman" w:hAnsi="Times New Roman" w:cs="Times New Roman"/>
          </w:rPr>
          <w:t xml:space="preserve"> used to study population genetic</w:t>
        </w:r>
        <w:r w:rsidR="00F5137D">
          <w:rPr>
            <w:rFonts w:ascii="Times New Roman" w:hAnsi="Times New Roman" w:cs="Times New Roman"/>
          </w:rPr>
          <w:t xml:space="preserve"> </w:t>
        </w:r>
        <w:r w:rsidR="00F5137D">
          <w:t>(Row, Wilson, and Murray 2016) (Landguth et al. 2016)</w:t>
        </w:r>
        <w:r w:rsidRPr="002F6763">
          <w:rPr>
            <w:rFonts w:ascii="Times New Roman" w:hAnsi="Times New Roman" w:cs="Times New Roman"/>
          </w:rPr>
          <w:t xml:space="preserve">, </w:t>
        </w:r>
        <w:r>
          <w:rPr>
            <w:rFonts w:ascii="Times New Roman" w:hAnsi="Times New Roman" w:cs="Times New Roman"/>
          </w:rPr>
          <w:t xml:space="preserve">this is first </w:t>
        </w:r>
        <w:r w:rsidRPr="002F6763">
          <w:rPr>
            <w:rFonts w:ascii="Times New Roman" w:hAnsi="Times New Roman" w:cs="Times New Roman"/>
          </w:rPr>
          <w:t xml:space="preserve">research </w:t>
        </w:r>
        <w:r>
          <w:rPr>
            <w:rFonts w:ascii="Times New Roman" w:hAnsi="Times New Roman" w:cs="Times New Roman"/>
          </w:rPr>
          <w:t xml:space="preserve">that </w:t>
        </w:r>
        <w:r w:rsidRPr="002F6763">
          <w:rPr>
            <w:rFonts w:ascii="Times New Roman" w:hAnsi="Times New Roman" w:cs="Times New Roman"/>
          </w:rPr>
          <w:t xml:space="preserve">uses this method to simulate cyclic population </w:t>
        </w:r>
        <w:r>
          <w:rPr>
            <w:rFonts w:ascii="Times New Roman" w:hAnsi="Times New Roman" w:cs="Times New Roman"/>
          </w:rPr>
          <w:t>to study</w:t>
        </w:r>
        <w:r w:rsidRPr="002F6763">
          <w:rPr>
            <w:rFonts w:ascii="Times New Roman" w:hAnsi="Times New Roman" w:cs="Times New Roman"/>
          </w:rPr>
          <w:t xml:space="preserve"> </w:t>
        </w:r>
        <w:del w:id="1446" w:author="Auteur">
          <w:r w:rsidRPr="002F6763" w:rsidDel="002910EF">
            <w:rPr>
              <w:rFonts w:ascii="Times New Roman" w:hAnsi="Times New Roman" w:cs="Times New Roman"/>
            </w:rPr>
            <w:delText>different</w:delText>
          </w:r>
        </w:del>
        <w:r w:rsidR="002910EF">
          <w:rPr>
            <w:rFonts w:ascii="Times New Roman" w:hAnsi="Times New Roman" w:cs="Times New Roman"/>
          </w:rPr>
          <w:t>the impact of the</w:t>
        </w:r>
        <w:r w:rsidRPr="002F6763">
          <w:rPr>
            <w:rFonts w:ascii="Times New Roman" w:hAnsi="Times New Roman" w:cs="Times New Roman"/>
          </w:rPr>
          <w:t xml:space="preserve"> </w:t>
        </w:r>
        <w:del w:id="1447" w:author="Auteur">
          <w:r w:rsidRPr="002F6763" w:rsidDel="002910EF">
            <w:rPr>
              <w:rFonts w:ascii="Times New Roman" w:hAnsi="Times New Roman" w:cs="Times New Roman"/>
            </w:rPr>
            <w:delText xml:space="preserve">outbreak </w:delText>
          </w:r>
        </w:del>
        <w:r>
          <w:rPr>
            <w:rFonts w:ascii="Times New Roman" w:hAnsi="Times New Roman" w:cs="Times New Roman"/>
          </w:rPr>
          <w:t>frequenc</w:t>
        </w:r>
        <w:r w:rsidR="002910EF">
          <w:rPr>
            <w:rFonts w:ascii="Times New Roman" w:hAnsi="Times New Roman" w:cs="Times New Roman"/>
          </w:rPr>
          <w:t>y</w:t>
        </w:r>
        <w:del w:id="1448" w:author="Auteur">
          <w:r w:rsidDel="002910EF">
            <w:rPr>
              <w:rFonts w:ascii="Times New Roman" w:hAnsi="Times New Roman" w:cs="Times New Roman"/>
            </w:rPr>
            <w:delText>ies</w:delText>
          </w:r>
        </w:del>
        <w:r>
          <w:rPr>
            <w:rFonts w:ascii="Times New Roman" w:hAnsi="Times New Roman" w:cs="Times New Roman"/>
          </w:rPr>
          <w:t>.</w:t>
        </w:r>
        <w:r w:rsidRPr="002F6763">
          <w:rPr>
            <w:rFonts w:ascii="Times New Roman" w:hAnsi="Times New Roman" w:cs="Times New Roman"/>
          </w:rPr>
          <w:t xml:space="preserve"> </w:t>
        </w:r>
      </w:ins>
    </w:p>
    <w:p w14:paraId="2472C3EB" w14:textId="159D9C39" w:rsidR="00DB0774" w:rsidRPr="002F6763" w:rsidRDefault="005E456D" w:rsidP="00DB0774">
      <w:pPr>
        <w:snapToGrid w:val="0"/>
        <w:spacing w:before="120" w:after="120" w:line="480" w:lineRule="auto"/>
        <w:rPr>
          <w:ins w:id="1449" w:author="Auteur"/>
          <w:rFonts w:ascii="Times New Roman" w:hAnsi="Times New Roman" w:cs="Times New Roman"/>
        </w:rPr>
      </w:pPr>
      <w:ins w:id="1450" w:author="Auteur">
        <w:r>
          <w:rPr>
            <w:rFonts w:ascii="Times New Roman" w:hAnsi="Times New Roman" w:cs="Times New Roman"/>
          </w:rPr>
          <w:t xml:space="preserve">As </w:t>
        </w:r>
        <w:del w:id="1451" w:author="Auteur">
          <w:r w:rsidR="00DB0774" w:rsidRPr="002F6763" w:rsidDel="003254C8">
            <w:rPr>
              <w:rFonts w:ascii="Times New Roman" w:hAnsi="Times New Roman" w:cs="Times New Roman"/>
            </w:rPr>
            <w:delText xml:space="preserve">When </w:delText>
          </w:r>
        </w:del>
        <w:r>
          <w:rPr>
            <w:rFonts w:ascii="Times New Roman" w:hAnsi="Times New Roman" w:cs="Times New Roman"/>
          </w:rPr>
          <w:t>w</w:t>
        </w:r>
        <w:del w:id="1452" w:author="Auteur">
          <w:r w:rsidR="003254C8" w:rsidDel="005E456D">
            <w:rPr>
              <w:rFonts w:ascii="Times New Roman" w:hAnsi="Times New Roman" w:cs="Times New Roman"/>
            </w:rPr>
            <w:delText>W</w:delText>
          </w:r>
          <w:r w:rsidR="00DB0774" w:rsidRPr="002F6763" w:rsidDel="003254C8">
            <w:rPr>
              <w:rFonts w:ascii="Times New Roman" w:hAnsi="Times New Roman" w:cs="Times New Roman"/>
            </w:rPr>
            <w:delText>w</w:delText>
          </w:r>
        </w:del>
        <w:r w:rsidR="00DB0774" w:rsidRPr="002F6763">
          <w:rPr>
            <w:rFonts w:ascii="Times New Roman" w:hAnsi="Times New Roman" w:cs="Times New Roman"/>
          </w:rPr>
          <w:t xml:space="preserve">e use carrying capacity K to lead the population </w:t>
        </w:r>
        <w:del w:id="1453" w:author="Auteur">
          <w:r w:rsidR="00DB0774" w:rsidRPr="002F6763" w:rsidDel="003254C8">
            <w:rPr>
              <w:rFonts w:ascii="Times New Roman" w:hAnsi="Times New Roman" w:cs="Times New Roman"/>
            </w:rPr>
            <w:delText>size</w:delText>
          </w:r>
        </w:del>
        <w:r w:rsidR="003254C8">
          <w:rPr>
            <w:rFonts w:ascii="Times New Roman" w:hAnsi="Times New Roman" w:cs="Times New Roman"/>
          </w:rPr>
          <w:t xml:space="preserve">change </w:t>
        </w:r>
        <w:del w:id="1454" w:author="Auteur">
          <w:r w:rsidR="00DB0774" w:rsidRPr="002F6763" w:rsidDel="003254C8">
            <w:rPr>
              <w:rFonts w:ascii="Times New Roman" w:hAnsi="Times New Roman" w:cs="Times New Roman"/>
            </w:rPr>
            <w:delText xml:space="preserve"> </w:delText>
          </w:r>
        </w:del>
        <w:r w:rsidR="00DB0774" w:rsidRPr="002F6763">
          <w:rPr>
            <w:rFonts w:ascii="Times New Roman" w:hAnsi="Times New Roman" w:cs="Times New Roman"/>
          </w:rPr>
          <w:t xml:space="preserve">during </w:t>
        </w:r>
        <w:del w:id="1455" w:author="Auteur">
          <w:r w:rsidR="00DB0774" w:rsidRPr="002F6763" w:rsidDel="003254C8">
            <w:rPr>
              <w:rFonts w:ascii="Times New Roman" w:hAnsi="Times New Roman" w:cs="Times New Roman"/>
            </w:rPr>
            <w:delText xml:space="preserve">outbreak </w:delText>
          </w:r>
        </w:del>
        <w:r w:rsidR="00DB0774" w:rsidRPr="002F6763">
          <w:rPr>
            <w:rFonts w:ascii="Times New Roman" w:hAnsi="Times New Roman" w:cs="Times New Roman"/>
          </w:rPr>
          <w:t>cycl</w:t>
        </w:r>
        <w:r w:rsidR="003254C8">
          <w:rPr>
            <w:rFonts w:ascii="Times New Roman" w:hAnsi="Times New Roman" w:cs="Times New Roman"/>
          </w:rPr>
          <w:t>ing</w:t>
        </w:r>
        <w:del w:id="1456" w:author="Auteur">
          <w:r w:rsidR="00DB0774" w:rsidRPr="002F6763" w:rsidDel="003254C8">
            <w:rPr>
              <w:rFonts w:ascii="Times New Roman" w:hAnsi="Times New Roman" w:cs="Times New Roman"/>
            </w:rPr>
            <w:delText>es</w:delText>
          </w:r>
        </w:del>
        <w:r w:rsidR="00DB0774" w:rsidRPr="002F6763">
          <w:rPr>
            <w:rFonts w:ascii="Times New Roman" w:hAnsi="Times New Roman" w:cs="Times New Roman"/>
          </w:rPr>
          <w:t xml:space="preserve">, a time lag between K and the population size </w:t>
        </w:r>
        <w:r w:rsidR="00DB0774">
          <w:rPr>
            <w:rFonts w:ascii="Times New Roman" w:hAnsi="Times New Roman" w:cs="Times New Roman"/>
          </w:rPr>
          <w:t>has been</w:t>
        </w:r>
        <w:r w:rsidR="00DB0774" w:rsidRPr="002F6763">
          <w:rPr>
            <w:rFonts w:ascii="Times New Roman" w:hAnsi="Times New Roman" w:cs="Times New Roman"/>
          </w:rPr>
          <w:t xml:space="preserve"> observed. </w:t>
        </w:r>
        <w:del w:id="1457" w:author="Auteur">
          <w:r w:rsidR="00DB0774" w:rsidRPr="002F6763" w:rsidDel="005E456D">
            <w:rPr>
              <w:rFonts w:ascii="Times New Roman" w:hAnsi="Times New Roman" w:cs="Times New Roman"/>
            </w:rPr>
            <w:delText>As showed</w:delText>
          </w:r>
        </w:del>
        <w:r w:rsidR="00DB0774" w:rsidRPr="002F6763">
          <w:rPr>
            <w:rFonts w:ascii="Times New Roman" w:hAnsi="Times New Roman" w:cs="Times New Roman"/>
          </w:rPr>
          <w:t xml:space="preserve"> </w:t>
        </w:r>
        <w:del w:id="1458" w:author="Auteur">
          <w:r w:rsidR="00DB0774" w:rsidRPr="002F6763" w:rsidDel="005E456D">
            <w:rPr>
              <w:rFonts w:ascii="Times New Roman" w:hAnsi="Times New Roman" w:cs="Times New Roman"/>
            </w:rPr>
            <w:delText xml:space="preserve">in </w:delText>
          </w:r>
        </w:del>
        <w:r w:rsidR="00DB0774">
          <w:rPr>
            <w:rFonts w:ascii="Times New Roman" w:hAnsi="Times New Roman" w:cs="Times New Roman"/>
          </w:rPr>
          <w:t>F</w:t>
        </w:r>
        <w:r w:rsidR="00DB0774" w:rsidRPr="002F6763">
          <w:rPr>
            <w:rFonts w:ascii="Times New Roman" w:hAnsi="Times New Roman" w:cs="Times New Roman"/>
          </w:rPr>
          <w:t xml:space="preserve">igure </w:t>
        </w:r>
        <w:del w:id="1459" w:author="Auteur">
          <w:r w:rsidR="00DB0774" w:rsidRPr="002F6763" w:rsidDel="003A26EB">
            <w:rPr>
              <w:rFonts w:ascii="Times New Roman" w:hAnsi="Times New Roman" w:cs="Times New Roman"/>
            </w:rPr>
            <w:delText>5</w:delText>
          </w:r>
        </w:del>
        <w:r w:rsidR="003A26EB">
          <w:rPr>
            <w:rFonts w:ascii="Times New Roman" w:hAnsi="Times New Roman" w:cs="Times New Roman"/>
          </w:rPr>
          <w:t>4</w:t>
        </w:r>
        <w:r>
          <w:rPr>
            <w:rFonts w:ascii="Times New Roman" w:hAnsi="Times New Roman" w:cs="Times New Roman"/>
          </w:rPr>
          <w:t xml:space="preserve"> is an example of the </w:t>
        </w:r>
        <w:r w:rsidR="00D61DB2">
          <w:rPr>
            <w:rFonts w:ascii="Times New Roman" w:hAnsi="Times New Roman" w:cs="Times New Roman"/>
          </w:rPr>
          <w:t>demographic</w:t>
        </w:r>
        <w:r>
          <w:rPr>
            <w:rFonts w:ascii="Times New Roman" w:hAnsi="Times New Roman" w:cs="Times New Roman"/>
          </w:rPr>
          <w:t xml:space="preserve"> process in </w:t>
        </w:r>
        <w:r w:rsidR="00355A6A">
          <w:rPr>
            <w:rFonts w:ascii="Times New Roman" w:hAnsi="Times New Roman" w:cs="Times New Roman"/>
          </w:rPr>
          <w:t xml:space="preserve">a </w:t>
        </w:r>
        <w:r>
          <w:rPr>
            <w:rFonts w:ascii="Times New Roman" w:hAnsi="Times New Roman" w:cs="Times New Roman"/>
          </w:rPr>
          <w:t xml:space="preserve">cycle </w:t>
        </w:r>
        <w:r w:rsidR="00D61DB2">
          <w:rPr>
            <w:rFonts w:ascii="Times New Roman" w:hAnsi="Times New Roman" w:cs="Times New Roman"/>
          </w:rPr>
          <w:t>of the 10-years frequency with medium dispersal scenario</w:t>
        </w:r>
        <w:r w:rsidR="00DB0774" w:rsidRPr="002F6763">
          <w:rPr>
            <w:rFonts w:ascii="Times New Roman" w:hAnsi="Times New Roman" w:cs="Times New Roman"/>
          </w:rPr>
          <w:t xml:space="preserve">, </w:t>
        </w:r>
        <w:r w:rsidR="004C49F4">
          <w:rPr>
            <w:rFonts w:ascii="Times New Roman" w:hAnsi="Times New Roman" w:cs="Times New Roman"/>
          </w:rPr>
          <w:t xml:space="preserve">it demonstrates </w:t>
        </w:r>
        <w:r w:rsidR="00237D79">
          <w:rPr>
            <w:rFonts w:ascii="Times New Roman" w:hAnsi="Times New Roman" w:cs="Times New Roman"/>
          </w:rPr>
          <w:t xml:space="preserve">the </w:t>
        </w:r>
        <w:del w:id="1460" w:author="Auteur">
          <w:r w:rsidR="004C49F4" w:rsidDel="00607C8F">
            <w:rPr>
              <w:rFonts w:ascii="Times New Roman" w:hAnsi="Times New Roman" w:cs="Times New Roman"/>
            </w:rPr>
            <w:delText>that</w:delText>
          </w:r>
        </w:del>
        <w:r w:rsidR="00607C8F">
          <w:rPr>
            <w:rFonts w:ascii="Times New Roman" w:hAnsi="Times New Roman" w:cs="Times New Roman"/>
          </w:rPr>
          <w:t>lag between the</w:t>
        </w:r>
        <w:r w:rsidR="004C49F4">
          <w:rPr>
            <w:rFonts w:ascii="Times New Roman" w:hAnsi="Times New Roman" w:cs="Times New Roman"/>
          </w:rPr>
          <w:t xml:space="preserve"> </w:t>
        </w:r>
        <w:r w:rsidR="00DB0774" w:rsidRPr="002F6763">
          <w:rPr>
            <w:rFonts w:ascii="Times New Roman" w:hAnsi="Times New Roman" w:cs="Times New Roman"/>
          </w:rPr>
          <w:t xml:space="preserve">population peak </w:t>
        </w:r>
        <w:del w:id="1461" w:author="Auteur">
          <w:r w:rsidR="00DB0774" w:rsidRPr="002F6763" w:rsidDel="003A26EB">
            <w:rPr>
              <w:rFonts w:ascii="Times New Roman" w:hAnsi="Times New Roman" w:cs="Times New Roman"/>
            </w:rPr>
            <w:delText xml:space="preserve">and valley </w:delText>
          </w:r>
          <w:r w:rsidR="00DB0774" w:rsidRPr="002F6763" w:rsidDel="004C49F4">
            <w:rPr>
              <w:rFonts w:ascii="Times New Roman" w:hAnsi="Times New Roman" w:cs="Times New Roman"/>
            </w:rPr>
            <w:delText xml:space="preserve">in an outbreak </w:delText>
          </w:r>
          <w:r w:rsidR="004C49F4" w:rsidDel="00607C8F">
            <w:rPr>
              <w:rFonts w:ascii="Times New Roman" w:hAnsi="Times New Roman" w:cs="Times New Roman"/>
            </w:rPr>
            <w:delText xml:space="preserve">is </w:delText>
          </w:r>
          <w:r w:rsidR="00DB0774" w:rsidRPr="002F6763" w:rsidDel="00607C8F">
            <w:rPr>
              <w:rFonts w:ascii="Times New Roman" w:hAnsi="Times New Roman" w:cs="Times New Roman"/>
            </w:rPr>
            <w:delText xml:space="preserve">cycle are not the </w:delText>
          </w:r>
          <w:r w:rsidR="004C49F4" w:rsidDel="00607C8F">
            <w:rPr>
              <w:rFonts w:ascii="Times New Roman" w:hAnsi="Times New Roman" w:cs="Times New Roman"/>
            </w:rPr>
            <w:delText xml:space="preserve">same </w:delText>
          </w:r>
          <w:r w:rsidR="00DB0774" w:rsidRPr="002F6763" w:rsidDel="00607C8F">
            <w:rPr>
              <w:rFonts w:ascii="Times New Roman" w:hAnsi="Times New Roman" w:cs="Times New Roman"/>
            </w:rPr>
            <w:delText xml:space="preserve">generations when the carry capacity </w:delText>
          </w:r>
          <w:r w:rsidR="00DB0774" w:rsidDel="00607C8F">
            <w:rPr>
              <w:rFonts w:ascii="Times New Roman" w:hAnsi="Times New Roman" w:cs="Times New Roman"/>
            </w:rPr>
            <w:delText xml:space="preserve">K </w:delText>
          </w:r>
          <w:r w:rsidR="00DB0774" w:rsidRPr="002F6763" w:rsidDel="00607C8F">
            <w:rPr>
              <w:rFonts w:ascii="Times New Roman" w:hAnsi="Times New Roman" w:cs="Times New Roman"/>
            </w:rPr>
            <w:delText>is max</w:delText>
          </w:r>
          <w:r w:rsidR="004C49F4" w:rsidDel="00607C8F">
            <w:rPr>
              <w:rFonts w:ascii="Times New Roman" w:hAnsi="Times New Roman" w:cs="Times New Roman"/>
            </w:rPr>
            <w:delText>when K reaches its max</w:delText>
          </w:r>
        </w:del>
        <w:r w:rsidR="00607C8F">
          <w:rPr>
            <w:rFonts w:ascii="Times New Roman" w:hAnsi="Times New Roman" w:cs="Times New Roman"/>
          </w:rPr>
          <w:t>(Figure4 d) and the max K (Figure4 c)</w:t>
        </w:r>
        <w:r w:rsidR="00DB0774" w:rsidRPr="002F6763">
          <w:rPr>
            <w:rFonts w:ascii="Times New Roman" w:hAnsi="Times New Roman" w:cs="Times New Roman"/>
          </w:rPr>
          <w:t xml:space="preserve"> </w:t>
        </w:r>
        <w:del w:id="1462" w:author="Auteur">
          <w:r w:rsidR="00DB0774" w:rsidRPr="002F6763" w:rsidDel="003A26EB">
            <w:rPr>
              <w:rFonts w:ascii="Times New Roman" w:hAnsi="Times New Roman" w:cs="Times New Roman"/>
            </w:rPr>
            <w:delText>or 0</w:delText>
          </w:r>
        </w:del>
        <w:r w:rsidR="00DB0774" w:rsidRPr="002F6763">
          <w:rPr>
            <w:rFonts w:ascii="Times New Roman" w:hAnsi="Times New Roman" w:cs="Times New Roman"/>
          </w:rPr>
          <w:t xml:space="preserve">. </w:t>
        </w:r>
        <w:del w:id="1463" w:author="Auteur">
          <w:r w:rsidR="00DB0774" w:rsidRPr="002F6763" w:rsidDel="00607C8F">
            <w:rPr>
              <w:rFonts w:ascii="Times New Roman" w:hAnsi="Times New Roman" w:cs="Times New Roman"/>
            </w:rPr>
            <w:delText xml:space="preserve">There is a lag between a carrying capacity peak and a population peak. </w:delText>
          </w:r>
          <w:r w:rsidR="00DB0774" w:rsidRPr="002F6763" w:rsidDel="00984F2E">
            <w:rPr>
              <w:rFonts w:ascii="Times New Roman" w:hAnsi="Times New Roman" w:cs="Times New Roman"/>
            </w:rPr>
            <w:delText xml:space="preserve">The same lag has </w:delText>
          </w:r>
          <w:r w:rsidR="00DB0774" w:rsidDel="00984F2E">
            <w:rPr>
              <w:rFonts w:ascii="Times New Roman" w:hAnsi="Times New Roman" w:cs="Times New Roman"/>
            </w:rPr>
            <w:delText xml:space="preserve">also </w:delText>
          </w:r>
          <w:r w:rsidR="00DB0774" w:rsidRPr="002F6763" w:rsidDel="00984F2E">
            <w:rPr>
              <w:rFonts w:ascii="Times New Roman" w:hAnsi="Times New Roman" w:cs="Times New Roman"/>
            </w:rPr>
            <w:delText xml:space="preserve">been observed in the valleys. </w:delText>
          </w:r>
          <w:r w:rsidR="00DB0774" w:rsidRPr="002F6763" w:rsidDel="00607C8F">
            <w:rPr>
              <w:rFonts w:ascii="Times New Roman" w:hAnsi="Times New Roman" w:cs="Times New Roman"/>
            </w:rPr>
            <w:delText>This is because</w:delText>
          </w:r>
          <w:r w:rsidR="00607C8F" w:rsidDel="00094FBE">
            <w:rPr>
              <w:rFonts w:ascii="Times New Roman" w:hAnsi="Times New Roman" w:cs="Times New Roman"/>
            </w:rPr>
            <w:delText>In</w:delText>
          </w:r>
          <w:r w:rsidR="00DB0774" w:rsidRPr="002F6763" w:rsidDel="00094FBE">
            <w:rPr>
              <w:rFonts w:ascii="Times New Roman" w:hAnsi="Times New Roman" w:cs="Times New Roman"/>
            </w:rPr>
            <w:delText xml:space="preserve"> in CDmetaPOP, we set</w:delText>
          </w:r>
          <w:r w:rsidR="00E71E66" w:rsidDel="00094FBE">
            <w:rPr>
              <w:rFonts w:ascii="Times New Roman" w:hAnsi="Times New Roman" w:cs="Times New Roman"/>
            </w:rPr>
            <w:delText>the simulation</w:delText>
          </w:r>
          <w:r w:rsidR="00607C8F" w:rsidDel="00094FBE">
            <w:rPr>
              <w:rFonts w:ascii="Times New Roman" w:hAnsi="Times New Roman" w:cs="Times New Roman"/>
            </w:rPr>
            <w:delText>,</w:delText>
          </w:r>
          <w:r w:rsidR="00E71E66" w:rsidDel="00094FBE">
            <w:rPr>
              <w:rFonts w:ascii="Times New Roman" w:hAnsi="Times New Roman" w:cs="Times New Roman"/>
            </w:rPr>
            <w:delText>,</w:delText>
          </w:r>
          <w:r w:rsidR="00DB0774" w:rsidRPr="002F6763" w:rsidDel="00094FBE">
            <w:rPr>
              <w:rFonts w:ascii="Times New Roman" w:hAnsi="Times New Roman" w:cs="Times New Roman"/>
            </w:rPr>
            <w:delText xml:space="preserve"> a</w:delText>
          </w:r>
        </w:del>
        <w:r w:rsidR="00094FBE">
          <w:rPr>
            <w:rFonts w:ascii="Times New Roman" w:hAnsi="Times New Roman" w:cs="Times New Roman"/>
          </w:rPr>
          <w:t>While</w:t>
        </w:r>
        <w:r w:rsidR="00DB0774" w:rsidRPr="002F6763">
          <w:rPr>
            <w:rFonts w:ascii="Times New Roman" w:hAnsi="Times New Roman" w:cs="Times New Roman"/>
          </w:rPr>
          <w:t xml:space="preserve"> K </w:t>
        </w:r>
        <w:r w:rsidR="00094FBE">
          <w:rPr>
            <w:rFonts w:ascii="Times New Roman" w:hAnsi="Times New Roman" w:cs="Times New Roman"/>
          </w:rPr>
          <w:t xml:space="preserve">cycling </w:t>
        </w:r>
        <w:del w:id="1464" w:author="Auteur">
          <w:r w:rsidR="00DB0774" w:rsidRPr="002F6763" w:rsidDel="00E71E66">
            <w:rPr>
              <w:rFonts w:ascii="Times New Roman" w:hAnsi="Times New Roman" w:cs="Times New Roman"/>
            </w:rPr>
            <w:delText xml:space="preserve">string </w:delText>
          </w:r>
        </w:del>
        <w:r w:rsidR="00DB0774" w:rsidRPr="002F6763">
          <w:rPr>
            <w:rFonts w:ascii="Times New Roman" w:hAnsi="Times New Roman" w:cs="Times New Roman"/>
          </w:rPr>
          <w:t>follow</w:t>
        </w:r>
        <w:del w:id="1465" w:author="Auteur">
          <w:r w:rsidR="00DB0774" w:rsidRPr="002F6763" w:rsidDel="00094FBE">
            <w:rPr>
              <w:rFonts w:ascii="Times New Roman" w:hAnsi="Times New Roman" w:cs="Times New Roman"/>
            </w:rPr>
            <w:delText>s</w:delText>
          </w:r>
        </w:del>
        <w:r w:rsidR="00DB0774" w:rsidRPr="002F6763">
          <w:rPr>
            <w:rFonts w:ascii="Times New Roman" w:hAnsi="Times New Roman" w:cs="Times New Roman"/>
          </w:rPr>
          <w:t xml:space="preserve"> a sinusoidal variation</w:t>
        </w:r>
        <w:r w:rsidR="00094FBE">
          <w:rPr>
            <w:rFonts w:ascii="Times New Roman" w:hAnsi="Times New Roman" w:cs="Times New Roman"/>
          </w:rPr>
          <w:t>, b</w:t>
        </w:r>
        <w:del w:id="1466" w:author="Auteur">
          <w:r w:rsidR="00E71E66" w:rsidDel="00094FBE">
            <w:rPr>
              <w:rFonts w:ascii="Times New Roman" w:hAnsi="Times New Roman" w:cs="Times New Roman"/>
            </w:rPr>
            <w:delText>. B</w:delText>
          </w:r>
        </w:del>
        <w:r w:rsidR="00E71E66">
          <w:rPr>
            <w:rFonts w:ascii="Times New Roman" w:hAnsi="Times New Roman" w:cs="Times New Roman"/>
          </w:rPr>
          <w:t xml:space="preserve">ecause the landscape grid is </w:t>
        </w:r>
        <w:del w:id="1467" w:author="Auteur">
          <w:r w:rsidR="00E71E66" w:rsidDel="00607C8F">
            <w:rPr>
              <w:rFonts w:ascii="Times New Roman" w:hAnsi="Times New Roman" w:cs="Times New Roman"/>
            </w:rPr>
            <w:delText>always</w:delText>
          </w:r>
        </w:del>
        <w:r w:rsidR="00607C8F">
          <w:rPr>
            <w:rFonts w:ascii="Times New Roman" w:hAnsi="Times New Roman" w:cs="Times New Roman"/>
          </w:rPr>
          <w:t>set to be</w:t>
        </w:r>
        <w:r w:rsidR="00E71E66">
          <w:rPr>
            <w:rFonts w:ascii="Times New Roman" w:hAnsi="Times New Roman" w:cs="Times New Roman"/>
          </w:rPr>
          <w:t xml:space="preserve"> bigger than the population </w:t>
        </w:r>
        <w:del w:id="1468" w:author="Auteur">
          <w:r w:rsidR="00E71E66" w:rsidDel="00607C8F">
            <w:rPr>
              <w:rFonts w:ascii="Times New Roman" w:hAnsi="Times New Roman" w:cs="Times New Roman"/>
            </w:rPr>
            <w:delText>needed</w:delText>
          </w:r>
        </w:del>
        <w:r w:rsidR="00607C8F">
          <w:rPr>
            <w:rFonts w:ascii="Times New Roman" w:hAnsi="Times New Roman" w:cs="Times New Roman"/>
          </w:rPr>
          <w:t>peak</w:t>
        </w:r>
        <w:r w:rsidR="00E71E66">
          <w:rPr>
            <w:rFonts w:ascii="Times New Roman" w:hAnsi="Times New Roman" w:cs="Times New Roman"/>
          </w:rPr>
          <w:t>,</w:t>
        </w:r>
        <w:del w:id="1469" w:author="Auteur">
          <w:r w:rsidR="00E71E66" w:rsidDel="00094FBE">
            <w:rPr>
              <w:rFonts w:ascii="Times New Roman" w:hAnsi="Times New Roman" w:cs="Times New Roman"/>
            </w:rPr>
            <w:delText xml:space="preserve"> so</w:delText>
          </w:r>
        </w:del>
        <w:r w:rsidR="00E71E66">
          <w:rPr>
            <w:rFonts w:ascii="Times New Roman" w:hAnsi="Times New Roman" w:cs="Times New Roman"/>
          </w:rPr>
          <w:t xml:space="preserve"> there are always empty cells </w:t>
        </w:r>
        <w:r w:rsidR="00607C8F" w:rsidRPr="00607C8F">
          <w:rPr>
            <w:rFonts w:ascii="Times New Roman" w:hAnsi="Times New Roman" w:cs="Times New Roman"/>
          </w:rPr>
          <w:t>surround</w:t>
        </w:r>
        <w:r w:rsidR="00607C8F">
          <w:rPr>
            <w:rFonts w:ascii="Times New Roman" w:hAnsi="Times New Roman" w:cs="Times New Roman"/>
          </w:rPr>
          <w:t xml:space="preserve"> the </w:t>
        </w:r>
        <w:r w:rsidR="00607C8F">
          <w:rPr>
            <w:rFonts w:ascii="Times New Roman" w:hAnsi="Times New Roman" w:cs="Times New Roman"/>
          </w:rPr>
          <w:lastRenderedPageBreak/>
          <w:t>population</w:t>
        </w:r>
        <w:del w:id="1470" w:author="Auteur">
          <w:r w:rsidR="00E71E66" w:rsidDel="00607C8F">
            <w:rPr>
              <w:rFonts w:ascii="Times New Roman" w:hAnsi="Times New Roman" w:cs="Times New Roman"/>
            </w:rPr>
            <w:delText>around</w:delText>
          </w:r>
        </w:del>
        <w:r w:rsidR="00E71E66">
          <w:rPr>
            <w:rFonts w:ascii="Times New Roman" w:hAnsi="Times New Roman" w:cs="Times New Roman"/>
          </w:rPr>
          <w:t xml:space="preserve">. This makes population </w:t>
        </w:r>
        <w:r w:rsidR="009416D9">
          <w:rPr>
            <w:rFonts w:ascii="Times New Roman" w:hAnsi="Times New Roman" w:cs="Times New Roman"/>
          </w:rPr>
          <w:t xml:space="preserve">can </w:t>
        </w:r>
        <w:r w:rsidR="00E71E66">
          <w:rPr>
            <w:rFonts w:ascii="Times New Roman" w:hAnsi="Times New Roman" w:cs="Times New Roman"/>
          </w:rPr>
          <w:t>continuous spread even after K reaches it maximum.  As we can see in Figure4.d, population will reach its biggest value when the K*</w:t>
        </w:r>
        <w:r w:rsidR="00EF7AA0">
          <w:rPr>
            <w:rFonts w:ascii="Times New Roman" w:hAnsi="Times New Roman" w:cs="Times New Roman"/>
          </w:rPr>
          <w:t>(</w:t>
        </w:r>
        <w:r w:rsidR="00E71E66">
          <w:rPr>
            <w:rFonts w:ascii="Times New Roman" w:hAnsi="Times New Roman" w:cs="Times New Roman"/>
          </w:rPr>
          <w:t>numbers of the cell occupied</w:t>
        </w:r>
        <w:r w:rsidR="00EF7AA0">
          <w:rPr>
            <w:rFonts w:ascii="Times New Roman" w:hAnsi="Times New Roman" w:cs="Times New Roman"/>
          </w:rPr>
          <w:t>)</w:t>
        </w:r>
        <w:r w:rsidR="00E71E66">
          <w:rPr>
            <w:rFonts w:ascii="Times New Roman" w:hAnsi="Times New Roman" w:cs="Times New Roman"/>
          </w:rPr>
          <w:t xml:space="preserve"> is the highest in the cycle. </w:t>
        </w:r>
        <w:r w:rsidR="00C56294">
          <w:rPr>
            <w:rFonts w:ascii="Times New Roman" w:hAnsi="Times New Roman" w:cs="Times New Roman"/>
          </w:rPr>
          <w:t>Even though population will still spread spatially, population size will</w:t>
        </w:r>
        <w:r w:rsidR="00094FBE">
          <w:rPr>
            <w:rFonts w:ascii="Times New Roman" w:hAnsi="Times New Roman" w:cs="Times New Roman"/>
          </w:rPr>
          <w:t xml:space="preserve"> then</w:t>
        </w:r>
        <w:r w:rsidR="00C56294">
          <w:rPr>
            <w:rFonts w:ascii="Times New Roman" w:hAnsi="Times New Roman" w:cs="Times New Roman"/>
          </w:rPr>
          <w:t xml:space="preserve"> decrease due to the lower K value.</w:t>
        </w:r>
        <w:del w:id="1471" w:author="Auteur">
          <w:r w:rsidR="00DB0774" w:rsidRPr="002F6763" w:rsidDel="00E71E66">
            <w:rPr>
              <w:rFonts w:ascii="Times New Roman" w:hAnsi="Times New Roman" w:cs="Times New Roman"/>
            </w:rPr>
            <w:delText xml:space="preserve"> which changes value every two simulation timesteps. This change of K will not limit the present generation but the following. That’s why we see that at the real population peaks or valleys follow the K but always </w:delText>
          </w:r>
          <w:r w:rsidR="00DB0774" w:rsidDel="00E71E66">
            <w:rPr>
              <w:rFonts w:ascii="Times New Roman" w:hAnsi="Times New Roman" w:cs="Times New Roman"/>
            </w:rPr>
            <w:delText xml:space="preserve">delays </w:delText>
          </w:r>
          <w:r w:rsidR="00DB0774" w:rsidRPr="002F6763" w:rsidDel="00E71E66">
            <w:rPr>
              <w:rFonts w:ascii="Times New Roman" w:hAnsi="Times New Roman" w:cs="Times New Roman"/>
            </w:rPr>
            <w:delText xml:space="preserve"> one generation.</w:delText>
          </w:r>
          <w:r w:rsidR="00DB0774" w:rsidDel="00E71E66">
            <w:rPr>
              <w:rFonts w:ascii="Times New Roman" w:hAnsi="Times New Roman" w:cs="Times New Roman"/>
            </w:rPr>
            <w:delText xml:space="preserve"> </w:delText>
          </w:r>
        </w:del>
      </w:ins>
    </w:p>
    <w:p w14:paraId="663077C5" w14:textId="3AF13204" w:rsidR="00513B8F" w:rsidRDefault="00C56294" w:rsidP="008E19A2">
      <w:pPr>
        <w:snapToGrid w:val="0"/>
        <w:spacing w:before="120" w:after="120" w:line="480" w:lineRule="auto"/>
        <w:rPr>
          <w:ins w:id="1472" w:author="Auteur"/>
          <w:rFonts w:ascii="Times New Roman" w:hAnsi="Times New Roman" w:cs="Times New Roman"/>
        </w:rPr>
      </w:pPr>
      <w:ins w:id="1473" w:author="Auteur">
        <w:r>
          <w:rPr>
            <w:rFonts w:ascii="Times New Roman" w:hAnsi="Times New Roman" w:cs="Times New Roman"/>
          </w:rPr>
          <w:t>Besides the lag, population (blue line)</w:t>
        </w:r>
        <w:del w:id="1474" w:author="Auteur">
          <w:r w:rsidR="00DB0774" w:rsidRPr="002F6763" w:rsidDel="00C56294">
            <w:rPr>
              <w:rFonts w:ascii="Times New Roman" w:hAnsi="Times New Roman" w:cs="Times New Roman"/>
            </w:rPr>
            <w:delText>The dispersal</w:delText>
          </w:r>
          <w:r w:rsidR="008E19A2" w:rsidDel="00C56294">
            <w:rPr>
              <w:rFonts w:ascii="Times New Roman" w:hAnsi="Times New Roman" w:cs="Times New Roman"/>
            </w:rPr>
            <w:delText>demographic</w:delText>
          </w:r>
          <w:r w:rsidR="00DB0774" w:rsidRPr="002F6763" w:rsidDel="00C56294">
            <w:rPr>
              <w:rFonts w:ascii="Times New Roman" w:hAnsi="Times New Roman" w:cs="Times New Roman"/>
            </w:rPr>
            <w:delText xml:space="preserve"> process</w:delText>
          </w:r>
        </w:del>
        <w:r w:rsidR="00DB0774" w:rsidRPr="002F6763">
          <w:rPr>
            <w:rFonts w:ascii="Times New Roman" w:hAnsi="Times New Roman" w:cs="Times New Roman"/>
          </w:rPr>
          <w:t xml:space="preserve"> </w:t>
        </w:r>
        <w:del w:id="1475" w:author="Auteur">
          <w:r w:rsidR="00DB0774" w:rsidRPr="002F6763" w:rsidDel="00C56294">
            <w:rPr>
              <w:rFonts w:ascii="Times New Roman" w:hAnsi="Times New Roman" w:cs="Times New Roman"/>
            </w:rPr>
            <w:delText>we use in this research is not symmetric. As show</w:delText>
          </w:r>
          <w:r w:rsidR="00DB0774" w:rsidDel="00C56294">
            <w:rPr>
              <w:rFonts w:ascii="Times New Roman" w:hAnsi="Times New Roman" w:cs="Times New Roman"/>
            </w:rPr>
            <w:delText>n</w:delText>
          </w:r>
        </w:del>
        <w:r>
          <w:rPr>
            <w:rFonts w:ascii="Times New Roman" w:hAnsi="Times New Roman" w:cs="Times New Roman"/>
          </w:rPr>
          <w:t>shows an asymmetric pattern</w:t>
        </w:r>
        <w:r w:rsidR="00DB0774" w:rsidRPr="002F6763">
          <w:rPr>
            <w:rFonts w:ascii="Times New Roman" w:hAnsi="Times New Roman" w:cs="Times New Roman"/>
          </w:rPr>
          <w:t xml:space="preserve"> in </w:t>
        </w:r>
        <w:r>
          <w:rPr>
            <w:rFonts w:ascii="Times New Roman" w:hAnsi="Times New Roman" w:cs="Times New Roman"/>
          </w:rPr>
          <w:t>F</w:t>
        </w:r>
        <w:del w:id="1476" w:author="Auteur">
          <w:r w:rsidR="00DB0774" w:rsidRPr="002F6763" w:rsidDel="00C56294">
            <w:rPr>
              <w:rFonts w:ascii="Times New Roman" w:hAnsi="Times New Roman" w:cs="Times New Roman"/>
            </w:rPr>
            <w:delText>f</w:delText>
          </w:r>
        </w:del>
        <w:r w:rsidR="00DB0774" w:rsidRPr="002F6763">
          <w:rPr>
            <w:rFonts w:ascii="Times New Roman" w:hAnsi="Times New Roman" w:cs="Times New Roman"/>
          </w:rPr>
          <w:t>igure4</w:t>
        </w:r>
        <w:r>
          <w:rPr>
            <w:rFonts w:ascii="Times New Roman" w:hAnsi="Times New Roman" w:cs="Times New Roman"/>
          </w:rPr>
          <w:t>.</w:t>
        </w:r>
        <w:del w:id="1477" w:author="Auteur">
          <w:r w:rsidR="00DB0774" w:rsidRPr="002F6763" w:rsidDel="00C56294">
            <w:rPr>
              <w:rFonts w:ascii="Times New Roman" w:hAnsi="Times New Roman" w:cs="Times New Roman"/>
            </w:rPr>
            <w:delText>,</w:delText>
          </w:r>
        </w:del>
        <w:r w:rsidR="00DB0774" w:rsidRPr="002F6763">
          <w:rPr>
            <w:rFonts w:ascii="Times New Roman" w:hAnsi="Times New Roman" w:cs="Times New Roman"/>
          </w:rPr>
          <w:t xml:space="preserve"> </w:t>
        </w:r>
        <w:del w:id="1478" w:author="Auteur">
          <w:r w:rsidR="00DB0774" w:rsidRPr="002F6763" w:rsidDel="00AC5E22">
            <w:rPr>
              <w:rFonts w:ascii="Times New Roman" w:hAnsi="Times New Roman" w:cs="Times New Roman"/>
            </w:rPr>
            <w:delText>after</w:delText>
          </w:r>
        </w:del>
        <w:r w:rsidR="00AC5E22" w:rsidRPr="002F6763">
          <w:rPr>
            <w:rFonts w:ascii="Times New Roman" w:hAnsi="Times New Roman" w:cs="Times New Roman"/>
          </w:rPr>
          <w:t>After</w:t>
        </w:r>
        <w:r w:rsidR="00DB0774" w:rsidRPr="002F6763">
          <w:rPr>
            <w:rFonts w:ascii="Times New Roman" w:hAnsi="Times New Roman" w:cs="Times New Roman"/>
          </w:rPr>
          <w:t xml:space="preserve"> </w:t>
        </w:r>
        <w:del w:id="1479" w:author="Auteur">
          <w:r w:rsidR="00DB0774" w:rsidRPr="002F6763" w:rsidDel="008E19A2">
            <w:rPr>
              <w:rFonts w:ascii="Times New Roman" w:hAnsi="Times New Roman" w:cs="Times New Roman"/>
            </w:rPr>
            <w:delText>each</w:delText>
          </w:r>
        </w:del>
        <w:r w:rsidR="008E19A2">
          <w:rPr>
            <w:rFonts w:ascii="Times New Roman" w:hAnsi="Times New Roman" w:cs="Times New Roman"/>
          </w:rPr>
          <w:t>a</w:t>
        </w:r>
        <w:r w:rsidR="00DB0774" w:rsidRPr="002F6763">
          <w:rPr>
            <w:rFonts w:ascii="Times New Roman" w:hAnsi="Times New Roman" w:cs="Times New Roman"/>
          </w:rPr>
          <w:t xml:space="preserve"> </w:t>
        </w:r>
        <w:del w:id="1480" w:author="Auteur">
          <w:r w:rsidR="00DB0774" w:rsidRPr="002F6763" w:rsidDel="008B2BE4">
            <w:rPr>
              <w:rFonts w:ascii="Times New Roman" w:hAnsi="Times New Roman" w:cs="Times New Roman"/>
            </w:rPr>
            <w:delText>crash</w:delText>
          </w:r>
        </w:del>
        <w:r w:rsidR="00597760">
          <w:rPr>
            <w:rFonts w:ascii="Times New Roman" w:hAnsi="Times New Roman" w:cs="Times New Roman"/>
          </w:rPr>
          <w:t>crash</w:t>
        </w:r>
        <w:r w:rsidR="008E19A2">
          <w:rPr>
            <w:rFonts w:ascii="Times New Roman" w:hAnsi="Times New Roman" w:cs="Times New Roman"/>
          </w:rPr>
          <w:t xml:space="preserve"> (Figure 4.a)</w:t>
        </w:r>
        <w:r w:rsidR="00DB0774" w:rsidRPr="002F6763">
          <w:rPr>
            <w:rFonts w:ascii="Times New Roman" w:hAnsi="Times New Roman" w:cs="Times New Roman"/>
          </w:rPr>
          <w:t>, population rebuilds from the refuges and</w:t>
        </w:r>
        <w:r w:rsidR="005479AA">
          <w:rPr>
            <w:rFonts w:ascii="Times New Roman" w:hAnsi="Times New Roman" w:cs="Times New Roman"/>
          </w:rPr>
          <w:t xml:space="preserve"> begin to disperse.</w:t>
        </w:r>
        <w:del w:id="1481" w:author="Auteur">
          <w:r w:rsidR="00DB0774" w:rsidRPr="002F6763" w:rsidDel="005479AA">
            <w:rPr>
              <w:rFonts w:ascii="Times New Roman" w:hAnsi="Times New Roman" w:cs="Times New Roman"/>
            </w:rPr>
            <w:delText xml:space="preserve"> </w:delText>
          </w:r>
          <w:r w:rsidR="00DB0774" w:rsidRPr="002F6763" w:rsidDel="008E19A2">
            <w:rPr>
              <w:rFonts w:ascii="Times New Roman" w:hAnsi="Times New Roman" w:cs="Times New Roman"/>
            </w:rPr>
            <w:delText>disperses</w:delText>
          </w:r>
          <w:r w:rsidR="008E19A2" w:rsidDel="005479AA">
            <w:rPr>
              <w:rFonts w:ascii="Times New Roman" w:hAnsi="Times New Roman" w:cs="Times New Roman"/>
            </w:rPr>
            <w:delText>spread</w:delText>
          </w:r>
          <w:r w:rsidR="00DB0774" w:rsidRPr="002F6763" w:rsidDel="005479AA">
            <w:rPr>
              <w:rFonts w:ascii="Times New Roman" w:hAnsi="Times New Roman" w:cs="Times New Roman"/>
            </w:rPr>
            <w:delText xml:space="preserve"> </w:delText>
          </w:r>
          <w:r w:rsidR="00DB0774" w:rsidRPr="002F6763" w:rsidDel="008E19A2">
            <w:rPr>
              <w:rFonts w:ascii="Times New Roman" w:hAnsi="Times New Roman" w:cs="Times New Roman"/>
            </w:rPr>
            <w:delText>in</w:delText>
          </w:r>
          <w:r w:rsidR="008E19A2" w:rsidDel="005479AA">
            <w:rPr>
              <w:rFonts w:ascii="Times New Roman" w:hAnsi="Times New Roman" w:cs="Times New Roman"/>
            </w:rPr>
            <w:delText>over</w:delText>
          </w:r>
          <w:r w:rsidR="00DB0774" w:rsidRPr="002F6763" w:rsidDel="005479AA">
            <w:rPr>
              <w:rFonts w:ascii="Times New Roman" w:hAnsi="Times New Roman" w:cs="Times New Roman"/>
            </w:rPr>
            <w:delText xml:space="preserve"> the landscape.</w:delText>
          </w:r>
        </w:del>
        <w:r w:rsidR="005479AA">
          <w:rPr>
            <w:rFonts w:ascii="Times New Roman" w:hAnsi="Times New Roman" w:cs="Times New Roman"/>
          </w:rPr>
          <w:t xml:space="preserve"> </w:t>
        </w:r>
        <w:del w:id="1482" w:author="Auteur">
          <w:r w:rsidR="00DB0774" w:rsidRPr="002F6763" w:rsidDel="005479AA">
            <w:rPr>
              <w:rFonts w:ascii="Times New Roman" w:hAnsi="Times New Roman" w:cs="Times New Roman"/>
            </w:rPr>
            <w:delText xml:space="preserve"> </w:delText>
          </w:r>
        </w:del>
        <w:r w:rsidR="00DB0774" w:rsidRPr="002F6763">
          <w:rPr>
            <w:rFonts w:ascii="Times New Roman" w:hAnsi="Times New Roman" w:cs="Times New Roman"/>
          </w:rPr>
          <w:t>This progress is controlled by K and the dispersal</w:t>
        </w:r>
        <w:r w:rsidR="008E19A2">
          <w:rPr>
            <w:rFonts w:ascii="Times New Roman" w:hAnsi="Times New Roman" w:cs="Times New Roman"/>
          </w:rPr>
          <w:t xml:space="preserve"> capacity</w:t>
        </w:r>
        <w:r w:rsidR="00DB0774" w:rsidRPr="002F6763">
          <w:rPr>
            <w:rFonts w:ascii="Times New Roman" w:hAnsi="Times New Roman" w:cs="Times New Roman"/>
          </w:rPr>
          <w:t xml:space="preserve">. </w:t>
        </w:r>
        <w:del w:id="1483" w:author="Auteur">
          <w:r w:rsidR="00DB0774" w:rsidRPr="002F6763" w:rsidDel="008E19A2">
            <w:rPr>
              <w:rFonts w:ascii="Times New Roman" w:hAnsi="Times New Roman" w:cs="Times New Roman"/>
            </w:rPr>
            <w:delText xml:space="preserve">The process for the population to fill the grid takes different </w:delText>
          </w:r>
          <w:r w:rsidR="00DB0774" w:rsidDel="008E19A2">
            <w:rPr>
              <w:rFonts w:ascii="Times New Roman" w:hAnsi="Times New Roman" w:cs="Times New Roman"/>
            </w:rPr>
            <w:delText xml:space="preserve">length of </w:delText>
          </w:r>
          <w:r w:rsidR="00DB0774" w:rsidRPr="002F6763" w:rsidDel="008E19A2">
            <w:rPr>
              <w:rFonts w:ascii="Times New Roman" w:hAnsi="Times New Roman" w:cs="Times New Roman"/>
            </w:rPr>
            <w:delText>time for different scenario but this process is set to be always before</w:delText>
          </w:r>
          <w:r w:rsidR="008E19A2" w:rsidDel="00D930C1">
            <w:rPr>
              <w:rFonts w:ascii="Times New Roman" w:hAnsi="Times New Roman" w:cs="Times New Roman"/>
            </w:rPr>
            <w:delText>We used large grid to make sure population can never reaches the border,</w:delText>
          </w:r>
          <w:r w:rsidR="00DB0774" w:rsidRPr="002F6763" w:rsidDel="00D930C1">
            <w:rPr>
              <w:rFonts w:ascii="Times New Roman" w:hAnsi="Times New Roman" w:cs="Times New Roman"/>
            </w:rPr>
            <w:delText xml:space="preserve"> </w:delText>
          </w:r>
          <w:r w:rsidR="008E19A2" w:rsidDel="00D930C1">
            <w:rPr>
              <w:rFonts w:ascii="Times New Roman" w:hAnsi="Times New Roman" w:cs="Times New Roman"/>
            </w:rPr>
            <w:delText>that’s why</w:delText>
          </w:r>
        </w:del>
        <w:r w:rsidR="00D930C1">
          <w:rPr>
            <w:rFonts w:ascii="Times New Roman" w:hAnsi="Times New Roman" w:cs="Times New Roman"/>
          </w:rPr>
          <w:t>As we discussed earlier,</w:t>
        </w:r>
        <w:r w:rsidR="008E19A2">
          <w:rPr>
            <w:rFonts w:ascii="Times New Roman" w:hAnsi="Times New Roman" w:cs="Times New Roman"/>
          </w:rPr>
          <w:t xml:space="preserve"> population </w:t>
        </w:r>
        <w:del w:id="1484" w:author="Auteur">
          <w:r w:rsidR="008E19A2" w:rsidDel="00D930C1">
            <w:rPr>
              <w:rFonts w:ascii="Times New Roman" w:hAnsi="Times New Roman" w:cs="Times New Roman"/>
            </w:rPr>
            <w:delText>still</w:delText>
          </w:r>
        </w:del>
        <w:r w:rsidR="00D930C1">
          <w:rPr>
            <w:rFonts w:ascii="Times New Roman" w:hAnsi="Times New Roman" w:cs="Times New Roman"/>
          </w:rPr>
          <w:t>continues to</w:t>
        </w:r>
        <w:r w:rsidR="008E19A2">
          <w:rPr>
            <w:rFonts w:ascii="Times New Roman" w:hAnsi="Times New Roman" w:cs="Times New Roman"/>
          </w:rPr>
          <w:t xml:space="preserve"> </w:t>
        </w:r>
        <w:del w:id="1485" w:author="Auteur">
          <w:r w:rsidR="008E19A2" w:rsidDel="00D930C1">
            <w:rPr>
              <w:rFonts w:ascii="Times New Roman" w:hAnsi="Times New Roman" w:cs="Times New Roman"/>
            </w:rPr>
            <w:delText>growing</w:delText>
          </w:r>
        </w:del>
        <w:r w:rsidR="00D930C1">
          <w:rPr>
            <w:rFonts w:ascii="Times New Roman" w:hAnsi="Times New Roman" w:cs="Times New Roman"/>
          </w:rPr>
          <w:t>grow</w:t>
        </w:r>
        <w:r w:rsidR="008E19A2">
          <w:rPr>
            <w:rFonts w:ascii="Times New Roman" w:hAnsi="Times New Roman" w:cs="Times New Roman"/>
          </w:rPr>
          <w:t xml:space="preserve"> after </w:t>
        </w:r>
        <w:r w:rsidR="00DB0774" w:rsidRPr="002F6763">
          <w:rPr>
            <w:rFonts w:ascii="Times New Roman" w:hAnsi="Times New Roman" w:cs="Times New Roman"/>
          </w:rPr>
          <w:t xml:space="preserve">K reaches </w:t>
        </w:r>
        <w:del w:id="1486" w:author="Auteur">
          <w:r w:rsidR="00DB0774" w:rsidRPr="002F6763" w:rsidDel="008E19A2">
            <w:rPr>
              <w:rFonts w:ascii="Times New Roman" w:hAnsi="Times New Roman" w:cs="Times New Roman"/>
            </w:rPr>
            <w:delText>the</w:delText>
          </w:r>
        </w:del>
        <w:r w:rsidR="008E19A2">
          <w:rPr>
            <w:rFonts w:ascii="Times New Roman" w:hAnsi="Times New Roman" w:cs="Times New Roman"/>
          </w:rPr>
          <w:t>its</w:t>
        </w:r>
        <w:r w:rsidR="00DB0774" w:rsidRPr="002F6763">
          <w:rPr>
            <w:rFonts w:ascii="Times New Roman" w:hAnsi="Times New Roman" w:cs="Times New Roman"/>
          </w:rPr>
          <w:t xml:space="preserve"> max value. </w:t>
        </w:r>
        <w:del w:id="1487" w:author="Auteur">
          <w:r w:rsidR="00DB0774" w:rsidRPr="002F6763" w:rsidDel="008E19A2">
            <w:rPr>
              <w:rFonts w:ascii="Times New Roman" w:hAnsi="Times New Roman" w:cs="Times New Roman"/>
            </w:rPr>
            <w:delText xml:space="preserve">This setting is to let K control the peak time as we discussed in method. </w:delText>
          </w:r>
        </w:del>
        <w:r w:rsidR="00DB0774" w:rsidRPr="002F6763">
          <w:rPr>
            <w:rFonts w:ascii="Times New Roman" w:hAnsi="Times New Roman" w:cs="Times New Roman"/>
          </w:rPr>
          <w:t>However, the decreasing process</w:t>
        </w:r>
        <w:r w:rsidR="00DB0774">
          <w:rPr>
            <w:rFonts w:ascii="Times New Roman" w:hAnsi="Times New Roman" w:cs="Times New Roman"/>
          </w:rPr>
          <w:t xml:space="preserve"> does not follow the same pattern</w:t>
        </w:r>
        <w:r w:rsidR="00DB0774" w:rsidRPr="002F6763">
          <w:rPr>
            <w:rFonts w:ascii="Times New Roman" w:hAnsi="Times New Roman" w:cs="Times New Roman"/>
          </w:rPr>
          <w:t xml:space="preserve">. </w:t>
        </w:r>
        <w:r w:rsidR="00597760">
          <w:rPr>
            <w:rFonts w:ascii="Times New Roman" w:hAnsi="Times New Roman" w:cs="Times New Roman"/>
          </w:rPr>
          <w:t xml:space="preserve">Population </w:t>
        </w:r>
        <w:del w:id="1488" w:author="Auteur">
          <w:r w:rsidR="00DB0774" w:rsidRPr="002F6763" w:rsidDel="00597760">
            <w:rPr>
              <w:rFonts w:ascii="Times New Roman" w:hAnsi="Times New Roman" w:cs="Times New Roman"/>
            </w:rPr>
            <w:delText xml:space="preserve">MPB society </w:delText>
          </w:r>
        </w:del>
        <w:r w:rsidR="00DB0774" w:rsidRPr="002F6763">
          <w:rPr>
            <w:rFonts w:ascii="Times New Roman" w:hAnsi="Times New Roman" w:cs="Times New Roman"/>
          </w:rPr>
          <w:t xml:space="preserve">will not shrink from the edge of the </w:t>
        </w:r>
        <w:del w:id="1489" w:author="Auteur">
          <w:r w:rsidR="00DB0774" w:rsidRPr="002F6763" w:rsidDel="008E19A2">
            <w:rPr>
              <w:rFonts w:ascii="Times New Roman" w:hAnsi="Times New Roman" w:cs="Times New Roman"/>
            </w:rPr>
            <w:delText>landscape</w:delText>
          </w:r>
        </w:del>
        <w:r w:rsidR="008E19A2">
          <w:rPr>
            <w:rFonts w:ascii="Times New Roman" w:hAnsi="Times New Roman" w:cs="Times New Roman"/>
          </w:rPr>
          <w:t>population</w:t>
        </w:r>
        <w:r w:rsidR="00D930C1">
          <w:rPr>
            <w:rFonts w:ascii="Times New Roman" w:hAnsi="Times New Roman" w:cs="Times New Roman"/>
          </w:rPr>
          <w:t xml:space="preserve"> back to the refuge</w:t>
        </w:r>
        <w:r w:rsidR="00DB0774" w:rsidRPr="002F6763">
          <w:rPr>
            <w:rFonts w:ascii="Times New Roman" w:hAnsi="Times New Roman" w:cs="Times New Roman"/>
          </w:rPr>
          <w:t xml:space="preserve">. </w:t>
        </w:r>
        <w:del w:id="1490" w:author="Auteur">
          <w:r w:rsidR="00DB0774" w:rsidRPr="002F6763" w:rsidDel="00696FD6">
            <w:rPr>
              <w:rFonts w:ascii="Times New Roman" w:hAnsi="Times New Roman" w:cs="Times New Roman"/>
            </w:rPr>
            <w:delText>Instead</w:delText>
          </w:r>
          <w:r w:rsidR="00696FD6" w:rsidDel="00597760">
            <w:rPr>
              <w:rFonts w:ascii="Times New Roman" w:hAnsi="Times New Roman" w:cs="Times New Roman"/>
            </w:rPr>
            <w:delText>In fact</w:delText>
          </w:r>
        </w:del>
        <w:r w:rsidR="00597760">
          <w:rPr>
            <w:rFonts w:ascii="Times New Roman" w:hAnsi="Times New Roman" w:cs="Times New Roman"/>
          </w:rPr>
          <w:t>Instead</w:t>
        </w:r>
        <w:r w:rsidR="00DB0774" w:rsidRPr="002F6763">
          <w:rPr>
            <w:rFonts w:ascii="Times New Roman" w:hAnsi="Times New Roman" w:cs="Times New Roman"/>
          </w:rPr>
          <w:t xml:space="preserve">, </w:t>
        </w:r>
        <w:del w:id="1491" w:author="Auteur">
          <w:r w:rsidR="00DB0774" w:rsidRPr="002F6763" w:rsidDel="00696FD6">
            <w:rPr>
              <w:rFonts w:ascii="Times New Roman" w:hAnsi="Times New Roman" w:cs="Times New Roman"/>
            </w:rPr>
            <w:delText xml:space="preserve">the </w:delText>
          </w:r>
        </w:del>
        <w:r w:rsidR="00DB0774" w:rsidRPr="002F6763">
          <w:rPr>
            <w:rFonts w:ascii="Times New Roman" w:hAnsi="Times New Roman" w:cs="Times New Roman"/>
          </w:rPr>
          <w:t xml:space="preserve">K in each case goes down simultaneously and makes the population size decrease all over the landscape until K return to 0. </w:t>
        </w:r>
        <w:del w:id="1492" w:author="Auteur">
          <w:r w:rsidR="00DB0774" w:rsidDel="00696FD6">
            <w:rPr>
              <w:rFonts w:ascii="Times New Roman" w:hAnsi="Times New Roman" w:cs="Times New Roman"/>
            </w:rPr>
            <w:delText>Since</w:delText>
          </w:r>
          <w:r w:rsidR="00696FD6" w:rsidDel="0082211E">
            <w:rPr>
              <w:rFonts w:ascii="Times New Roman" w:hAnsi="Times New Roman" w:cs="Times New Roman"/>
            </w:rPr>
            <w:delText>Because</w:delText>
          </w:r>
        </w:del>
        <w:r w:rsidR="0082211E">
          <w:rPr>
            <w:rFonts w:ascii="Times New Roman" w:hAnsi="Times New Roman" w:cs="Times New Roman"/>
          </w:rPr>
          <w:t>For</w:t>
        </w:r>
        <w:r w:rsidR="00DB0774">
          <w:rPr>
            <w:rFonts w:ascii="Times New Roman" w:hAnsi="Times New Roman" w:cs="Times New Roman"/>
          </w:rPr>
          <w:t xml:space="preserve"> </w:t>
        </w:r>
        <w:r w:rsidR="00DB0774" w:rsidRPr="002F6763">
          <w:rPr>
            <w:rFonts w:ascii="Times New Roman" w:hAnsi="Times New Roman" w:cs="Times New Roman"/>
          </w:rPr>
          <w:t xml:space="preserve">K is kept to </w:t>
        </w:r>
        <w:del w:id="1493" w:author="Auteur">
          <w:r w:rsidR="00DB0774" w:rsidRPr="002F6763" w:rsidDel="008E19A2">
            <w:rPr>
              <w:rFonts w:ascii="Times New Roman" w:hAnsi="Times New Roman" w:cs="Times New Roman"/>
            </w:rPr>
            <w:delText>60</w:delText>
          </w:r>
        </w:del>
        <w:r w:rsidR="008E19A2">
          <w:rPr>
            <w:rFonts w:ascii="Times New Roman" w:hAnsi="Times New Roman" w:cs="Times New Roman"/>
          </w:rPr>
          <w:t>30</w:t>
        </w:r>
        <w:r w:rsidR="0082211E">
          <w:rPr>
            <w:rFonts w:ascii="Times New Roman" w:hAnsi="Times New Roman" w:cs="Times New Roman"/>
          </w:rPr>
          <w:t xml:space="preserve"> all time</w:t>
        </w:r>
        <w:r w:rsidR="00DB0774">
          <w:rPr>
            <w:rFonts w:ascii="Times New Roman" w:hAnsi="Times New Roman" w:cs="Times New Roman"/>
          </w:rPr>
          <w:t xml:space="preserve"> in the </w:t>
        </w:r>
        <w:del w:id="1494" w:author="Auteur">
          <w:r w:rsidR="00DB0774" w:rsidDel="008E19A2">
            <w:rPr>
              <w:rFonts w:ascii="Times New Roman" w:hAnsi="Times New Roman" w:cs="Times New Roman"/>
            </w:rPr>
            <w:delText>refuges</w:delText>
          </w:r>
          <w:r w:rsidR="00DB0774" w:rsidRPr="002F6763" w:rsidDel="008E19A2">
            <w:rPr>
              <w:rFonts w:ascii="Times New Roman" w:hAnsi="Times New Roman" w:cs="Times New Roman"/>
            </w:rPr>
            <w:delText>,  during</w:delText>
          </w:r>
        </w:del>
        <w:r w:rsidR="008E19A2">
          <w:rPr>
            <w:rFonts w:ascii="Times New Roman" w:hAnsi="Times New Roman" w:cs="Times New Roman"/>
          </w:rPr>
          <w:t>refuges</w:t>
        </w:r>
        <w:r w:rsidR="008E19A2" w:rsidRPr="002F6763">
          <w:rPr>
            <w:rFonts w:ascii="Times New Roman" w:hAnsi="Times New Roman" w:cs="Times New Roman"/>
          </w:rPr>
          <w:t>, during</w:t>
        </w:r>
        <w:r w:rsidR="00DB0774" w:rsidRPr="002F6763">
          <w:rPr>
            <w:rFonts w:ascii="Times New Roman" w:hAnsi="Times New Roman" w:cs="Times New Roman"/>
          </w:rPr>
          <w:t xml:space="preserve"> this crash process, </w:t>
        </w:r>
        <w:del w:id="1495" w:author="Auteur">
          <w:r w:rsidR="00DB0774" w:rsidRPr="002F6763" w:rsidDel="0082211E">
            <w:rPr>
              <w:rFonts w:ascii="Times New Roman" w:hAnsi="Times New Roman" w:cs="Times New Roman"/>
            </w:rPr>
            <w:delText>population size</w:delText>
          </w:r>
        </w:del>
        <w:r w:rsidR="0082211E">
          <w:rPr>
            <w:rFonts w:ascii="Times New Roman" w:hAnsi="Times New Roman" w:cs="Times New Roman"/>
          </w:rPr>
          <w:t>individuals</w:t>
        </w:r>
        <w:r w:rsidR="00DB0774" w:rsidRPr="002F6763">
          <w:rPr>
            <w:rFonts w:ascii="Times New Roman" w:hAnsi="Times New Roman" w:cs="Times New Roman"/>
          </w:rPr>
          <w:t xml:space="preserve"> in the refuge </w:t>
        </w:r>
        <w:del w:id="1496" w:author="Auteur">
          <w:r w:rsidR="00DB0774" w:rsidDel="008E19A2">
            <w:rPr>
              <w:rFonts w:ascii="Times New Roman" w:hAnsi="Times New Roman" w:cs="Times New Roman"/>
            </w:rPr>
            <w:delText xml:space="preserve">is </w:delText>
          </w:r>
          <w:r w:rsidR="00DB0774" w:rsidRPr="002F6763" w:rsidDel="008E19A2">
            <w:rPr>
              <w:rFonts w:ascii="Times New Roman" w:hAnsi="Times New Roman" w:cs="Times New Roman"/>
            </w:rPr>
            <w:delText xml:space="preserve"> saved</w:delText>
          </w:r>
          <w:r w:rsidR="008E19A2" w:rsidDel="0082211E">
            <w:rPr>
              <w:rFonts w:ascii="Times New Roman" w:hAnsi="Times New Roman" w:cs="Times New Roman"/>
            </w:rPr>
            <w:delText xml:space="preserve">is </w:delText>
          </w:r>
          <w:r w:rsidR="008E19A2" w:rsidRPr="002F6763" w:rsidDel="0082211E">
            <w:rPr>
              <w:rFonts w:ascii="Times New Roman" w:hAnsi="Times New Roman" w:cs="Times New Roman"/>
            </w:rPr>
            <w:delText>saved</w:delText>
          </w:r>
        </w:del>
        <w:r w:rsidR="0082211E">
          <w:rPr>
            <w:rFonts w:ascii="Times New Roman" w:hAnsi="Times New Roman" w:cs="Times New Roman"/>
          </w:rPr>
          <w:t>will survive</w:t>
        </w:r>
        <w:r w:rsidR="00DB0774" w:rsidRPr="002F6763">
          <w:rPr>
            <w:rFonts w:ascii="Times New Roman" w:hAnsi="Times New Roman" w:cs="Times New Roman"/>
          </w:rPr>
          <w:t xml:space="preserve"> and will </w:t>
        </w:r>
        <w:del w:id="1497" w:author="Auteur">
          <w:r w:rsidR="00DB0774" w:rsidRPr="002F6763" w:rsidDel="0082211E">
            <w:rPr>
              <w:rFonts w:ascii="Times New Roman" w:hAnsi="Times New Roman" w:cs="Times New Roman"/>
            </w:rPr>
            <w:delText>continue for a new outbreak</w:delText>
          </w:r>
        </w:del>
        <w:r w:rsidR="0082211E">
          <w:rPr>
            <w:rFonts w:ascii="Times New Roman" w:hAnsi="Times New Roman" w:cs="Times New Roman"/>
          </w:rPr>
          <w:t xml:space="preserve">rebuild the population for </w:t>
        </w:r>
        <w:r w:rsidR="00597760">
          <w:rPr>
            <w:rFonts w:ascii="Times New Roman" w:hAnsi="Times New Roman" w:cs="Times New Roman"/>
          </w:rPr>
          <w:t xml:space="preserve">the </w:t>
        </w:r>
        <w:r w:rsidR="0082211E">
          <w:rPr>
            <w:rFonts w:ascii="Times New Roman" w:hAnsi="Times New Roman" w:cs="Times New Roman"/>
          </w:rPr>
          <w:t>next</w:t>
        </w:r>
        <w:r w:rsidR="00DB0774" w:rsidRPr="002F6763">
          <w:rPr>
            <w:rFonts w:ascii="Times New Roman" w:hAnsi="Times New Roman" w:cs="Times New Roman"/>
          </w:rPr>
          <w:t xml:space="preserve"> cycle.</w:t>
        </w:r>
        <w:r w:rsidR="008E19A2">
          <w:rPr>
            <w:rFonts w:ascii="Times New Roman" w:hAnsi="Times New Roman" w:cs="Times New Roman"/>
          </w:rPr>
          <w:t xml:space="preserve"> Although the real reason of this asymmetric is still unknow and may different from our model, </w:t>
        </w:r>
        <w:del w:id="1498" w:author="Auteur">
          <w:r w:rsidR="008E19A2" w:rsidDel="001D04DA">
            <w:rPr>
              <w:rFonts w:ascii="Times New Roman" w:hAnsi="Times New Roman" w:cs="Times New Roman"/>
            </w:rPr>
            <w:delText>this asymmetric</w:delText>
          </w:r>
        </w:del>
        <w:r w:rsidR="001D04DA">
          <w:rPr>
            <w:rFonts w:ascii="Times New Roman" w:hAnsi="Times New Roman" w:cs="Times New Roman"/>
          </w:rPr>
          <w:t>it</w:t>
        </w:r>
        <w:r w:rsidR="008E19A2">
          <w:rPr>
            <w:rFonts w:ascii="Times New Roman" w:hAnsi="Times New Roman" w:cs="Times New Roman"/>
          </w:rPr>
          <w:t xml:space="preserve"> has been observed in many cyclic </w:t>
        </w:r>
        <w:del w:id="1499" w:author="Auteur">
          <w:r w:rsidR="008E19A2" w:rsidDel="00AC5E22">
            <w:rPr>
              <w:rFonts w:ascii="Times New Roman" w:hAnsi="Times New Roman" w:cs="Times New Roman"/>
            </w:rPr>
            <w:delText>populations</w:delText>
          </w:r>
        </w:del>
        <w:r w:rsidR="00AC5E22">
          <w:rPr>
            <w:rFonts w:ascii="Times New Roman" w:hAnsi="Times New Roman" w:cs="Times New Roman"/>
          </w:rPr>
          <w:t>populations’</w:t>
        </w:r>
        <w:r w:rsidR="008E19A2">
          <w:rPr>
            <w:rFonts w:ascii="Times New Roman" w:hAnsi="Times New Roman" w:cs="Times New Roman"/>
          </w:rPr>
          <w:t xml:space="preserve"> species </w:t>
        </w:r>
        <w:r w:rsidR="008E19A2">
          <w:t>(3. Myers 2018)</w:t>
        </w:r>
        <w:r w:rsidR="008E19A2">
          <w:rPr>
            <w:rFonts w:ascii="Times New Roman" w:hAnsi="Times New Roman" w:cs="Times New Roman"/>
          </w:rPr>
          <w:t>.</w:t>
        </w:r>
      </w:ins>
    </w:p>
    <w:p w14:paraId="14880467" w14:textId="7BF8F2DF" w:rsidR="00A83798" w:rsidRPr="00A83798" w:rsidDel="003E3A09" w:rsidRDefault="00CF7A61" w:rsidP="00A83798">
      <w:pPr>
        <w:snapToGrid w:val="0"/>
        <w:spacing w:before="120" w:after="120" w:line="480" w:lineRule="auto"/>
        <w:rPr>
          <w:ins w:id="1500" w:author="Auteur"/>
          <w:del w:id="1501" w:author="Auteur"/>
          <w:rFonts w:ascii="Times New Roman" w:hAnsi="Times New Roman" w:cs="Times New Roman"/>
        </w:rPr>
      </w:pPr>
      <w:ins w:id="1502" w:author="Auteur">
        <w:r>
          <w:rPr>
            <w:rFonts w:ascii="Times New Roman" w:hAnsi="Times New Roman" w:cs="Times New Roman"/>
          </w:rPr>
          <w:t xml:space="preserve">The mean </w:t>
        </w:r>
        <w:del w:id="1503" w:author="Auteur">
          <w:r w:rsidR="00C56434" w:rsidDel="00CF7A61">
            <w:rPr>
              <w:rFonts w:ascii="Times New Roman" w:hAnsi="Times New Roman" w:cs="Times New Roman"/>
            </w:rPr>
            <w:delText>We compared the H</w:delText>
          </w:r>
        </w:del>
        <w:r>
          <w:rPr>
            <w:rFonts w:ascii="Times New Roman" w:hAnsi="Times New Roman" w:cs="Times New Roman"/>
          </w:rPr>
          <w:t xml:space="preserve">expected heterozygosity </w:t>
        </w:r>
        <w:del w:id="1504" w:author="Auteur">
          <w:r w:rsidR="00C56434" w:rsidDel="00CF7A61">
            <w:rPr>
              <w:rFonts w:ascii="Times New Roman" w:hAnsi="Times New Roman" w:cs="Times New Roman"/>
            </w:rPr>
            <w:delText xml:space="preserve">e </w:delText>
          </w:r>
        </w:del>
        <w:r w:rsidR="00C56434">
          <w:rPr>
            <w:rFonts w:ascii="Times New Roman" w:hAnsi="Times New Roman" w:cs="Times New Roman"/>
          </w:rPr>
          <w:t xml:space="preserve">at </w:t>
        </w:r>
        <w:del w:id="1505" w:author="Auteur">
          <w:r w:rsidR="00C56434" w:rsidDel="00CF7A61">
            <w:rPr>
              <w:rFonts w:ascii="Times New Roman" w:hAnsi="Times New Roman" w:cs="Times New Roman"/>
            </w:rPr>
            <w:delText xml:space="preserve">all population </w:delText>
          </w:r>
        </w:del>
        <w:r w:rsidR="00C56434">
          <w:rPr>
            <w:rFonts w:ascii="Times New Roman" w:hAnsi="Times New Roman" w:cs="Times New Roman"/>
          </w:rPr>
          <w:t xml:space="preserve">peaks </w:t>
        </w:r>
        <w:del w:id="1506" w:author="Auteur">
          <w:r w:rsidR="00C56434" w:rsidDel="00CF7A61">
            <w:rPr>
              <w:rFonts w:ascii="Times New Roman" w:hAnsi="Times New Roman" w:cs="Times New Roman"/>
            </w:rPr>
            <w:delText>in</w:delText>
          </w:r>
        </w:del>
        <w:r>
          <w:rPr>
            <w:rFonts w:ascii="Times New Roman" w:hAnsi="Times New Roman" w:cs="Times New Roman"/>
          </w:rPr>
          <w:t>for</w:t>
        </w:r>
        <w:r w:rsidR="00C56434">
          <w:rPr>
            <w:rFonts w:ascii="Times New Roman" w:hAnsi="Times New Roman" w:cs="Times New Roman"/>
          </w:rPr>
          <w:t xml:space="preserve"> all scenarios</w:t>
        </w:r>
        <w:del w:id="1507" w:author="Auteur">
          <w:r w:rsidR="00C56434" w:rsidDel="00CF7A61">
            <w:rPr>
              <w:rFonts w:ascii="Times New Roman" w:hAnsi="Times New Roman" w:cs="Times New Roman"/>
            </w:rPr>
            <w:delText>,</w:delText>
          </w:r>
        </w:del>
        <w:r>
          <w:rPr>
            <w:rFonts w:ascii="Times New Roman" w:hAnsi="Times New Roman" w:cs="Times New Roman"/>
          </w:rPr>
          <w:t xml:space="preserve"> is showed in</w:t>
        </w:r>
        <w:r w:rsidR="00C56434">
          <w:rPr>
            <w:rFonts w:ascii="Times New Roman" w:hAnsi="Times New Roman" w:cs="Times New Roman"/>
          </w:rPr>
          <w:t xml:space="preserve"> </w:t>
        </w:r>
        <w:del w:id="1508" w:author="Auteur">
          <w:r w:rsidR="003414B6" w:rsidDel="00A77B3F">
            <w:rPr>
              <w:rFonts w:ascii="Times New Roman" w:hAnsi="Times New Roman" w:cs="Times New Roman"/>
            </w:rPr>
            <w:delText xml:space="preserve">We use </w:delText>
          </w:r>
        </w:del>
        <w:r w:rsidR="003414B6">
          <w:rPr>
            <w:rFonts w:ascii="Times New Roman" w:hAnsi="Times New Roman" w:cs="Times New Roman"/>
          </w:rPr>
          <w:t>Figure5</w:t>
        </w:r>
        <w:r w:rsidR="00A77B3F">
          <w:rPr>
            <w:rFonts w:ascii="Times New Roman" w:hAnsi="Times New Roman" w:cs="Times New Roman"/>
          </w:rPr>
          <w:t xml:space="preserve"> </w:t>
        </w:r>
        <w:del w:id="1509" w:author="Auteur">
          <w:r w:rsidR="00A77B3F" w:rsidDel="0099055A">
            <w:rPr>
              <w:rFonts w:ascii="Times New Roman" w:hAnsi="Times New Roman" w:cs="Times New Roman"/>
            </w:rPr>
            <w:delText>helps us</w:delText>
          </w:r>
          <w:r w:rsidR="003414B6" w:rsidDel="0099055A">
            <w:rPr>
              <w:rFonts w:ascii="Times New Roman" w:hAnsi="Times New Roman" w:cs="Times New Roman"/>
            </w:rPr>
            <w:delText xml:space="preserve"> to study</w:delText>
          </w:r>
          <w:r w:rsidR="0099055A" w:rsidDel="00CF7A61">
            <w:rPr>
              <w:rFonts w:ascii="Times New Roman" w:hAnsi="Times New Roman" w:cs="Times New Roman"/>
            </w:rPr>
            <w:delText>shows</w:delText>
          </w:r>
          <w:r w:rsidR="003414B6" w:rsidDel="00CF7A61">
            <w:rPr>
              <w:rFonts w:ascii="Times New Roman" w:hAnsi="Times New Roman" w:cs="Times New Roman"/>
            </w:rPr>
            <w:delText xml:space="preserve"> </w:delText>
          </w:r>
        </w:del>
        <w:r>
          <w:rPr>
            <w:rFonts w:ascii="Times New Roman" w:hAnsi="Times New Roman" w:cs="Times New Roman"/>
          </w:rPr>
          <w:t xml:space="preserve">to study </w:t>
        </w:r>
        <w:r w:rsidR="003414B6">
          <w:rPr>
            <w:rFonts w:ascii="Times New Roman" w:hAnsi="Times New Roman" w:cs="Times New Roman"/>
          </w:rPr>
          <w:t>t</w:t>
        </w:r>
        <w:del w:id="1510" w:author="Auteur">
          <w:r w:rsidR="00A83798" w:rsidDel="003414B6">
            <w:rPr>
              <w:rFonts w:ascii="Times New Roman" w:hAnsi="Times New Roman" w:cs="Times New Roman"/>
            </w:rPr>
            <w:delText>T</w:delText>
          </w:r>
        </w:del>
        <w:r w:rsidR="00A83798">
          <w:rPr>
            <w:rFonts w:ascii="Times New Roman" w:hAnsi="Times New Roman" w:cs="Times New Roman"/>
          </w:rPr>
          <w:t xml:space="preserve">he </w:t>
        </w:r>
        <w:r w:rsidR="005D7369">
          <w:rPr>
            <w:rFonts w:ascii="Times New Roman" w:hAnsi="Times New Roman" w:cs="Times New Roman"/>
          </w:rPr>
          <w:t xml:space="preserve">change of </w:t>
        </w:r>
        <w:del w:id="1511" w:author="Auteur">
          <w:r w:rsidR="00A83798" w:rsidDel="00CF7A61">
            <w:rPr>
              <w:rFonts w:ascii="Times New Roman" w:hAnsi="Times New Roman" w:cs="Times New Roman"/>
            </w:rPr>
            <w:delText>changes of the</w:delText>
          </w:r>
          <w:r w:rsidR="00C56434" w:rsidDel="00CF7A61">
            <w:rPr>
              <w:rFonts w:ascii="Times New Roman" w:hAnsi="Times New Roman" w:cs="Times New Roman"/>
            </w:rPr>
            <w:delText>ir</w:delText>
          </w:r>
        </w:del>
        <w:r>
          <w:rPr>
            <w:rFonts w:ascii="Times New Roman" w:hAnsi="Times New Roman" w:cs="Times New Roman"/>
          </w:rPr>
          <w:t>the</w:t>
        </w:r>
        <w:r w:rsidR="00A83798">
          <w:rPr>
            <w:rFonts w:ascii="Times New Roman" w:hAnsi="Times New Roman" w:cs="Times New Roman"/>
          </w:rPr>
          <w:t xml:space="preserve"> genetic diversity</w:t>
        </w:r>
        <w:del w:id="1512" w:author="Auteur">
          <w:r w:rsidR="00A95834" w:rsidDel="005D7369">
            <w:rPr>
              <w:rFonts w:ascii="Times New Roman" w:hAnsi="Times New Roman" w:cs="Times New Roman"/>
            </w:rPr>
            <w:delText xml:space="preserve"> changes</w:delText>
          </w:r>
          <w:r w:rsidR="0099055A" w:rsidDel="005D7369">
            <w:rPr>
              <w:rFonts w:ascii="Times New Roman" w:hAnsi="Times New Roman" w:cs="Times New Roman"/>
            </w:rPr>
            <w:delText xml:space="preserve"> </w:delText>
          </w:r>
          <w:r w:rsidR="0099055A" w:rsidDel="00C56434">
            <w:rPr>
              <w:rFonts w:ascii="Times New Roman" w:hAnsi="Times New Roman" w:cs="Times New Roman"/>
            </w:rPr>
            <w:delText>in all scenarios</w:delText>
          </w:r>
          <w:r w:rsidR="00A83798" w:rsidDel="00C56434">
            <w:rPr>
              <w:rFonts w:ascii="Times New Roman" w:hAnsi="Times New Roman" w:cs="Times New Roman"/>
            </w:rPr>
            <w:delText xml:space="preserve"> </w:delText>
          </w:r>
          <w:r w:rsidR="00A83798" w:rsidDel="003414B6">
            <w:rPr>
              <w:rFonts w:ascii="Times New Roman" w:hAnsi="Times New Roman" w:cs="Times New Roman"/>
            </w:rPr>
            <w:delText>have been showed in Figure 5</w:delText>
          </w:r>
        </w:del>
        <w:r w:rsidR="00A83798">
          <w:rPr>
            <w:rFonts w:ascii="Times New Roman" w:hAnsi="Times New Roman" w:cs="Times New Roman"/>
          </w:rPr>
          <w:t>.</w:t>
        </w:r>
        <w:r w:rsidR="00513B8F">
          <w:rPr>
            <w:rFonts w:ascii="Times New Roman" w:hAnsi="Times New Roman" w:cs="Times New Roman"/>
          </w:rPr>
          <w:t xml:space="preserve"> </w:t>
        </w:r>
        <w:r w:rsidR="00A95834">
          <w:rPr>
            <w:rFonts w:ascii="Times New Roman" w:hAnsi="Times New Roman" w:cs="Times New Roman"/>
          </w:rPr>
          <w:t xml:space="preserve">From the figure, we saw that </w:t>
        </w:r>
        <w:del w:id="1513" w:author="Auteur">
          <w:r w:rsidR="00513B8F" w:rsidDel="00C56434">
            <w:rPr>
              <w:rFonts w:ascii="Times New Roman" w:hAnsi="Times New Roman" w:cs="Times New Roman"/>
            </w:rPr>
            <w:delText>We compared the He at all population peaks</w:delText>
          </w:r>
          <w:r w:rsidR="00A83798" w:rsidDel="00C56434">
            <w:rPr>
              <w:rFonts w:ascii="Times New Roman" w:hAnsi="Times New Roman" w:cs="Times New Roman"/>
            </w:rPr>
            <w:delText xml:space="preserve"> </w:delText>
          </w:r>
          <w:r w:rsidR="00513B8F" w:rsidDel="00C56434">
            <w:rPr>
              <w:rFonts w:ascii="Times New Roman" w:hAnsi="Times New Roman" w:cs="Times New Roman"/>
            </w:rPr>
            <w:delText>i</w:delText>
          </w:r>
          <w:r w:rsidR="00A83798" w:rsidDel="00C56434">
            <w:rPr>
              <w:rFonts w:ascii="Times New Roman" w:hAnsi="Times New Roman" w:cs="Times New Roman"/>
            </w:rPr>
            <w:delText xml:space="preserve">In all scenarios, </w:delText>
          </w:r>
        </w:del>
        <w:r w:rsidR="00A95834">
          <w:rPr>
            <w:rFonts w:ascii="Times New Roman" w:hAnsi="Times New Roman" w:cs="Times New Roman"/>
          </w:rPr>
          <w:t>g</w:t>
        </w:r>
        <w:del w:id="1514" w:author="Auteur">
          <w:r w:rsidR="00A83798" w:rsidDel="00A95834">
            <w:rPr>
              <w:rFonts w:ascii="Times New Roman" w:hAnsi="Times New Roman" w:cs="Times New Roman"/>
            </w:rPr>
            <w:delText>g</w:delText>
          </w:r>
        </w:del>
        <w:r w:rsidR="00A83798" w:rsidRPr="00A83798">
          <w:rPr>
            <w:rFonts w:ascii="Times New Roman" w:hAnsi="Times New Roman" w:cs="Times New Roman"/>
          </w:rPr>
          <w:t>enetic diversity</w:t>
        </w:r>
        <w:r w:rsidR="00A83798">
          <w:rPr>
            <w:rFonts w:ascii="Times New Roman" w:hAnsi="Times New Roman" w:cs="Times New Roman"/>
          </w:rPr>
          <w:t xml:space="preserve"> always</w:t>
        </w:r>
        <w:r w:rsidR="00A83798" w:rsidRPr="00A83798">
          <w:rPr>
            <w:rFonts w:ascii="Times New Roman" w:hAnsi="Times New Roman" w:cs="Times New Roman"/>
          </w:rPr>
          <w:t xml:space="preserve"> decreases as the number of outbreak cycles increases. </w:t>
        </w:r>
        <w:del w:id="1515" w:author="Auteur">
          <w:r w:rsidR="0058437A" w:rsidDel="000A61E5">
            <w:rPr>
              <w:rFonts w:ascii="Times New Roman" w:hAnsi="Times New Roman" w:cs="Times New Roman"/>
            </w:rPr>
            <w:delText xml:space="preserve">Indeed, in </w:delText>
          </w:r>
          <w:r w:rsidR="00A83798" w:rsidDel="000A61E5">
            <w:rPr>
              <w:rFonts w:ascii="Times New Roman" w:hAnsi="Times New Roman" w:cs="Times New Roman"/>
            </w:rPr>
            <w:delText>This is because cyclic populations go through bottlenecks at each cycle</w:delText>
          </w:r>
          <w:r w:rsidR="0058437A" w:rsidDel="000A61E5">
            <w:rPr>
              <w:rFonts w:ascii="Times New Roman" w:hAnsi="Times New Roman" w:cs="Times New Roman"/>
            </w:rPr>
            <w:delText xml:space="preserve"> the</w:delText>
          </w:r>
          <w:r w:rsidR="00A83798" w:rsidDel="000A61E5">
            <w:rPr>
              <w:rFonts w:ascii="Times New Roman" w:hAnsi="Times New Roman" w:cs="Times New Roman"/>
            </w:rPr>
            <w:delText>. The</w:delText>
          </w:r>
        </w:del>
        <w:r w:rsidR="000A61E5">
          <w:rPr>
            <w:rFonts w:ascii="Times New Roman" w:hAnsi="Times New Roman" w:cs="Times New Roman"/>
          </w:rPr>
          <w:t>The</w:t>
        </w:r>
        <w:r w:rsidR="00A83798">
          <w:rPr>
            <w:rFonts w:ascii="Times New Roman" w:hAnsi="Times New Roman" w:cs="Times New Roman"/>
          </w:rPr>
          <w:t xml:space="preserve"> crash of population leads to population valley</w:t>
        </w:r>
        <w:r w:rsidR="001161DA">
          <w:rPr>
            <w:rFonts w:ascii="Times New Roman" w:hAnsi="Times New Roman" w:cs="Times New Roman"/>
          </w:rPr>
          <w:t>,</w:t>
        </w:r>
        <w:r w:rsidR="00A83798">
          <w:rPr>
            <w:rFonts w:ascii="Times New Roman" w:hAnsi="Times New Roman" w:cs="Times New Roman"/>
          </w:rPr>
          <w:t xml:space="preserve"> </w:t>
        </w:r>
        <w:r w:rsidR="001161DA">
          <w:rPr>
            <w:rFonts w:ascii="Times New Roman" w:hAnsi="Times New Roman" w:cs="Times New Roman"/>
          </w:rPr>
          <w:t>only v</w:t>
        </w:r>
        <w:r w:rsidR="001161DA" w:rsidRPr="001161DA">
          <w:rPr>
            <w:rFonts w:ascii="Times New Roman" w:hAnsi="Times New Roman" w:cs="Times New Roman"/>
          </w:rPr>
          <w:t>ery small number of individuals from a larger population</w:t>
        </w:r>
        <w:r w:rsidR="001161DA">
          <w:rPr>
            <w:rFonts w:ascii="Times New Roman" w:hAnsi="Times New Roman" w:cs="Times New Roman"/>
          </w:rPr>
          <w:t xml:space="preserve"> will </w:t>
        </w:r>
        <w:del w:id="1516" w:author="Auteur">
          <w:r w:rsidR="001161DA" w:rsidDel="0058437A">
            <w:rPr>
              <w:rFonts w:ascii="Times New Roman" w:hAnsi="Times New Roman" w:cs="Times New Roman"/>
            </w:rPr>
            <w:delText>be kept</w:delText>
          </w:r>
        </w:del>
        <w:r w:rsidR="0058437A">
          <w:rPr>
            <w:rFonts w:ascii="Times New Roman" w:hAnsi="Times New Roman" w:cs="Times New Roman"/>
          </w:rPr>
          <w:t>survive</w:t>
        </w:r>
        <w:r w:rsidR="001161DA">
          <w:rPr>
            <w:rFonts w:ascii="Times New Roman" w:hAnsi="Times New Roman" w:cs="Times New Roman"/>
          </w:rPr>
          <w:t xml:space="preserve"> in the refuge, then</w:t>
        </w:r>
        <w:r w:rsidR="001161DA" w:rsidRPr="001161DA">
          <w:rPr>
            <w:rFonts w:ascii="Times New Roman" w:hAnsi="Times New Roman" w:cs="Times New Roman"/>
          </w:rPr>
          <w:t xml:space="preserve"> </w:t>
        </w:r>
        <w:del w:id="1517" w:author="Auteur">
          <w:r w:rsidR="001161DA" w:rsidRPr="001161DA" w:rsidDel="00734F2A">
            <w:rPr>
              <w:rFonts w:ascii="Times New Roman" w:hAnsi="Times New Roman" w:cs="Times New Roman"/>
            </w:rPr>
            <w:delText>a new</w:delText>
          </w:r>
        </w:del>
        <w:r w:rsidR="00734F2A">
          <w:rPr>
            <w:rFonts w:ascii="Times New Roman" w:hAnsi="Times New Roman" w:cs="Times New Roman"/>
          </w:rPr>
          <w:t>the</w:t>
        </w:r>
        <w:r w:rsidR="001161DA" w:rsidRPr="001161DA">
          <w:rPr>
            <w:rFonts w:ascii="Times New Roman" w:hAnsi="Times New Roman" w:cs="Times New Roman"/>
          </w:rPr>
          <w:t xml:space="preserve"> population </w:t>
        </w:r>
        <w:r w:rsidR="0058437A">
          <w:rPr>
            <w:rFonts w:ascii="Times New Roman" w:hAnsi="Times New Roman" w:cs="Times New Roman"/>
          </w:rPr>
          <w:t xml:space="preserve">will </w:t>
        </w:r>
        <w:del w:id="1518" w:author="Auteur">
          <w:r w:rsidR="0058437A" w:rsidDel="00734F2A">
            <w:rPr>
              <w:rFonts w:ascii="Times New Roman" w:hAnsi="Times New Roman" w:cs="Times New Roman"/>
            </w:rPr>
            <w:delText>be</w:delText>
          </w:r>
          <w:r w:rsidR="001161DA" w:rsidRPr="001161DA" w:rsidDel="00734F2A">
            <w:rPr>
              <w:rFonts w:ascii="Times New Roman" w:hAnsi="Times New Roman" w:cs="Times New Roman"/>
            </w:rPr>
            <w:delText>is established</w:delText>
          </w:r>
          <w:r w:rsidR="001161DA" w:rsidDel="00734F2A">
            <w:rPr>
              <w:rFonts w:ascii="Times New Roman" w:hAnsi="Times New Roman" w:cs="Times New Roman"/>
            </w:rPr>
            <w:delText xml:space="preserve"> by</w:delText>
          </w:r>
        </w:del>
        <w:r w:rsidR="00734F2A">
          <w:rPr>
            <w:rFonts w:ascii="Times New Roman" w:hAnsi="Times New Roman" w:cs="Times New Roman"/>
          </w:rPr>
          <w:t>regrow base on</w:t>
        </w:r>
        <w:r w:rsidR="001161DA">
          <w:rPr>
            <w:rFonts w:ascii="Times New Roman" w:hAnsi="Times New Roman" w:cs="Times New Roman"/>
          </w:rPr>
          <w:t xml:space="preserve"> the survivors</w:t>
        </w:r>
        <w:r w:rsidR="00734F2A">
          <w:rPr>
            <w:rFonts w:ascii="Times New Roman" w:hAnsi="Times New Roman" w:cs="Times New Roman"/>
          </w:rPr>
          <w:t>.</w:t>
        </w:r>
        <w:del w:id="1519" w:author="Auteur">
          <w:r w:rsidR="001161DA" w:rsidDel="00734F2A">
            <w:rPr>
              <w:rFonts w:ascii="Times New Roman" w:hAnsi="Times New Roman" w:cs="Times New Roman"/>
            </w:rPr>
            <w:delText>,</w:delText>
          </w:r>
        </w:del>
        <w:r w:rsidR="001161DA">
          <w:rPr>
            <w:rFonts w:ascii="Times New Roman" w:hAnsi="Times New Roman" w:cs="Times New Roman"/>
          </w:rPr>
          <w:t xml:space="preserve"> </w:t>
        </w:r>
        <w:r w:rsidR="00734F2A">
          <w:rPr>
            <w:rFonts w:ascii="Times New Roman" w:hAnsi="Times New Roman" w:cs="Times New Roman"/>
          </w:rPr>
          <w:t>T</w:t>
        </w:r>
        <w:del w:id="1520" w:author="Auteur">
          <w:r w:rsidR="001161DA" w:rsidDel="00734F2A">
            <w:rPr>
              <w:rFonts w:ascii="Times New Roman" w:hAnsi="Times New Roman" w:cs="Times New Roman"/>
            </w:rPr>
            <w:delText>t</w:delText>
          </w:r>
        </w:del>
        <w:r w:rsidR="001161DA">
          <w:rPr>
            <w:rFonts w:ascii="Times New Roman" w:hAnsi="Times New Roman" w:cs="Times New Roman"/>
          </w:rPr>
          <w:t xml:space="preserve">his </w:t>
        </w:r>
        <w:del w:id="1521" w:author="Auteur">
          <w:r w:rsidR="001161DA" w:rsidDel="00734F2A">
            <w:rPr>
              <w:rFonts w:ascii="Times New Roman" w:hAnsi="Times New Roman" w:cs="Times New Roman"/>
            </w:rPr>
            <w:delText>change causes</w:delText>
          </w:r>
        </w:del>
        <w:r w:rsidR="00734F2A">
          <w:rPr>
            <w:rFonts w:ascii="Times New Roman" w:hAnsi="Times New Roman" w:cs="Times New Roman"/>
          </w:rPr>
          <w:t>dynamic process makes population affected by</w:t>
        </w:r>
        <w:del w:id="1522" w:author="Auteur">
          <w:r w:rsidR="001161DA" w:rsidDel="00734F2A">
            <w:rPr>
              <w:rFonts w:ascii="Times New Roman" w:hAnsi="Times New Roman" w:cs="Times New Roman"/>
            </w:rPr>
            <w:delText xml:space="preserve"> the</w:delText>
          </w:r>
        </w:del>
        <w:r w:rsidR="001161DA">
          <w:rPr>
            <w:rFonts w:ascii="Times New Roman" w:hAnsi="Times New Roman" w:cs="Times New Roman"/>
          </w:rPr>
          <w:t xml:space="preserve"> bottleneck effect and founder effect</w:t>
        </w:r>
        <w:del w:id="1523" w:author="Auteur">
          <w:r w:rsidR="001161DA" w:rsidDel="00734F2A">
            <w:rPr>
              <w:rFonts w:ascii="Times New Roman" w:hAnsi="Times New Roman" w:cs="Times New Roman"/>
            </w:rPr>
            <w:delText xml:space="preserve"> </w:delText>
          </w:r>
          <w:r w:rsidR="001161DA" w:rsidDel="0001042D">
            <w:rPr>
              <w:rFonts w:ascii="Times New Roman" w:hAnsi="Times New Roman" w:cs="Times New Roman"/>
            </w:rPr>
            <w:delText>durin</w:delText>
          </w:r>
        </w:del>
        <w:r w:rsidR="00734F2A">
          <w:rPr>
            <w:rFonts w:ascii="Times New Roman" w:hAnsi="Times New Roman" w:cs="Times New Roman"/>
          </w:rPr>
          <w:t xml:space="preserve"> which</w:t>
        </w:r>
        <w:del w:id="1524" w:author="Auteur">
          <w:r w:rsidR="001161DA" w:rsidDel="0001042D">
            <w:rPr>
              <w:rFonts w:ascii="Times New Roman" w:hAnsi="Times New Roman" w:cs="Times New Roman"/>
            </w:rPr>
            <w:delText>g</w:delText>
          </w:r>
          <w:r w:rsidR="0001042D" w:rsidDel="00734F2A">
            <w:rPr>
              <w:rFonts w:ascii="Times New Roman" w:hAnsi="Times New Roman" w:cs="Times New Roman"/>
            </w:rPr>
            <w:delText>in</w:delText>
          </w:r>
          <w:r w:rsidR="001161DA" w:rsidDel="00734F2A">
            <w:rPr>
              <w:rFonts w:ascii="Times New Roman" w:hAnsi="Times New Roman" w:cs="Times New Roman"/>
            </w:rPr>
            <w:delText xml:space="preserve"> each cycle. That is why we saw </w:delText>
          </w:r>
          <w:r w:rsidR="001161DA" w:rsidRPr="001161DA" w:rsidDel="00734F2A">
            <w:rPr>
              <w:rFonts w:ascii="Times New Roman" w:hAnsi="Times New Roman" w:cs="Times New Roman"/>
            </w:rPr>
            <w:delText xml:space="preserve">the </w:delText>
          </w:r>
          <w:r w:rsidR="003E3A09" w:rsidDel="00734F2A">
            <w:rPr>
              <w:rFonts w:ascii="Times New Roman" w:hAnsi="Times New Roman" w:cs="Times New Roman"/>
            </w:rPr>
            <w:delText xml:space="preserve">These effects </w:delText>
          </w:r>
        </w:del>
        <w:r w:rsidR="00734F2A">
          <w:rPr>
            <w:rFonts w:ascii="Times New Roman" w:hAnsi="Times New Roman" w:cs="Times New Roman"/>
          </w:rPr>
          <w:t xml:space="preserve"> </w:t>
        </w:r>
        <w:r w:rsidR="003E3A09">
          <w:rPr>
            <w:rFonts w:ascii="Times New Roman" w:hAnsi="Times New Roman" w:cs="Times New Roman"/>
          </w:rPr>
          <w:t>cause</w:t>
        </w:r>
        <w:r w:rsidR="00734F2A">
          <w:rPr>
            <w:rFonts w:ascii="Times New Roman" w:hAnsi="Times New Roman" w:cs="Times New Roman"/>
          </w:rPr>
          <w:t xml:space="preserve"> directly</w:t>
        </w:r>
        <w:r w:rsidR="003E3A09">
          <w:rPr>
            <w:rFonts w:ascii="Times New Roman" w:hAnsi="Times New Roman" w:cs="Times New Roman"/>
          </w:rPr>
          <w:t xml:space="preserve"> the </w:t>
        </w:r>
        <w:r w:rsidR="001161DA" w:rsidRPr="001161DA">
          <w:rPr>
            <w:rFonts w:ascii="Times New Roman" w:hAnsi="Times New Roman" w:cs="Times New Roman"/>
          </w:rPr>
          <w:t>loss of genetic variation</w:t>
        </w:r>
        <w:r w:rsidR="001161DA">
          <w:rPr>
            <w:rFonts w:ascii="Times New Roman" w:hAnsi="Times New Roman" w:cs="Times New Roman"/>
          </w:rPr>
          <w:t xml:space="preserve"> </w:t>
        </w:r>
        <w:del w:id="1525" w:author="Auteur">
          <w:r w:rsidR="001161DA" w:rsidDel="003E3A09">
            <w:rPr>
              <w:rFonts w:ascii="Times New Roman" w:hAnsi="Times New Roman" w:cs="Times New Roman"/>
            </w:rPr>
            <w:delText xml:space="preserve">grows </w:delText>
          </w:r>
          <w:r w:rsidR="001161DA" w:rsidDel="00734F2A">
            <w:rPr>
              <w:rFonts w:ascii="Times New Roman" w:hAnsi="Times New Roman" w:cs="Times New Roman"/>
            </w:rPr>
            <w:delText>after</w:delText>
          </w:r>
        </w:del>
        <w:r w:rsidR="00734F2A">
          <w:rPr>
            <w:rFonts w:ascii="Times New Roman" w:hAnsi="Times New Roman" w:cs="Times New Roman"/>
          </w:rPr>
          <w:t>in</w:t>
        </w:r>
        <w:r w:rsidR="001161DA">
          <w:rPr>
            <w:rFonts w:ascii="Times New Roman" w:hAnsi="Times New Roman" w:cs="Times New Roman"/>
          </w:rPr>
          <w:t xml:space="preserve"> each cycle.</w:t>
        </w:r>
        <w:r w:rsidR="003E3A09">
          <w:rPr>
            <w:rFonts w:ascii="Times New Roman" w:hAnsi="Times New Roman" w:cs="Times New Roman"/>
          </w:rPr>
          <w:t xml:space="preserve"> </w:t>
        </w:r>
        <w:del w:id="1526" w:author="Auteur">
          <w:r w:rsidR="003E3A09" w:rsidDel="000A61E5">
            <w:rPr>
              <w:rFonts w:ascii="Times New Roman" w:hAnsi="Times New Roman" w:cs="Times New Roman"/>
            </w:rPr>
            <w:delText>The second</w:delText>
          </w:r>
        </w:del>
        <w:r w:rsidR="000A61E5">
          <w:rPr>
            <w:rFonts w:ascii="Times New Roman" w:hAnsi="Times New Roman" w:cs="Times New Roman"/>
          </w:rPr>
          <w:t>Another</w:t>
        </w:r>
        <w:r w:rsidR="003E3A09">
          <w:rPr>
            <w:rFonts w:ascii="Times New Roman" w:hAnsi="Times New Roman" w:cs="Times New Roman"/>
          </w:rPr>
          <w:t xml:space="preserve"> information </w:t>
        </w:r>
        <w:del w:id="1527" w:author="Auteur">
          <w:r w:rsidR="003E3A09" w:rsidDel="00812F77">
            <w:rPr>
              <w:rFonts w:ascii="Times New Roman" w:hAnsi="Times New Roman" w:cs="Times New Roman"/>
            </w:rPr>
            <w:delText>from</w:delText>
          </w:r>
        </w:del>
        <w:r w:rsidR="00812F77">
          <w:rPr>
            <w:rFonts w:ascii="Times New Roman" w:hAnsi="Times New Roman" w:cs="Times New Roman"/>
          </w:rPr>
          <w:t>given by</w:t>
        </w:r>
        <w:r w:rsidR="003E3A09">
          <w:rPr>
            <w:rFonts w:ascii="Times New Roman" w:hAnsi="Times New Roman" w:cs="Times New Roman"/>
          </w:rPr>
          <w:t xml:space="preserve"> Figure 5 is that </w:t>
        </w:r>
      </w:ins>
    </w:p>
    <w:p w14:paraId="411DA4C1" w14:textId="77777777" w:rsidR="00A83798" w:rsidRPr="00A83798" w:rsidDel="003E3A09" w:rsidRDefault="00A83798" w:rsidP="00A83798">
      <w:pPr>
        <w:snapToGrid w:val="0"/>
        <w:spacing w:before="120" w:after="120" w:line="480" w:lineRule="auto"/>
        <w:rPr>
          <w:ins w:id="1528" w:author="Auteur"/>
          <w:del w:id="1529" w:author="Auteur"/>
          <w:rFonts w:ascii="Times New Roman" w:hAnsi="Times New Roman" w:cs="Times New Roman"/>
        </w:rPr>
      </w:pPr>
    </w:p>
    <w:p w14:paraId="18DD40BA" w14:textId="79BFCF5A" w:rsidR="00BB20D1" w:rsidRDefault="003E3A09" w:rsidP="00BB20D1">
      <w:pPr>
        <w:snapToGrid w:val="0"/>
        <w:spacing w:before="120" w:after="120" w:line="480" w:lineRule="auto"/>
        <w:rPr>
          <w:ins w:id="1530" w:author="Auteur"/>
          <w:rFonts w:ascii="Times New Roman" w:hAnsi="Times New Roman" w:cs="Times New Roman"/>
        </w:rPr>
      </w:pPr>
      <w:ins w:id="1531" w:author="Auteur">
        <w:r>
          <w:rPr>
            <w:rFonts w:ascii="Times New Roman" w:hAnsi="Times New Roman" w:cs="Times New Roman"/>
          </w:rPr>
          <w:t>w</w:t>
        </w:r>
        <w:del w:id="1532" w:author="Auteur">
          <w:r w:rsidR="00A83798" w:rsidRPr="00A83798" w:rsidDel="003E3A09">
            <w:rPr>
              <w:rFonts w:ascii="Times New Roman" w:hAnsi="Times New Roman" w:cs="Times New Roman"/>
            </w:rPr>
            <w:delText>W</w:delText>
          </w:r>
        </w:del>
        <w:r w:rsidR="00A83798" w:rsidRPr="00A83798">
          <w:rPr>
            <w:rFonts w:ascii="Times New Roman" w:hAnsi="Times New Roman" w:cs="Times New Roman"/>
          </w:rPr>
          <w:t xml:space="preserve">ith the same dispersal capacity, lower outbreak frequency </w:t>
        </w:r>
        <w:del w:id="1533" w:author="Auteur">
          <w:r w:rsidR="00A83798" w:rsidRPr="00A83798" w:rsidDel="00B5772B">
            <w:rPr>
              <w:rFonts w:ascii="Times New Roman" w:hAnsi="Times New Roman" w:cs="Times New Roman"/>
            </w:rPr>
            <w:delText>favours</w:delText>
          </w:r>
        </w:del>
        <w:r w:rsidR="00B5772B">
          <w:rPr>
            <w:rFonts w:ascii="Times New Roman" w:hAnsi="Times New Roman" w:cs="Times New Roman"/>
          </w:rPr>
          <w:t>favors</w:t>
        </w:r>
        <w:r w:rsidR="00A83798" w:rsidRPr="00A83798">
          <w:rPr>
            <w:rFonts w:ascii="Times New Roman" w:hAnsi="Times New Roman" w:cs="Times New Roman"/>
          </w:rPr>
          <w:t xml:space="preserve"> </w:t>
        </w:r>
        <w:del w:id="1534" w:author="Auteur">
          <w:r w:rsidR="00A83798" w:rsidRPr="00A83798" w:rsidDel="00AC573F">
            <w:rPr>
              <w:rFonts w:ascii="Times New Roman" w:hAnsi="Times New Roman" w:cs="Times New Roman"/>
            </w:rPr>
            <w:delText xml:space="preserve">greater </w:delText>
          </w:r>
        </w:del>
        <w:r w:rsidR="00A83798" w:rsidRPr="00A83798">
          <w:rPr>
            <w:rFonts w:ascii="Times New Roman" w:hAnsi="Times New Roman" w:cs="Times New Roman"/>
          </w:rPr>
          <w:t xml:space="preserve">diversity loss </w:t>
        </w:r>
        <w:del w:id="1535" w:author="Auteur">
          <w:r w:rsidR="00A83798" w:rsidRPr="00A83798" w:rsidDel="000A61E5">
            <w:rPr>
              <w:rFonts w:ascii="Times New Roman" w:hAnsi="Times New Roman" w:cs="Times New Roman"/>
            </w:rPr>
            <w:delText>during</w:delText>
          </w:r>
        </w:del>
        <w:r w:rsidR="000A61E5">
          <w:rPr>
            <w:rFonts w:ascii="Times New Roman" w:hAnsi="Times New Roman" w:cs="Times New Roman"/>
          </w:rPr>
          <w:t>in</w:t>
        </w:r>
        <w:r w:rsidR="00A83798" w:rsidRPr="00A83798">
          <w:rPr>
            <w:rFonts w:ascii="Times New Roman" w:hAnsi="Times New Roman" w:cs="Times New Roman"/>
          </w:rPr>
          <w:t xml:space="preserve"> each cycle.</w:t>
        </w:r>
        <w:r>
          <w:rPr>
            <w:rFonts w:ascii="Times New Roman" w:hAnsi="Times New Roman" w:cs="Times New Roman"/>
          </w:rPr>
          <w:t xml:space="preserve"> In the figure, same type of lines present same dispersal capacity, and same color means same cycle frequency. If we consider only the frequency</w:t>
        </w:r>
        <w:r w:rsidR="000C1CDE">
          <w:rPr>
            <w:rFonts w:ascii="Times New Roman" w:hAnsi="Times New Roman" w:cs="Times New Roman"/>
          </w:rPr>
          <w:t xml:space="preserve"> (color)</w:t>
        </w:r>
        <w:r>
          <w:rPr>
            <w:rFonts w:ascii="Times New Roman" w:hAnsi="Times New Roman" w:cs="Times New Roman"/>
          </w:rPr>
          <w:t xml:space="preserve">, we notice that </w:t>
        </w:r>
        <w:r w:rsidR="00B5772B">
          <w:rPr>
            <w:rFonts w:ascii="Times New Roman" w:hAnsi="Times New Roman" w:cs="Times New Roman"/>
          </w:rPr>
          <w:t>with the same dispersal level</w:t>
        </w:r>
        <w:r w:rsidR="000C1CDE">
          <w:rPr>
            <w:rFonts w:ascii="Times New Roman" w:hAnsi="Times New Roman" w:cs="Times New Roman"/>
          </w:rPr>
          <w:t xml:space="preserve"> (line type)</w:t>
        </w:r>
        <w:r w:rsidR="00B5772B">
          <w:rPr>
            <w:rFonts w:ascii="Times New Roman" w:hAnsi="Times New Roman" w:cs="Times New Roman"/>
          </w:rPr>
          <w:t xml:space="preserve">, </w:t>
        </w:r>
        <w:r>
          <w:rPr>
            <w:rFonts w:ascii="Times New Roman" w:hAnsi="Times New Roman" w:cs="Times New Roman"/>
          </w:rPr>
          <w:t xml:space="preserve">the He decrease faster with a </w:t>
        </w:r>
        <w:r w:rsidR="00DB30A7">
          <w:rPr>
            <w:rFonts w:ascii="Times New Roman" w:hAnsi="Times New Roman" w:cs="Times New Roman"/>
          </w:rPr>
          <w:t xml:space="preserve">lower frequency. </w:t>
        </w:r>
        <w:r w:rsidR="00B5772B">
          <w:rPr>
            <w:rFonts w:ascii="Times New Roman" w:hAnsi="Times New Roman" w:cs="Times New Roman"/>
          </w:rPr>
          <w:t xml:space="preserve"> If we consider only the dispersal</w:t>
        </w:r>
        <w:r w:rsidR="000C1CDE">
          <w:rPr>
            <w:rFonts w:ascii="Times New Roman" w:hAnsi="Times New Roman" w:cs="Times New Roman"/>
          </w:rPr>
          <w:t xml:space="preserve"> (line type)</w:t>
        </w:r>
        <w:r w:rsidR="00B5772B">
          <w:rPr>
            <w:rFonts w:ascii="Times New Roman" w:hAnsi="Times New Roman" w:cs="Times New Roman"/>
          </w:rPr>
          <w:t xml:space="preserve"> and look at only the</w:t>
        </w:r>
        <w:r w:rsidR="000C1CDE">
          <w:rPr>
            <w:rFonts w:ascii="Times New Roman" w:hAnsi="Times New Roman" w:cs="Times New Roman"/>
          </w:rPr>
          <w:t xml:space="preserve"> frequency</w:t>
        </w:r>
        <w:r w:rsidR="00B5772B">
          <w:rPr>
            <w:rFonts w:ascii="Times New Roman" w:hAnsi="Times New Roman" w:cs="Times New Roman"/>
          </w:rPr>
          <w:t xml:space="preserve"> </w:t>
        </w:r>
        <w:r w:rsidR="000C1CDE">
          <w:rPr>
            <w:rFonts w:ascii="Times New Roman" w:hAnsi="Times New Roman" w:cs="Times New Roman"/>
          </w:rPr>
          <w:t>(</w:t>
        </w:r>
        <w:del w:id="1536" w:author="Auteur">
          <w:r w:rsidR="00B5772B" w:rsidDel="000C1CDE">
            <w:rPr>
              <w:rFonts w:ascii="Times New Roman" w:hAnsi="Times New Roman" w:cs="Times New Roman"/>
            </w:rPr>
            <w:delText xml:space="preserve">line </w:delText>
          </w:r>
        </w:del>
        <w:r w:rsidR="00B5772B">
          <w:rPr>
            <w:rFonts w:ascii="Times New Roman" w:hAnsi="Times New Roman" w:cs="Times New Roman"/>
          </w:rPr>
          <w:t>color</w:t>
        </w:r>
        <w:r w:rsidR="000C1CDE">
          <w:rPr>
            <w:rFonts w:ascii="Times New Roman" w:hAnsi="Times New Roman" w:cs="Times New Roman"/>
          </w:rPr>
          <w:t>)</w:t>
        </w:r>
        <w:r w:rsidR="00B5772B">
          <w:rPr>
            <w:rFonts w:ascii="Times New Roman" w:hAnsi="Times New Roman" w:cs="Times New Roman"/>
          </w:rPr>
          <w:t>, we n</w:t>
        </w:r>
        <w:del w:id="1537" w:author="Auteur">
          <w:r w:rsidR="00DB30A7" w:rsidDel="00B5772B">
            <w:rPr>
              <w:rFonts w:ascii="Times New Roman" w:hAnsi="Times New Roman" w:cs="Times New Roman"/>
            </w:rPr>
            <w:delText>N</w:delText>
          </w:r>
        </w:del>
        <w:r w:rsidR="00DB30A7">
          <w:rPr>
            <w:rFonts w:ascii="Times New Roman" w:hAnsi="Times New Roman" w:cs="Times New Roman"/>
          </w:rPr>
          <w:t xml:space="preserve">otice that the dotted yellow line is lower than two of the purple lines. This means with 20-year frequency and high </w:t>
        </w:r>
        <w:del w:id="1538" w:author="Auteur">
          <w:r w:rsidR="00DB30A7" w:rsidDel="000706C8">
            <w:rPr>
              <w:rFonts w:ascii="Times New Roman" w:hAnsi="Times New Roman" w:cs="Times New Roman"/>
            </w:rPr>
            <w:delText>dispersal;  genetic</w:delText>
          </w:r>
        </w:del>
        <w:r w:rsidR="000706C8">
          <w:rPr>
            <w:rFonts w:ascii="Times New Roman" w:hAnsi="Times New Roman" w:cs="Times New Roman"/>
          </w:rPr>
          <w:t>dispersal, genetic</w:t>
        </w:r>
        <w:r w:rsidR="00DB30A7">
          <w:rPr>
            <w:rFonts w:ascii="Times New Roman" w:hAnsi="Times New Roman" w:cs="Times New Roman"/>
          </w:rPr>
          <w:t xml:space="preserve"> diversity loss is higher than </w:t>
        </w:r>
        <w:del w:id="1539" w:author="Auteur">
          <w:r w:rsidR="00DB30A7" w:rsidDel="006453B8">
            <w:rPr>
              <w:rFonts w:ascii="Times New Roman" w:hAnsi="Times New Roman" w:cs="Times New Roman"/>
            </w:rPr>
            <w:delText>low</w:delText>
          </w:r>
        </w:del>
        <w:r w:rsidR="006453B8">
          <w:rPr>
            <w:rFonts w:ascii="Times New Roman" w:hAnsi="Times New Roman" w:cs="Times New Roman"/>
          </w:rPr>
          <w:t>40-year</w:t>
        </w:r>
        <w:r w:rsidR="00DB30A7">
          <w:rPr>
            <w:rFonts w:ascii="Times New Roman" w:hAnsi="Times New Roman" w:cs="Times New Roman"/>
          </w:rPr>
          <w:t xml:space="preserve"> frequency with </w:t>
        </w:r>
        <w:r w:rsidR="00DB30A7">
          <w:rPr>
            <w:rFonts w:ascii="Times New Roman" w:hAnsi="Times New Roman" w:cs="Times New Roman"/>
          </w:rPr>
          <w:lastRenderedPageBreak/>
          <w:t xml:space="preserve">low or medium dispersal. This indicate that </w:t>
        </w:r>
        <w:del w:id="1540" w:author="Auteur">
          <w:r w:rsidR="00DB30A7" w:rsidDel="00FB73E3">
            <w:rPr>
              <w:rFonts w:ascii="Times New Roman" w:hAnsi="Times New Roman" w:cs="Times New Roman"/>
            </w:rPr>
            <w:delText>diversity</w:delText>
          </w:r>
        </w:del>
        <w:r w:rsidR="00FB73E3">
          <w:rPr>
            <w:rFonts w:ascii="Times New Roman" w:hAnsi="Times New Roman" w:cs="Times New Roman"/>
          </w:rPr>
          <w:t>genetic loss</w:t>
        </w:r>
        <w:r w:rsidR="00DB30A7">
          <w:rPr>
            <w:rFonts w:ascii="Times New Roman" w:hAnsi="Times New Roman" w:cs="Times New Roman"/>
          </w:rPr>
          <w:t xml:space="preserve"> </w:t>
        </w:r>
        <w:del w:id="1541" w:author="Auteur">
          <w:r w:rsidR="00DB30A7" w:rsidDel="00FB73E3">
            <w:rPr>
              <w:rFonts w:ascii="Times New Roman" w:hAnsi="Times New Roman" w:cs="Times New Roman"/>
            </w:rPr>
            <w:delText xml:space="preserve">loss </w:delText>
          </w:r>
        </w:del>
        <w:r w:rsidR="00DB30A7">
          <w:rPr>
            <w:rFonts w:ascii="Times New Roman" w:hAnsi="Times New Roman" w:cs="Times New Roman"/>
          </w:rPr>
          <w:t>is not only determined by frequency</w:t>
        </w:r>
        <w:del w:id="1542" w:author="Auteur">
          <w:r w:rsidR="00DB30A7" w:rsidDel="00B5772B">
            <w:rPr>
              <w:rFonts w:ascii="Times New Roman" w:hAnsi="Times New Roman" w:cs="Times New Roman"/>
            </w:rPr>
            <w:delText xml:space="preserve"> or dispersal</w:delText>
          </w:r>
        </w:del>
        <w:r w:rsidR="00DB30A7">
          <w:rPr>
            <w:rFonts w:ascii="Times New Roman" w:hAnsi="Times New Roman" w:cs="Times New Roman"/>
          </w:rPr>
          <w:t>,</w:t>
        </w:r>
        <w:r w:rsidR="00FB73E3">
          <w:rPr>
            <w:rFonts w:ascii="Times New Roman" w:hAnsi="Times New Roman" w:cs="Times New Roman"/>
          </w:rPr>
          <w:t xml:space="preserve"> </w:t>
        </w:r>
        <w:del w:id="1543" w:author="Auteur">
          <w:r w:rsidR="00FB73E3" w:rsidDel="00E53CEC">
            <w:rPr>
              <w:rFonts w:ascii="Times New Roman" w:hAnsi="Times New Roman" w:cs="Times New Roman"/>
            </w:rPr>
            <w:delText xml:space="preserve">the effect of </w:delText>
          </w:r>
          <w:r w:rsidR="00FB73E3" w:rsidDel="00B5772B">
            <w:rPr>
              <w:rFonts w:ascii="Times New Roman" w:hAnsi="Times New Roman" w:cs="Times New Roman"/>
            </w:rPr>
            <w:delText>one factor</w:delText>
          </w:r>
        </w:del>
        <w:r w:rsidR="00B5772B">
          <w:rPr>
            <w:rFonts w:ascii="Times New Roman" w:hAnsi="Times New Roman" w:cs="Times New Roman"/>
          </w:rPr>
          <w:t>the dispersal</w:t>
        </w:r>
        <w:r w:rsidR="00FB73E3">
          <w:rPr>
            <w:rFonts w:ascii="Times New Roman" w:hAnsi="Times New Roman" w:cs="Times New Roman"/>
          </w:rPr>
          <w:t xml:space="preserve"> </w:t>
        </w:r>
        <w:del w:id="1544" w:author="Auteur">
          <w:r w:rsidR="00FB73E3" w:rsidDel="00E53CEC">
            <w:rPr>
              <w:rFonts w:ascii="Times New Roman" w:hAnsi="Times New Roman" w:cs="Times New Roman"/>
            </w:rPr>
            <w:delText>may overcome</w:delText>
          </w:r>
          <w:r w:rsidR="000E6047" w:rsidDel="00E53CEC">
            <w:rPr>
              <w:rFonts w:ascii="Times New Roman" w:hAnsi="Times New Roman" w:cs="Times New Roman"/>
            </w:rPr>
            <w:delText>interact with</w:delText>
          </w:r>
          <w:r w:rsidR="00FB73E3" w:rsidDel="00E53CEC">
            <w:rPr>
              <w:rFonts w:ascii="Times New Roman" w:hAnsi="Times New Roman" w:cs="Times New Roman"/>
            </w:rPr>
            <w:delText xml:space="preserve"> by the other</w:delText>
          </w:r>
          <w:r w:rsidR="000E6047" w:rsidDel="00E53CEC">
            <w:rPr>
              <w:rFonts w:ascii="Times New Roman" w:hAnsi="Times New Roman" w:cs="Times New Roman"/>
            </w:rPr>
            <w:delText>the</w:delText>
          </w:r>
          <w:r w:rsidR="00B5772B" w:rsidDel="00E53CEC">
            <w:rPr>
              <w:rFonts w:ascii="Times New Roman" w:hAnsi="Times New Roman" w:cs="Times New Roman"/>
            </w:rPr>
            <w:delText>certain effect of frequency</w:delText>
          </w:r>
        </w:del>
        <w:r w:rsidR="00E53CEC">
          <w:rPr>
            <w:rFonts w:ascii="Times New Roman" w:hAnsi="Times New Roman" w:cs="Times New Roman"/>
          </w:rPr>
          <w:t>also have strong effect over genetic structure</w:t>
        </w:r>
        <w:r w:rsidR="00FB73E3">
          <w:rPr>
            <w:rFonts w:ascii="Times New Roman" w:hAnsi="Times New Roman" w:cs="Times New Roman"/>
          </w:rPr>
          <w:t>.</w:t>
        </w:r>
        <w:r w:rsidR="00DB30A7">
          <w:rPr>
            <w:rFonts w:ascii="Times New Roman" w:hAnsi="Times New Roman" w:cs="Times New Roman"/>
          </w:rPr>
          <w:t xml:space="preserve"> </w:t>
        </w:r>
        <w:del w:id="1545" w:author="Auteur">
          <w:r w:rsidR="00BB20D1" w:rsidRPr="00A83798" w:rsidDel="00B5772B">
            <w:rPr>
              <w:rFonts w:ascii="Times New Roman" w:hAnsi="Times New Roman" w:cs="Times New Roman"/>
            </w:rPr>
            <w:delText>Genetic diversity is affected by both dispersal and frequency.</w:delText>
          </w:r>
        </w:del>
      </w:ins>
    </w:p>
    <w:p w14:paraId="3BFC2BC8" w14:textId="793C7E9C" w:rsidR="00B5772B" w:rsidRPr="00460AF7" w:rsidDel="00AC5E22" w:rsidRDefault="00B5772B" w:rsidP="00611847">
      <w:pPr>
        <w:snapToGrid w:val="0"/>
        <w:spacing w:before="120" w:after="120" w:line="480" w:lineRule="auto"/>
        <w:rPr>
          <w:ins w:id="1546" w:author="Auteur"/>
          <w:del w:id="1547" w:author="Auteur"/>
          <w:rFonts w:ascii="Times New Roman" w:hAnsi="Times New Roman" w:cs="Times New Roman"/>
        </w:rPr>
        <w:pPrChange w:id="1548" w:author="Auteur">
          <w:pPr>
            <w:snapToGrid w:val="0"/>
            <w:spacing w:before="120" w:after="120" w:line="480" w:lineRule="auto"/>
          </w:pPr>
        </w:pPrChange>
      </w:pPr>
      <w:ins w:id="1549" w:author="Auteur">
        <w:r w:rsidRPr="00460AF7">
          <w:rPr>
            <w:rFonts w:ascii="Times New Roman" w:hAnsi="Times New Roman" w:cs="Times New Roman"/>
          </w:rPr>
          <w:t xml:space="preserve">To study more about the effect of dispersal, we </w:t>
        </w:r>
        <w:r w:rsidR="003D19DB" w:rsidRPr="00460AF7">
          <w:rPr>
            <w:rFonts w:ascii="Times New Roman" w:hAnsi="Times New Roman" w:cs="Times New Roman"/>
          </w:rPr>
          <w:t xml:space="preserve">grouped </w:t>
        </w:r>
        <w:del w:id="1550" w:author="Auteur">
          <w:r w:rsidR="003D19DB" w:rsidRPr="00460AF7" w:rsidDel="00F40A7B">
            <w:rPr>
              <w:rFonts w:ascii="Times New Roman" w:hAnsi="Times New Roman" w:cs="Times New Roman"/>
            </w:rPr>
            <w:delText xml:space="preserve">the </w:delText>
          </w:r>
        </w:del>
        <w:r w:rsidR="003D19DB" w:rsidRPr="00460AF7">
          <w:rPr>
            <w:rFonts w:ascii="Times New Roman" w:hAnsi="Times New Roman" w:cs="Times New Roman"/>
          </w:rPr>
          <w:t xml:space="preserve">He over time by dispersal </w:t>
        </w:r>
        <w:r w:rsidR="00F40A7B" w:rsidRPr="00460AF7">
          <w:rPr>
            <w:rFonts w:ascii="Times New Roman" w:hAnsi="Times New Roman" w:cs="Times New Roman"/>
          </w:rPr>
          <w:t xml:space="preserve">capacity </w:t>
        </w:r>
        <w:r w:rsidR="003D19DB" w:rsidRPr="00460AF7">
          <w:rPr>
            <w:rFonts w:ascii="Times New Roman" w:hAnsi="Times New Roman" w:cs="Times New Roman"/>
          </w:rPr>
          <w:t>in Figure 6.</w:t>
        </w:r>
        <w:r w:rsidR="00ED6FC8" w:rsidRPr="00460AF7">
          <w:rPr>
            <w:rFonts w:ascii="Times New Roman" w:hAnsi="Times New Roman" w:cs="Times New Roman"/>
          </w:rPr>
          <w:t xml:space="preserve"> Comparing the three levels of dispersals, we notice </w:t>
        </w:r>
        <w:del w:id="1551" w:author="Auteur">
          <w:r w:rsidR="00ED6FC8" w:rsidRPr="00460AF7" w:rsidDel="00161191">
            <w:rPr>
              <w:rFonts w:ascii="Times New Roman" w:hAnsi="Times New Roman" w:cs="Times New Roman"/>
            </w:rPr>
            <w:delText>the</w:delText>
          </w:r>
        </w:del>
        <w:r w:rsidR="00161191" w:rsidRPr="00460AF7">
          <w:rPr>
            <w:rFonts w:ascii="Times New Roman" w:hAnsi="Times New Roman" w:cs="Times New Roman"/>
          </w:rPr>
          <w:t>that</w:t>
        </w:r>
        <w:r w:rsidR="00B1675E" w:rsidRPr="00460AF7">
          <w:rPr>
            <w:rFonts w:ascii="Times New Roman" w:hAnsi="Times New Roman" w:cs="Times New Roman"/>
          </w:rPr>
          <w:t xml:space="preserve"> with </w:t>
        </w:r>
        <w:r w:rsidR="000342B8" w:rsidRPr="00460AF7">
          <w:rPr>
            <w:rFonts w:ascii="Times New Roman" w:hAnsi="Times New Roman" w:cs="Times New Roman"/>
          </w:rPr>
          <w:t xml:space="preserve">the </w:t>
        </w:r>
        <w:r w:rsidR="00B1675E" w:rsidRPr="00460AF7">
          <w:rPr>
            <w:rFonts w:ascii="Times New Roman" w:hAnsi="Times New Roman" w:cs="Times New Roman"/>
          </w:rPr>
          <w:t xml:space="preserve">same </w:t>
        </w:r>
        <w:del w:id="1552" w:author="Auteur">
          <w:r w:rsidR="00B1675E" w:rsidRPr="00460AF7" w:rsidDel="00AC5E22">
            <w:rPr>
              <w:rFonts w:ascii="Times New Roman" w:hAnsi="Times New Roman" w:cs="Times New Roman"/>
            </w:rPr>
            <w:delText>frequency(</w:delText>
          </w:r>
        </w:del>
        <w:r w:rsidR="00AC5E22" w:rsidRPr="00460AF7">
          <w:rPr>
            <w:rFonts w:ascii="Times New Roman" w:hAnsi="Times New Roman" w:cs="Times New Roman"/>
          </w:rPr>
          <w:t>frequency (</w:t>
        </w:r>
        <w:r w:rsidR="00B1675E" w:rsidRPr="00460AF7">
          <w:rPr>
            <w:rFonts w:ascii="Times New Roman" w:hAnsi="Times New Roman" w:cs="Times New Roman"/>
          </w:rPr>
          <w:t>color)</w:t>
        </w:r>
        <w:r w:rsidR="00ED6FC8" w:rsidRPr="00460AF7">
          <w:rPr>
            <w:rFonts w:ascii="Times New Roman" w:hAnsi="Times New Roman" w:cs="Times New Roman"/>
          </w:rPr>
          <w:t xml:space="preserve">. </w:t>
        </w:r>
        <w:del w:id="1553" w:author="Auteur">
          <w:r w:rsidR="00ED6FC8" w:rsidRPr="00460AF7" w:rsidDel="00AC5E22">
            <w:rPr>
              <w:rFonts w:ascii="Times New Roman" w:hAnsi="Times New Roman" w:cs="Times New Roman"/>
            </w:rPr>
            <w:delText>genetic</w:delText>
          </w:r>
        </w:del>
        <w:r w:rsidR="00AC5E22" w:rsidRPr="00460AF7">
          <w:rPr>
            <w:rFonts w:ascii="Times New Roman" w:hAnsi="Times New Roman" w:cs="Times New Roman"/>
          </w:rPr>
          <w:t>Genetic</w:t>
        </w:r>
        <w:r w:rsidR="00ED6FC8" w:rsidRPr="00460AF7">
          <w:rPr>
            <w:rFonts w:ascii="Times New Roman" w:hAnsi="Times New Roman" w:cs="Times New Roman"/>
          </w:rPr>
          <w:t xml:space="preserve"> diversity decreases as dispersal capacity increases.</w:t>
        </w:r>
        <w:r w:rsidR="003D19DB" w:rsidRPr="00460AF7">
          <w:rPr>
            <w:rFonts w:ascii="Times New Roman" w:hAnsi="Times New Roman" w:cs="Times New Roman"/>
          </w:rPr>
          <w:t xml:space="preserve"> </w:t>
        </w:r>
        <w:r w:rsidR="00DC7833" w:rsidRPr="00460AF7">
          <w:rPr>
            <w:rFonts w:ascii="Times New Roman" w:hAnsi="Times New Roman" w:cs="Times New Roman"/>
          </w:rPr>
          <w:t>Although f</w:t>
        </w:r>
        <w:del w:id="1554" w:author="Auteur">
          <w:r w:rsidR="00D95C07" w:rsidRPr="00460AF7" w:rsidDel="00DC7833">
            <w:rPr>
              <w:rFonts w:ascii="Times New Roman" w:hAnsi="Times New Roman" w:cs="Times New Roman"/>
            </w:rPr>
            <w:delText>F</w:delText>
          </w:r>
        </w:del>
        <w:r w:rsidR="00D95C07" w:rsidRPr="00460AF7">
          <w:rPr>
            <w:rFonts w:ascii="Times New Roman" w:hAnsi="Times New Roman" w:cs="Times New Roman"/>
          </w:rPr>
          <w:t xml:space="preserve">or the three different dispersal </w:t>
        </w:r>
        <w:r w:rsidR="00DC7833" w:rsidRPr="00460AF7">
          <w:rPr>
            <w:rFonts w:ascii="Times New Roman" w:hAnsi="Times New Roman" w:cs="Times New Roman"/>
          </w:rPr>
          <w:t xml:space="preserve">capacities </w:t>
        </w:r>
        <w:r w:rsidR="00D95C07" w:rsidRPr="00460AF7">
          <w:rPr>
            <w:rFonts w:ascii="Times New Roman" w:hAnsi="Times New Roman" w:cs="Times New Roman"/>
          </w:rPr>
          <w:t>used</w:t>
        </w:r>
        <w:r w:rsidR="000342B8" w:rsidRPr="00460AF7">
          <w:rPr>
            <w:rFonts w:ascii="Times New Roman" w:hAnsi="Times New Roman" w:cs="Times New Roman"/>
          </w:rPr>
          <w:t xml:space="preserve"> </w:t>
        </w:r>
        <w:del w:id="1555" w:author="Auteur">
          <w:r w:rsidR="00D95C07" w:rsidRPr="00460AF7" w:rsidDel="000342B8">
            <w:rPr>
              <w:rFonts w:ascii="Times New Roman" w:hAnsi="Times New Roman" w:cs="Times New Roman"/>
            </w:rPr>
            <w:delText xml:space="preserve">, </w:delText>
          </w:r>
        </w:del>
        <w:r w:rsidR="00D95C07" w:rsidRPr="00460AF7">
          <w:rPr>
            <w:rFonts w:ascii="Times New Roman" w:hAnsi="Times New Roman" w:cs="Times New Roman"/>
          </w:rPr>
          <w:t xml:space="preserve">we didn’t find a </w:t>
        </w:r>
        <w:r w:rsidR="00F95226" w:rsidRPr="00611847">
          <w:rPr>
            <w:rFonts w:ascii="Times New Roman" w:hAnsi="Times New Roman" w:cs="Times New Roman"/>
            <w:rPrChange w:id="1556" w:author="Auteur">
              <w:rPr>
                <w:rFonts w:ascii="Times New Roman" w:hAnsi="Times New Roman" w:cs="Times New Roman"/>
                <w:lang w:val="fr-CA"/>
              </w:rPr>
            </w:rPrChange>
          </w:rPr>
          <w:t xml:space="preserve">regular pattern, </w:t>
        </w:r>
        <w:del w:id="1557" w:author="Auteur">
          <w:r w:rsidR="00F95226" w:rsidRPr="00460AF7" w:rsidDel="00DC7833">
            <w:rPr>
              <w:rFonts w:ascii="Times New Roman" w:hAnsi="Times New Roman" w:cs="Times New Roman"/>
            </w:rPr>
            <w:delText>but</w:delText>
          </w:r>
        </w:del>
        <w:r w:rsidR="00F95226" w:rsidRPr="00460AF7">
          <w:rPr>
            <w:rFonts w:ascii="Times New Roman" w:hAnsi="Times New Roman" w:cs="Times New Roman"/>
          </w:rPr>
          <w:t xml:space="preserve"> </w:t>
        </w:r>
        <w:del w:id="1558" w:author="Auteur">
          <w:r w:rsidR="00F95226" w:rsidRPr="00460AF7" w:rsidDel="00514672">
            <w:rPr>
              <w:rFonts w:ascii="Times New Roman" w:hAnsi="Times New Roman" w:cs="Times New Roman"/>
            </w:rPr>
            <w:delText>it is clear that there is</w:delText>
          </w:r>
          <w:r w:rsidR="00F95226" w:rsidRPr="00460AF7" w:rsidDel="00547DD3">
            <w:rPr>
              <w:rFonts w:ascii="Times New Roman" w:hAnsi="Times New Roman" w:cs="Times New Roman"/>
            </w:rPr>
            <w:delText xml:space="preserve"> </w:delText>
          </w:r>
        </w:del>
        <w:r w:rsidR="00F95226" w:rsidRPr="00460AF7">
          <w:rPr>
            <w:rFonts w:ascii="Times New Roman" w:hAnsi="Times New Roman" w:cs="Times New Roman"/>
          </w:rPr>
          <w:t>more heterozygosity changes</w:t>
        </w:r>
        <w:r w:rsidR="00514672" w:rsidRPr="00460AF7">
          <w:rPr>
            <w:rFonts w:ascii="Times New Roman" w:hAnsi="Times New Roman" w:cs="Times New Roman"/>
          </w:rPr>
          <w:t xml:space="preserve"> are observed</w:t>
        </w:r>
        <w:r w:rsidR="00F95226" w:rsidRPr="00460AF7">
          <w:rPr>
            <w:rFonts w:ascii="Times New Roman" w:hAnsi="Times New Roman" w:cs="Times New Roman"/>
          </w:rPr>
          <w:t xml:space="preserve"> </w:t>
        </w:r>
        <w:del w:id="1559" w:author="Auteur">
          <w:r w:rsidR="00F95226" w:rsidRPr="00460AF7" w:rsidDel="00F40A7B">
            <w:rPr>
              <w:rFonts w:ascii="Times New Roman" w:hAnsi="Times New Roman" w:cs="Times New Roman"/>
            </w:rPr>
            <w:delText xml:space="preserve">in population cycle </w:delText>
          </w:r>
        </w:del>
        <w:r w:rsidR="00F95226" w:rsidRPr="00460AF7">
          <w:rPr>
            <w:rFonts w:ascii="Times New Roman" w:hAnsi="Times New Roman" w:cs="Times New Roman"/>
          </w:rPr>
          <w:t xml:space="preserve">when dispersal is higher, </w:t>
        </w:r>
        <w:del w:id="1560" w:author="Auteur">
          <w:r w:rsidR="00F95226" w:rsidRPr="00460AF7" w:rsidDel="00F40A7B">
            <w:rPr>
              <w:rFonts w:ascii="Times New Roman" w:hAnsi="Times New Roman" w:cs="Times New Roman"/>
            </w:rPr>
            <w:delText>as</w:delText>
          </w:r>
        </w:del>
        <w:r w:rsidR="00F40A7B" w:rsidRPr="00460AF7">
          <w:rPr>
            <w:rFonts w:ascii="Times New Roman" w:hAnsi="Times New Roman" w:cs="Times New Roman"/>
          </w:rPr>
          <w:t>and</w:t>
        </w:r>
        <w:r w:rsidR="00F95226" w:rsidRPr="00460AF7">
          <w:rPr>
            <w:rFonts w:ascii="Times New Roman" w:hAnsi="Times New Roman" w:cs="Times New Roman"/>
          </w:rPr>
          <w:t xml:space="preserve"> we </w:t>
        </w:r>
        <w:del w:id="1561" w:author="Auteur">
          <w:r w:rsidR="00F95226" w:rsidRPr="00460AF7" w:rsidDel="00F40A7B">
            <w:rPr>
              <w:rFonts w:ascii="Times New Roman" w:hAnsi="Times New Roman" w:cs="Times New Roman"/>
            </w:rPr>
            <w:delText xml:space="preserve">can </w:delText>
          </w:r>
        </w:del>
        <w:r w:rsidR="00F95226" w:rsidRPr="00460AF7">
          <w:rPr>
            <w:rFonts w:ascii="Times New Roman" w:hAnsi="Times New Roman" w:cs="Times New Roman"/>
          </w:rPr>
          <w:t xml:space="preserve">see more zigzag form of the line with higher dispersal. </w:t>
        </w:r>
        <w:r w:rsidR="008C0FC7" w:rsidRPr="00460AF7">
          <w:rPr>
            <w:rFonts w:ascii="Times New Roman" w:hAnsi="Times New Roman" w:cs="Times New Roman"/>
          </w:rPr>
          <w:t xml:space="preserve">This phenomenon </w:t>
        </w:r>
        <w:del w:id="1562" w:author="Auteur">
          <w:r w:rsidR="008C0FC7" w:rsidRPr="00460AF7" w:rsidDel="00547DD3">
            <w:rPr>
              <w:rFonts w:ascii="Times New Roman" w:hAnsi="Times New Roman" w:cs="Times New Roman"/>
            </w:rPr>
            <w:delText>can</w:delText>
          </w:r>
          <w:r w:rsidR="00547DD3" w:rsidRPr="00460AF7" w:rsidDel="007E6C2D">
            <w:rPr>
              <w:rFonts w:ascii="Times New Roman" w:hAnsi="Times New Roman" w:cs="Times New Roman"/>
            </w:rPr>
            <w:delText>may</w:delText>
          </w:r>
          <w:r w:rsidR="008C0FC7" w:rsidRPr="00460AF7" w:rsidDel="007E6C2D">
            <w:rPr>
              <w:rFonts w:ascii="Times New Roman" w:hAnsi="Times New Roman" w:cs="Times New Roman"/>
            </w:rPr>
            <w:delText xml:space="preserve"> be</w:delText>
          </w:r>
        </w:del>
        <w:r w:rsidR="007E6C2D" w:rsidRPr="00460AF7">
          <w:rPr>
            <w:rFonts w:ascii="Times New Roman" w:hAnsi="Times New Roman" w:cs="Times New Roman"/>
          </w:rPr>
          <w:t>then</w:t>
        </w:r>
        <w:r w:rsidR="008C0FC7" w:rsidRPr="00460AF7">
          <w:rPr>
            <w:rFonts w:ascii="Times New Roman" w:hAnsi="Times New Roman" w:cs="Times New Roman"/>
          </w:rPr>
          <w:t xml:space="preserve"> explained by the reproducing rate change in Figure</w:t>
        </w:r>
        <w:r w:rsidR="00DC7833" w:rsidRPr="00460AF7">
          <w:rPr>
            <w:rFonts w:ascii="Times New Roman" w:hAnsi="Times New Roman" w:cs="Times New Roman"/>
          </w:rPr>
          <w:t xml:space="preserve">7. </w:t>
        </w:r>
        <w:del w:id="1563" w:author="Auteur">
          <w:r w:rsidR="00DC7833" w:rsidRPr="00460AF7" w:rsidDel="00547DD3">
            <w:rPr>
              <w:rFonts w:ascii="Times New Roman" w:hAnsi="Times New Roman" w:cs="Times New Roman"/>
            </w:rPr>
            <w:delText>There is a</w:delText>
          </w:r>
        </w:del>
        <w:r w:rsidR="00547DD3" w:rsidRPr="00460AF7">
          <w:rPr>
            <w:rFonts w:ascii="Times New Roman" w:hAnsi="Times New Roman" w:cs="Times New Roman"/>
          </w:rPr>
          <w:t>The</w:t>
        </w:r>
        <w:del w:id="1564" w:author="Auteur">
          <w:r w:rsidR="00DC7833" w:rsidRPr="00460AF7" w:rsidDel="00547DD3">
            <w:rPr>
              <w:rFonts w:ascii="Times New Roman" w:hAnsi="Times New Roman" w:cs="Times New Roman"/>
            </w:rPr>
            <w:delText xml:space="preserve"> “W” form of</w:delText>
          </w:r>
        </w:del>
        <w:r w:rsidR="00DC7833" w:rsidRPr="00460AF7">
          <w:rPr>
            <w:rFonts w:ascii="Times New Roman" w:hAnsi="Times New Roman" w:cs="Times New Roman"/>
          </w:rPr>
          <w:t xml:space="preserve"> reproducing rate change</w:t>
        </w:r>
        <w:r w:rsidR="00547DD3" w:rsidRPr="00460AF7">
          <w:rPr>
            <w:rFonts w:ascii="Times New Roman" w:hAnsi="Times New Roman" w:cs="Times New Roman"/>
          </w:rPr>
          <w:t>s</w:t>
        </w:r>
        <w:r w:rsidR="00DC7833" w:rsidRPr="00460AF7">
          <w:rPr>
            <w:rFonts w:ascii="Times New Roman" w:hAnsi="Times New Roman" w:cs="Times New Roman"/>
          </w:rPr>
          <w:t xml:space="preserve"> in a cycle</w:t>
        </w:r>
        <w:r w:rsidR="00547DD3" w:rsidRPr="00460AF7">
          <w:rPr>
            <w:rFonts w:ascii="Times New Roman" w:hAnsi="Times New Roman" w:cs="Times New Roman"/>
          </w:rPr>
          <w:t xml:space="preserve"> follows a “W” pattern. It </w:t>
        </w:r>
        <w:del w:id="1565" w:author="Auteur">
          <w:r w:rsidR="00547DD3" w:rsidRPr="00460AF7" w:rsidDel="00E260C9">
            <w:rPr>
              <w:rFonts w:ascii="Times New Roman" w:hAnsi="Times New Roman" w:cs="Times New Roman"/>
            </w:rPr>
            <w:delText>has</w:delText>
          </w:r>
        </w:del>
        <w:r w:rsidR="00E260C9" w:rsidRPr="00460AF7">
          <w:rPr>
            <w:rFonts w:ascii="Times New Roman" w:hAnsi="Times New Roman" w:cs="Times New Roman"/>
          </w:rPr>
          <w:t>is</w:t>
        </w:r>
        <w:r w:rsidR="00547DD3" w:rsidRPr="00460AF7">
          <w:rPr>
            <w:rFonts w:ascii="Times New Roman" w:hAnsi="Times New Roman" w:cs="Times New Roman"/>
          </w:rPr>
          <w:t xml:space="preserve"> high</w:t>
        </w:r>
        <w:r w:rsidR="007A4109" w:rsidRPr="00460AF7">
          <w:rPr>
            <w:rFonts w:ascii="Times New Roman" w:hAnsi="Times New Roman" w:cs="Times New Roman"/>
          </w:rPr>
          <w:t xml:space="preserve"> </w:t>
        </w:r>
        <w:del w:id="1566" w:author="Auteur">
          <w:r w:rsidR="007A4109" w:rsidRPr="00460AF7" w:rsidDel="005901C8">
            <w:rPr>
              <w:rFonts w:ascii="Times New Roman" w:hAnsi="Times New Roman" w:cs="Times New Roman"/>
            </w:rPr>
            <w:delText xml:space="preserve">reproducing rate </w:delText>
          </w:r>
        </w:del>
        <w:r w:rsidR="007A4109" w:rsidRPr="00460AF7">
          <w:rPr>
            <w:rFonts w:ascii="Times New Roman" w:hAnsi="Times New Roman" w:cs="Times New Roman"/>
          </w:rPr>
          <w:t>at the population valley and around the peak</w:t>
        </w:r>
        <w:r w:rsidR="005901C8" w:rsidRPr="00460AF7">
          <w:rPr>
            <w:rFonts w:ascii="Times New Roman" w:hAnsi="Times New Roman" w:cs="Times New Roman"/>
          </w:rPr>
          <w:t xml:space="preserve">. </w:t>
        </w:r>
        <w:del w:id="1567" w:author="Auteur">
          <w:r w:rsidR="007A4109" w:rsidRPr="00460AF7" w:rsidDel="005901C8">
            <w:rPr>
              <w:rFonts w:ascii="Times New Roman" w:hAnsi="Times New Roman" w:cs="Times New Roman"/>
            </w:rPr>
            <w:delText>,</w:delText>
          </w:r>
        </w:del>
        <w:r w:rsidR="005901C8" w:rsidRPr="00460AF7">
          <w:rPr>
            <w:rFonts w:ascii="Times New Roman" w:hAnsi="Times New Roman" w:cs="Times New Roman"/>
          </w:rPr>
          <w:t>The rate is</w:t>
        </w:r>
        <w:r w:rsidR="007A4109" w:rsidRPr="00460AF7">
          <w:rPr>
            <w:rFonts w:ascii="Times New Roman" w:hAnsi="Times New Roman" w:cs="Times New Roman"/>
          </w:rPr>
          <w:t xml:space="preserve"> </w:t>
        </w:r>
        <w:del w:id="1568" w:author="Auteur">
          <w:r w:rsidR="007A4109" w:rsidRPr="00460AF7" w:rsidDel="003528B2">
            <w:rPr>
              <w:rFonts w:ascii="Times New Roman" w:hAnsi="Times New Roman" w:cs="Times New Roman"/>
            </w:rPr>
            <w:delText>relative</w:delText>
          </w:r>
          <w:r w:rsidR="003528B2" w:rsidRPr="00460AF7" w:rsidDel="00054E30">
            <w:rPr>
              <w:rFonts w:ascii="Times New Roman" w:hAnsi="Times New Roman" w:cs="Times New Roman"/>
            </w:rPr>
            <w:delText>relatively</w:delText>
          </w:r>
          <w:r w:rsidR="007A4109" w:rsidRPr="00460AF7" w:rsidDel="00054E30">
            <w:rPr>
              <w:rFonts w:ascii="Times New Roman" w:hAnsi="Times New Roman" w:cs="Times New Roman"/>
            </w:rPr>
            <w:delText xml:space="preserve"> </w:delText>
          </w:r>
        </w:del>
        <w:r w:rsidR="007A4109" w:rsidRPr="00460AF7">
          <w:rPr>
            <w:rFonts w:ascii="Times New Roman" w:hAnsi="Times New Roman" w:cs="Times New Roman"/>
          </w:rPr>
          <w:t>low</w:t>
        </w:r>
        <w:r w:rsidR="00054E30" w:rsidRPr="00460AF7">
          <w:rPr>
            <w:rFonts w:ascii="Times New Roman" w:hAnsi="Times New Roman" w:cs="Times New Roman"/>
          </w:rPr>
          <w:t>er</w:t>
        </w:r>
        <w:r w:rsidR="007A4109" w:rsidRPr="00460AF7">
          <w:rPr>
            <w:rFonts w:ascii="Times New Roman" w:hAnsi="Times New Roman" w:cs="Times New Roman"/>
          </w:rPr>
          <w:t xml:space="preserve"> </w:t>
        </w:r>
        <w:del w:id="1569" w:author="Auteur">
          <w:r w:rsidR="007A4109" w:rsidRPr="00460AF7" w:rsidDel="005901C8">
            <w:rPr>
              <w:rFonts w:ascii="Times New Roman" w:hAnsi="Times New Roman" w:cs="Times New Roman"/>
            </w:rPr>
            <w:delText xml:space="preserve">rate </w:delText>
          </w:r>
        </w:del>
        <w:r w:rsidR="007A4109" w:rsidRPr="00460AF7">
          <w:rPr>
            <w:rFonts w:ascii="Times New Roman" w:hAnsi="Times New Roman" w:cs="Times New Roman"/>
          </w:rPr>
          <w:t xml:space="preserve">during the growing phase and </w:t>
        </w:r>
        <w:del w:id="1570" w:author="Auteur">
          <w:r w:rsidR="00054E30" w:rsidRPr="00460AF7" w:rsidDel="0049319A">
            <w:rPr>
              <w:rFonts w:ascii="Times New Roman" w:hAnsi="Times New Roman" w:cs="Times New Roman"/>
            </w:rPr>
            <w:delText>is</w:delText>
          </w:r>
        </w:del>
        <w:r w:rsidR="0049319A" w:rsidRPr="00460AF7">
          <w:rPr>
            <w:rFonts w:ascii="Times New Roman" w:hAnsi="Times New Roman" w:cs="Times New Roman"/>
          </w:rPr>
          <w:t>has</w:t>
        </w:r>
        <w:r w:rsidR="00054E30" w:rsidRPr="00460AF7">
          <w:rPr>
            <w:rFonts w:ascii="Times New Roman" w:hAnsi="Times New Roman" w:cs="Times New Roman"/>
          </w:rPr>
          <w:t xml:space="preserve"> the </w:t>
        </w:r>
        <w:r w:rsidR="007A4109" w:rsidRPr="00460AF7">
          <w:rPr>
            <w:rFonts w:ascii="Times New Roman" w:hAnsi="Times New Roman" w:cs="Times New Roman"/>
          </w:rPr>
          <w:t>low</w:t>
        </w:r>
        <w:r w:rsidR="00054E30" w:rsidRPr="00460AF7">
          <w:rPr>
            <w:rFonts w:ascii="Times New Roman" w:hAnsi="Times New Roman" w:cs="Times New Roman"/>
          </w:rPr>
          <w:t>est</w:t>
        </w:r>
        <w:r w:rsidR="0049319A" w:rsidRPr="00460AF7">
          <w:rPr>
            <w:rFonts w:ascii="Times New Roman" w:hAnsi="Times New Roman" w:cs="Times New Roman"/>
          </w:rPr>
          <w:t xml:space="preserve"> value</w:t>
        </w:r>
        <w:r w:rsidR="007A4109" w:rsidRPr="00460AF7">
          <w:rPr>
            <w:rFonts w:ascii="Times New Roman" w:hAnsi="Times New Roman" w:cs="Times New Roman"/>
          </w:rPr>
          <w:t xml:space="preserve"> </w:t>
        </w:r>
        <w:del w:id="1571" w:author="Auteur">
          <w:r w:rsidR="007A4109" w:rsidRPr="00460AF7" w:rsidDel="003528B2">
            <w:rPr>
              <w:rFonts w:ascii="Times New Roman" w:hAnsi="Times New Roman" w:cs="Times New Roman"/>
            </w:rPr>
            <w:delText xml:space="preserve">rate </w:delText>
          </w:r>
        </w:del>
        <w:r w:rsidR="007A4109" w:rsidRPr="00460AF7">
          <w:rPr>
            <w:rFonts w:ascii="Times New Roman" w:hAnsi="Times New Roman" w:cs="Times New Roman"/>
          </w:rPr>
          <w:t>during the decreasing phase.</w:t>
        </w:r>
        <w:r w:rsidR="005F45DC" w:rsidRPr="00460AF7">
          <w:rPr>
            <w:rFonts w:ascii="Times New Roman" w:hAnsi="Times New Roman" w:cs="Times New Roman"/>
          </w:rPr>
          <w:t xml:space="preserve"> </w:t>
        </w:r>
        <w:del w:id="1572" w:author="Auteur">
          <w:r w:rsidR="00DC7833" w:rsidRPr="00460AF7" w:rsidDel="00547DD3">
            <w:rPr>
              <w:rFonts w:ascii="Times New Roman" w:hAnsi="Times New Roman" w:cs="Times New Roman"/>
            </w:rPr>
            <w:delText>.</w:delText>
          </w:r>
          <w:r w:rsidR="00DC7833" w:rsidRPr="00460AF7" w:rsidDel="00A93A9E">
            <w:rPr>
              <w:rFonts w:ascii="Times New Roman" w:hAnsi="Times New Roman" w:cs="Times New Roman"/>
            </w:rPr>
            <w:delText xml:space="preserve"> </w:delText>
          </w:r>
        </w:del>
        <w:r w:rsidR="00092C1A" w:rsidRPr="00460AF7">
          <w:rPr>
            <w:rFonts w:ascii="Times New Roman" w:hAnsi="Times New Roman" w:cs="Times New Roman"/>
          </w:rPr>
          <w:t>To understand these changes, we need the help of t</w:t>
        </w:r>
        <w:del w:id="1573" w:author="Auteur">
          <w:r w:rsidR="005F45DC" w:rsidRPr="00460AF7" w:rsidDel="00092C1A">
            <w:rPr>
              <w:rFonts w:ascii="Times New Roman" w:hAnsi="Times New Roman" w:cs="Times New Roman"/>
            </w:rPr>
            <w:delText>T</w:delText>
          </w:r>
        </w:del>
        <w:r w:rsidR="005F45DC" w:rsidRPr="00460AF7">
          <w:rPr>
            <w:rFonts w:ascii="Times New Roman" w:hAnsi="Times New Roman" w:cs="Times New Roman"/>
          </w:rPr>
          <w:t xml:space="preserve">he demographic figures in Figure </w:t>
        </w:r>
        <w:del w:id="1574" w:author="Auteur">
          <w:r w:rsidR="005F45DC" w:rsidRPr="00460AF7" w:rsidDel="00AC5E22">
            <w:rPr>
              <w:rFonts w:ascii="Times New Roman" w:hAnsi="Times New Roman" w:cs="Times New Roman"/>
            </w:rPr>
            <w:delText xml:space="preserve">4 </w:delText>
          </w:r>
        </w:del>
        <w:r w:rsidR="00AC5E22" w:rsidRPr="00460AF7">
          <w:rPr>
            <w:rFonts w:ascii="Times New Roman" w:hAnsi="Times New Roman" w:cs="Times New Roman"/>
          </w:rPr>
          <w:t>4</w:t>
        </w:r>
        <w:del w:id="1575" w:author="Auteur">
          <w:r w:rsidR="005F45DC" w:rsidRPr="00460AF7" w:rsidDel="00092C1A">
            <w:rPr>
              <w:rFonts w:ascii="Times New Roman" w:hAnsi="Times New Roman" w:cs="Times New Roman"/>
            </w:rPr>
            <w:delText>help to understand these changes</w:delText>
          </w:r>
        </w:del>
        <w:r w:rsidR="005F45DC" w:rsidRPr="00460AF7">
          <w:rPr>
            <w:rFonts w:ascii="Times New Roman" w:hAnsi="Times New Roman" w:cs="Times New Roman"/>
          </w:rPr>
          <w:t xml:space="preserve">. During the </w:t>
        </w:r>
        <w:del w:id="1576" w:author="Auteur">
          <w:r w:rsidR="005F45DC" w:rsidRPr="00460AF7" w:rsidDel="0040373D">
            <w:rPr>
              <w:rFonts w:ascii="Times New Roman" w:hAnsi="Times New Roman" w:cs="Times New Roman"/>
            </w:rPr>
            <w:delText xml:space="preserve">population </w:delText>
          </w:r>
        </w:del>
        <w:r w:rsidR="005F45DC" w:rsidRPr="00460AF7">
          <w:rPr>
            <w:rFonts w:ascii="Times New Roman" w:hAnsi="Times New Roman" w:cs="Times New Roman"/>
          </w:rPr>
          <w:t xml:space="preserve">valley (Figure4 a), although the population </w:t>
        </w:r>
        <w:del w:id="1577" w:author="Auteur">
          <w:r w:rsidR="0019383A" w:rsidRPr="00460AF7" w:rsidDel="00D701E1">
            <w:rPr>
              <w:rFonts w:ascii="Times New Roman" w:hAnsi="Times New Roman" w:cs="Times New Roman"/>
            </w:rPr>
            <w:delText xml:space="preserve">has been </w:delText>
          </w:r>
        </w:del>
        <w:r w:rsidR="0019383A" w:rsidRPr="00460AF7">
          <w:rPr>
            <w:rFonts w:ascii="Times New Roman" w:hAnsi="Times New Roman" w:cs="Times New Roman"/>
          </w:rPr>
          <w:t xml:space="preserve">just </w:t>
        </w:r>
        <w:del w:id="1578" w:author="Auteur">
          <w:r w:rsidR="0019383A" w:rsidRPr="00460AF7" w:rsidDel="00D701E1">
            <w:rPr>
              <w:rFonts w:ascii="Times New Roman" w:hAnsi="Times New Roman" w:cs="Times New Roman"/>
            </w:rPr>
            <w:delText>gone</w:delText>
          </w:r>
        </w:del>
        <w:r w:rsidR="00D701E1" w:rsidRPr="00460AF7">
          <w:rPr>
            <w:rFonts w:ascii="Times New Roman" w:hAnsi="Times New Roman" w:cs="Times New Roman"/>
          </w:rPr>
          <w:t>went</w:t>
        </w:r>
        <w:r w:rsidR="0019383A" w:rsidRPr="00460AF7">
          <w:rPr>
            <w:rFonts w:ascii="Times New Roman" w:hAnsi="Times New Roman" w:cs="Times New Roman"/>
          </w:rPr>
          <w:t xml:space="preserve"> through a severe bottleneck, the density in the refuge is high. </w:t>
        </w:r>
        <w:del w:id="1579" w:author="Auteur">
          <w:r w:rsidR="0019383A" w:rsidRPr="00460AF7" w:rsidDel="007120DD">
            <w:rPr>
              <w:rFonts w:ascii="Times New Roman" w:hAnsi="Times New Roman" w:cs="Times New Roman"/>
            </w:rPr>
            <w:delText>This fact makes that</w:delText>
          </w:r>
          <w:r w:rsidR="00B75869" w:rsidRPr="00460AF7" w:rsidDel="007120DD">
            <w:rPr>
              <w:rFonts w:ascii="Times New Roman" w:hAnsi="Times New Roman" w:cs="Times New Roman"/>
            </w:rPr>
            <w:delText>sure</w:delText>
          </w:r>
        </w:del>
        <w:r w:rsidR="007120DD" w:rsidRPr="00460AF7">
          <w:rPr>
            <w:rFonts w:ascii="Times New Roman" w:hAnsi="Times New Roman" w:cs="Times New Roman"/>
          </w:rPr>
          <w:t>It ensures</w:t>
        </w:r>
        <w:r w:rsidR="0019383A" w:rsidRPr="00460AF7">
          <w:rPr>
            <w:rFonts w:ascii="Times New Roman" w:hAnsi="Times New Roman" w:cs="Times New Roman"/>
          </w:rPr>
          <w:t xml:space="preserve"> </w:t>
        </w:r>
        <w:r w:rsidR="00874BA7" w:rsidRPr="00460AF7">
          <w:rPr>
            <w:rFonts w:ascii="Times New Roman" w:hAnsi="Times New Roman" w:cs="Times New Roman"/>
          </w:rPr>
          <w:t xml:space="preserve">that </w:t>
        </w:r>
        <w:r w:rsidR="0019383A" w:rsidRPr="00460AF7">
          <w:rPr>
            <w:rFonts w:ascii="Times New Roman" w:hAnsi="Times New Roman" w:cs="Times New Roman"/>
          </w:rPr>
          <w:t xml:space="preserve">most of the females can </w:t>
        </w:r>
        <w:del w:id="1580" w:author="Auteur">
          <w:r w:rsidR="0019383A" w:rsidRPr="00460AF7" w:rsidDel="00874BA7">
            <w:rPr>
              <w:rFonts w:ascii="Times New Roman" w:hAnsi="Times New Roman" w:cs="Times New Roman"/>
            </w:rPr>
            <w:delText>mate</w:delText>
          </w:r>
        </w:del>
        <w:r w:rsidR="00874BA7" w:rsidRPr="00460AF7">
          <w:rPr>
            <w:rFonts w:ascii="Times New Roman" w:hAnsi="Times New Roman" w:cs="Times New Roman"/>
          </w:rPr>
          <w:t>find mate</w:t>
        </w:r>
        <w:r w:rsidR="0019383A" w:rsidRPr="00460AF7">
          <w:rPr>
            <w:rFonts w:ascii="Times New Roman" w:hAnsi="Times New Roman" w:cs="Times New Roman"/>
          </w:rPr>
          <w:t xml:space="preserve"> and lay eggs. In the growing phase (Figure4 b c), as K begins to increase in all the cells, population </w:t>
        </w:r>
        <w:del w:id="1581" w:author="Auteur">
          <w:r w:rsidR="0019383A" w:rsidRPr="00460AF7" w:rsidDel="00B75869">
            <w:rPr>
              <w:rFonts w:ascii="Times New Roman" w:hAnsi="Times New Roman" w:cs="Times New Roman"/>
            </w:rPr>
            <w:delText>spreads</w:delText>
          </w:r>
        </w:del>
        <w:r w:rsidR="00B75869" w:rsidRPr="00460AF7">
          <w:rPr>
            <w:rFonts w:ascii="Times New Roman" w:hAnsi="Times New Roman" w:cs="Times New Roman"/>
          </w:rPr>
          <w:t>disperse</w:t>
        </w:r>
        <w:r w:rsidR="0019383A" w:rsidRPr="00460AF7">
          <w:rPr>
            <w:rFonts w:ascii="Times New Roman" w:hAnsi="Times New Roman" w:cs="Times New Roman"/>
          </w:rPr>
          <w:t xml:space="preserve"> from the refuge into the cells around. </w:t>
        </w:r>
        <w:r w:rsidR="00C279AF" w:rsidRPr="00460AF7">
          <w:rPr>
            <w:rFonts w:ascii="Times New Roman" w:hAnsi="Times New Roman" w:cs="Times New Roman"/>
          </w:rPr>
          <w:t>At the beginning, due to the low population and</w:t>
        </w:r>
        <w:r w:rsidR="0019383A" w:rsidRPr="00460AF7">
          <w:rPr>
            <w:rFonts w:ascii="Times New Roman" w:hAnsi="Times New Roman" w:cs="Times New Roman"/>
          </w:rPr>
          <w:t xml:space="preserve"> the low K</w:t>
        </w:r>
        <w:r w:rsidR="00C279AF" w:rsidRPr="00460AF7">
          <w:rPr>
            <w:rFonts w:ascii="Times New Roman" w:hAnsi="Times New Roman" w:cs="Times New Roman"/>
          </w:rPr>
          <w:t xml:space="preserve"> in the cells </w:t>
        </w:r>
        <w:del w:id="1582" w:author="Auteur">
          <w:r w:rsidR="00C279AF" w:rsidRPr="00460AF7" w:rsidDel="00241C60">
            <w:rPr>
              <w:rFonts w:ascii="Times New Roman" w:hAnsi="Times New Roman" w:cs="Times New Roman"/>
            </w:rPr>
            <w:delText>around</w:delText>
          </w:r>
          <w:r w:rsidR="00241C60" w:rsidRPr="00460AF7" w:rsidDel="00AC5E22">
            <w:rPr>
              <w:rFonts w:ascii="Times New Roman" w:hAnsi="Times New Roman" w:cs="Times New Roman"/>
            </w:rPr>
            <w:delText>out side</w:delText>
          </w:r>
        </w:del>
        <w:r w:rsidR="00AC5E22" w:rsidRPr="00460AF7">
          <w:rPr>
            <w:rFonts w:ascii="Times New Roman" w:hAnsi="Times New Roman" w:cs="Times New Roman"/>
          </w:rPr>
          <w:t>outside</w:t>
        </w:r>
        <w:r w:rsidR="00C279AF" w:rsidRPr="00460AF7">
          <w:rPr>
            <w:rFonts w:ascii="Times New Roman" w:hAnsi="Times New Roman" w:cs="Times New Roman"/>
          </w:rPr>
          <w:t xml:space="preserve"> the refuge</w:t>
        </w:r>
        <w:r w:rsidR="0019383A" w:rsidRPr="00460AF7">
          <w:rPr>
            <w:rFonts w:ascii="Times New Roman" w:hAnsi="Times New Roman" w:cs="Times New Roman"/>
          </w:rPr>
          <w:t>,</w:t>
        </w:r>
        <w:r w:rsidR="00C279AF" w:rsidRPr="00460AF7">
          <w:rPr>
            <w:rFonts w:ascii="Times New Roman" w:hAnsi="Times New Roman" w:cs="Times New Roman"/>
          </w:rPr>
          <w:t xml:space="preserve"> </w:t>
        </w:r>
        <w:del w:id="1583" w:author="Auteur">
          <w:r w:rsidR="00C279AF" w:rsidRPr="00460AF7" w:rsidDel="00B11AC2">
            <w:rPr>
              <w:rFonts w:ascii="Times New Roman" w:hAnsi="Times New Roman" w:cs="Times New Roman"/>
            </w:rPr>
            <w:delText>although some females can spread into new cells, they</w:delText>
          </w:r>
        </w:del>
        <w:r w:rsidR="00B11AC2" w:rsidRPr="00460AF7">
          <w:rPr>
            <w:rFonts w:ascii="Times New Roman" w:hAnsi="Times New Roman" w:cs="Times New Roman"/>
          </w:rPr>
          <w:t>females move</w:t>
        </w:r>
        <w:r w:rsidR="00241C60" w:rsidRPr="00460AF7">
          <w:rPr>
            <w:rFonts w:ascii="Times New Roman" w:hAnsi="Times New Roman" w:cs="Times New Roman"/>
          </w:rPr>
          <w:t>d</w:t>
        </w:r>
        <w:r w:rsidR="00B11AC2" w:rsidRPr="00460AF7">
          <w:rPr>
            <w:rFonts w:ascii="Times New Roman" w:hAnsi="Times New Roman" w:cs="Times New Roman"/>
          </w:rPr>
          <w:t xml:space="preserve"> into these cells may</w:t>
        </w:r>
        <w:r w:rsidR="0019383A" w:rsidRPr="00460AF7">
          <w:rPr>
            <w:rFonts w:ascii="Times New Roman" w:hAnsi="Times New Roman" w:cs="Times New Roman"/>
          </w:rPr>
          <w:t xml:space="preserve"> have difficult</w:t>
        </w:r>
        <w:r w:rsidR="00C279AF" w:rsidRPr="00460AF7">
          <w:rPr>
            <w:rFonts w:ascii="Times New Roman" w:hAnsi="Times New Roman" w:cs="Times New Roman"/>
          </w:rPr>
          <w:t>y</w:t>
        </w:r>
        <w:r w:rsidR="0019383A" w:rsidRPr="00460AF7">
          <w:rPr>
            <w:rFonts w:ascii="Times New Roman" w:hAnsi="Times New Roman" w:cs="Times New Roman"/>
          </w:rPr>
          <w:t xml:space="preserve"> </w:t>
        </w:r>
        <w:r w:rsidR="00C279AF" w:rsidRPr="00460AF7">
          <w:rPr>
            <w:rFonts w:ascii="Times New Roman" w:hAnsi="Times New Roman" w:cs="Times New Roman"/>
          </w:rPr>
          <w:t>meeting</w:t>
        </w:r>
        <w:r w:rsidR="0019383A" w:rsidRPr="00460AF7">
          <w:rPr>
            <w:rFonts w:ascii="Times New Roman" w:hAnsi="Times New Roman" w:cs="Times New Roman"/>
          </w:rPr>
          <w:t xml:space="preserve"> ma</w:t>
        </w:r>
        <w:r w:rsidR="00C279AF" w:rsidRPr="00460AF7">
          <w:rPr>
            <w:rFonts w:ascii="Times New Roman" w:hAnsi="Times New Roman" w:cs="Times New Roman"/>
          </w:rPr>
          <w:t>les</w:t>
        </w:r>
        <w:r w:rsidR="0019383A" w:rsidRPr="00460AF7">
          <w:rPr>
            <w:rFonts w:ascii="Times New Roman" w:hAnsi="Times New Roman" w:cs="Times New Roman"/>
          </w:rPr>
          <w:t xml:space="preserve"> and will not lay eggs. This </w:t>
        </w:r>
        <w:r w:rsidR="00C279AF" w:rsidRPr="00460AF7">
          <w:rPr>
            <w:rFonts w:ascii="Times New Roman" w:hAnsi="Times New Roman" w:cs="Times New Roman"/>
          </w:rPr>
          <w:t>cause</w:t>
        </w:r>
        <w:r w:rsidR="00B11AC2" w:rsidRPr="00460AF7">
          <w:rPr>
            <w:rFonts w:ascii="Times New Roman" w:hAnsi="Times New Roman" w:cs="Times New Roman"/>
          </w:rPr>
          <w:t>s</w:t>
        </w:r>
        <w:del w:id="1584" w:author="Auteur">
          <w:r w:rsidR="00C279AF" w:rsidRPr="00460AF7" w:rsidDel="00B11AC2">
            <w:rPr>
              <w:rFonts w:ascii="Times New Roman" w:hAnsi="Times New Roman" w:cs="Times New Roman"/>
            </w:rPr>
            <w:delText>d</w:delText>
          </w:r>
        </w:del>
        <w:r w:rsidR="0019383A" w:rsidRPr="00460AF7">
          <w:rPr>
            <w:rFonts w:ascii="Times New Roman" w:hAnsi="Times New Roman" w:cs="Times New Roman"/>
          </w:rPr>
          <w:t xml:space="preserve"> </w:t>
        </w:r>
        <w:del w:id="1585" w:author="Auteur">
          <w:r w:rsidR="00C279AF" w:rsidRPr="00460AF7" w:rsidDel="00EC686F">
            <w:rPr>
              <w:rFonts w:ascii="Times New Roman" w:hAnsi="Times New Roman" w:cs="Times New Roman"/>
            </w:rPr>
            <w:delText xml:space="preserve">an </w:delText>
          </w:r>
          <w:r w:rsidR="0019383A" w:rsidRPr="00460AF7" w:rsidDel="00EC686F">
            <w:rPr>
              <w:rFonts w:ascii="Times New Roman" w:hAnsi="Times New Roman" w:cs="Times New Roman"/>
            </w:rPr>
            <w:delText xml:space="preserve"> Allee</w:delText>
          </w:r>
        </w:del>
        <w:r w:rsidR="00EC686F" w:rsidRPr="00460AF7">
          <w:rPr>
            <w:rFonts w:ascii="Times New Roman" w:hAnsi="Times New Roman" w:cs="Times New Roman"/>
          </w:rPr>
          <w:t>a</w:t>
        </w:r>
        <w:del w:id="1586" w:author="Auteur">
          <w:r w:rsidR="00EC686F" w:rsidRPr="00460AF7" w:rsidDel="00B11AC2">
            <w:rPr>
              <w:rFonts w:ascii="Times New Roman" w:hAnsi="Times New Roman" w:cs="Times New Roman"/>
            </w:rPr>
            <w:delText>n</w:delText>
          </w:r>
        </w:del>
        <w:r w:rsidR="00EC686F" w:rsidRPr="00460AF7">
          <w:rPr>
            <w:rFonts w:ascii="Times New Roman" w:hAnsi="Times New Roman" w:cs="Times New Roman"/>
          </w:rPr>
          <w:t xml:space="preserve"> </w:t>
        </w:r>
        <w:r w:rsidR="00B11AC2" w:rsidRPr="00460AF7">
          <w:rPr>
            <w:rFonts w:ascii="Times New Roman" w:hAnsi="Times New Roman" w:cs="Times New Roman"/>
          </w:rPr>
          <w:t xml:space="preserve">strong </w:t>
        </w:r>
        <w:r w:rsidR="00EC686F" w:rsidRPr="00460AF7">
          <w:rPr>
            <w:rFonts w:ascii="Times New Roman" w:hAnsi="Times New Roman" w:cs="Times New Roman"/>
          </w:rPr>
          <w:t>Allee</w:t>
        </w:r>
        <w:r w:rsidR="0019383A" w:rsidRPr="00460AF7">
          <w:rPr>
            <w:rFonts w:ascii="Times New Roman" w:hAnsi="Times New Roman" w:cs="Times New Roman"/>
          </w:rPr>
          <w:t xml:space="preserve"> effect</w:t>
        </w:r>
        <w:r w:rsidR="00C279AF" w:rsidRPr="00460AF7">
          <w:rPr>
            <w:rFonts w:ascii="Times New Roman" w:hAnsi="Times New Roman" w:cs="Times New Roman"/>
          </w:rPr>
          <w:t xml:space="preserve"> (</w:t>
        </w:r>
        <w:del w:id="1587" w:author="Auteur">
          <w:r w:rsidR="00535B89" w:rsidRPr="00611847" w:rsidDel="00075A97">
            <w:rPr>
              <w:rFonts w:ascii="Times New Roman" w:hAnsi="Times New Roman" w:cs="Times New Roman"/>
              <w:rPrChange w:id="1588" w:author="Auteur">
                <w:rPr/>
              </w:rPrChange>
            </w:rPr>
            <w:delText>(</w:delText>
          </w:r>
        </w:del>
        <w:r w:rsidR="00535B89" w:rsidRPr="00611847">
          <w:rPr>
            <w:rFonts w:ascii="Times New Roman" w:hAnsi="Times New Roman" w:cs="Times New Roman"/>
            <w:rPrChange w:id="1589" w:author="Auteur">
              <w:rPr/>
            </w:rPrChange>
          </w:rPr>
          <w:t>Courchamp, Berec, and Gascoigne 2008</w:t>
        </w:r>
        <w:del w:id="1590" w:author="Auteur">
          <w:r w:rsidR="00535B89" w:rsidRPr="00611847" w:rsidDel="00075A97">
            <w:rPr>
              <w:rFonts w:ascii="Times New Roman" w:hAnsi="Times New Roman" w:cs="Times New Roman"/>
              <w:rPrChange w:id="1591" w:author="Auteur">
                <w:rPr/>
              </w:rPrChange>
            </w:rPr>
            <w:delText>)</w:delText>
          </w:r>
        </w:del>
        <w:r w:rsidR="00535B89" w:rsidRPr="00460AF7" w:rsidDel="00535B89">
          <w:rPr>
            <w:rFonts w:ascii="Times New Roman" w:hAnsi="Times New Roman" w:cs="Times New Roman"/>
            <w:color w:val="FF0000"/>
          </w:rPr>
          <w:t xml:space="preserve"> </w:t>
        </w:r>
        <w:del w:id="1592" w:author="Auteur">
          <w:r w:rsidR="00C279AF" w:rsidRPr="00611847" w:rsidDel="00535B89">
            <w:rPr>
              <w:rFonts w:ascii="Times New Roman" w:hAnsi="Times New Roman" w:cs="Times New Roman"/>
              <w:color w:val="FF0000"/>
              <w:rPrChange w:id="1593" w:author="Auteur">
                <w:rPr>
                  <w:rFonts w:ascii="Times New Roman" w:hAnsi="Times New Roman" w:cs="Times New Roman"/>
                </w:rPr>
              </w:rPrChange>
            </w:rPr>
            <w:delText>REF</w:delText>
          </w:r>
        </w:del>
        <w:r w:rsidR="00C279AF" w:rsidRPr="00460AF7">
          <w:rPr>
            <w:rFonts w:ascii="Times New Roman" w:hAnsi="Times New Roman" w:cs="Times New Roman"/>
          </w:rPr>
          <w:t>)</w:t>
        </w:r>
        <w:r w:rsidR="00B11AC2" w:rsidRPr="00460AF7">
          <w:rPr>
            <w:rFonts w:ascii="Times New Roman" w:hAnsi="Times New Roman" w:cs="Times New Roman"/>
          </w:rPr>
          <w:t xml:space="preserve"> at the first one or two years right after the </w:t>
        </w:r>
        <w:del w:id="1594" w:author="Auteur">
          <w:r w:rsidR="00B11AC2" w:rsidRPr="00460AF7" w:rsidDel="00AC5E22">
            <w:rPr>
              <w:rFonts w:ascii="Times New Roman" w:hAnsi="Times New Roman" w:cs="Times New Roman"/>
            </w:rPr>
            <w:delText xml:space="preserve">valley </w:delText>
          </w:r>
        </w:del>
        <w:r w:rsidR="00AC5E22" w:rsidRPr="00460AF7">
          <w:rPr>
            <w:rFonts w:ascii="Times New Roman" w:hAnsi="Times New Roman" w:cs="Times New Roman"/>
          </w:rPr>
          <w:t>valley</w:t>
        </w:r>
        <w:del w:id="1595" w:author="Auteur">
          <w:r w:rsidR="00C279AF" w:rsidRPr="00460AF7" w:rsidDel="00EC686F">
            <w:rPr>
              <w:rFonts w:ascii="Times New Roman" w:hAnsi="Times New Roman" w:cs="Times New Roman"/>
            </w:rPr>
            <w:delText xml:space="preserve"> </w:delText>
          </w:r>
        </w:del>
        <w:r w:rsidR="00C279AF" w:rsidRPr="00460AF7">
          <w:rPr>
            <w:rFonts w:ascii="Times New Roman" w:hAnsi="Times New Roman" w:cs="Times New Roman"/>
          </w:rPr>
          <w:t>.</w:t>
        </w:r>
        <w:r w:rsidR="00EC686F" w:rsidRPr="00460AF7">
          <w:rPr>
            <w:rFonts w:ascii="Times New Roman" w:hAnsi="Times New Roman" w:cs="Times New Roman"/>
          </w:rPr>
          <w:t xml:space="preserve"> </w:t>
        </w:r>
        <w:r w:rsidR="00307BB2" w:rsidRPr="00460AF7">
          <w:rPr>
            <w:rFonts w:ascii="Times New Roman" w:hAnsi="Times New Roman" w:cs="Times New Roman"/>
          </w:rPr>
          <w:t xml:space="preserve">As both the population and K increase with time, Allee effect </w:t>
        </w:r>
        <w:del w:id="1596" w:author="Auteur">
          <w:r w:rsidR="00307BB2" w:rsidRPr="00460AF7" w:rsidDel="00B11AC2">
            <w:rPr>
              <w:rFonts w:ascii="Times New Roman" w:hAnsi="Times New Roman" w:cs="Times New Roman"/>
            </w:rPr>
            <w:delText>continued</w:delText>
          </w:r>
        </w:del>
        <w:r w:rsidR="00B11AC2" w:rsidRPr="00460AF7">
          <w:rPr>
            <w:rFonts w:ascii="Times New Roman" w:hAnsi="Times New Roman" w:cs="Times New Roman"/>
          </w:rPr>
          <w:t>declines</w:t>
        </w:r>
        <w:del w:id="1597" w:author="Auteur">
          <w:r w:rsidR="00307BB2" w:rsidRPr="00460AF7" w:rsidDel="00B11AC2">
            <w:rPr>
              <w:rFonts w:ascii="Times New Roman" w:hAnsi="Times New Roman" w:cs="Times New Roman"/>
            </w:rPr>
            <w:delText xml:space="preserve"> to decline</w:delText>
          </w:r>
        </w:del>
        <w:r w:rsidR="00307BB2" w:rsidRPr="00460AF7">
          <w:rPr>
            <w:rFonts w:ascii="Times New Roman" w:hAnsi="Times New Roman" w:cs="Times New Roman"/>
          </w:rPr>
          <w:t xml:space="preserve"> and reproducing rate will go back to a high level till population reaches its peak (Figure4 d). Then comes the decreasing phase in which </w:t>
        </w:r>
        <w:del w:id="1598" w:author="Auteur">
          <w:r w:rsidR="001B71A6" w:rsidRPr="00460AF7" w:rsidDel="00B11AC2">
            <w:rPr>
              <w:rFonts w:ascii="Times New Roman" w:hAnsi="Times New Roman" w:cs="Times New Roman"/>
            </w:rPr>
            <w:delText>K</w:delText>
          </w:r>
        </w:del>
        <w:r w:rsidR="00B11AC2" w:rsidRPr="00460AF7">
          <w:rPr>
            <w:rFonts w:ascii="Times New Roman" w:hAnsi="Times New Roman" w:cs="Times New Roman"/>
          </w:rPr>
          <w:t>population</w:t>
        </w:r>
        <w:r w:rsidR="001B71A6" w:rsidRPr="00460AF7">
          <w:rPr>
            <w:rFonts w:ascii="Times New Roman" w:hAnsi="Times New Roman" w:cs="Times New Roman"/>
          </w:rPr>
          <w:t xml:space="preserve"> goes down</w:t>
        </w:r>
        <w:r w:rsidR="00B11AC2" w:rsidRPr="00460AF7">
          <w:rPr>
            <w:rFonts w:ascii="Times New Roman" w:hAnsi="Times New Roman" w:cs="Times New Roman"/>
          </w:rPr>
          <w:t xml:space="preserve"> again</w:t>
        </w:r>
        <w:r w:rsidR="001B71A6" w:rsidRPr="00460AF7">
          <w:rPr>
            <w:rFonts w:ascii="Times New Roman" w:hAnsi="Times New Roman" w:cs="Times New Roman"/>
          </w:rPr>
          <w:t xml:space="preserve">. At this time, population will not stop spreading over the landscape and will invade into new cells, but the density in the cells gets lower and lower. </w:t>
        </w:r>
        <w:r w:rsidR="00A3157F" w:rsidRPr="00460AF7">
          <w:rPr>
            <w:rFonts w:ascii="Times New Roman" w:hAnsi="Times New Roman" w:cs="Times New Roman"/>
          </w:rPr>
          <w:t xml:space="preserve">The low density then causes again the Allee effect </w:t>
        </w:r>
        <w:del w:id="1599" w:author="Auteur">
          <w:r w:rsidR="00A3157F" w:rsidRPr="00460AF7" w:rsidDel="00AE37A2">
            <w:rPr>
              <w:rFonts w:ascii="Times New Roman" w:hAnsi="Times New Roman" w:cs="Times New Roman"/>
            </w:rPr>
            <w:delText xml:space="preserve">due to the low density, </w:delText>
          </w:r>
          <w:r w:rsidR="00B87C44" w:rsidRPr="00460AF7" w:rsidDel="00AE37A2">
            <w:rPr>
              <w:rFonts w:ascii="Times New Roman" w:hAnsi="Times New Roman" w:cs="Times New Roman"/>
            </w:rPr>
            <w:delText>which is</w:delText>
          </w:r>
        </w:del>
        <w:r w:rsidR="00AE37A2" w:rsidRPr="00460AF7">
          <w:rPr>
            <w:rFonts w:ascii="Times New Roman" w:hAnsi="Times New Roman" w:cs="Times New Roman"/>
          </w:rPr>
          <w:t>lead to</w:t>
        </w:r>
        <w:r w:rsidR="00B87C44" w:rsidRPr="00460AF7">
          <w:rPr>
            <w:rFonts w:ascii="Times New Roman" w:hAnsi="Times New Roman" w:cs="Times New Roman"/>
          </w:rPr>
          <w:t xml:space="preserve"> </w:t>
        </w:r>
        <w:r w:rsidR="00A3157F" w:rsidRPr="00460AF7">
          <w:rPr>
            <w:rFonts w:ascii="Times New Roman" w:hAnsi="Times New Roman" w:cs="Times New Roman"/>
          </w:rPr>
          <w:t xml:space="preserve">another period of low reproducing rate because females have lower and lower chance to find a mate in their cells. </w:t>
        </w:r>
        <w:r w:rsidR="00B87C44" w:rsidRPr="00460AF7">
          <w:rPr>
            <w:rFonts w:ascii="Times New Roman" w:hAnsi="Times New Roman" w:cs="Times New Roman"/>
          </w:rPr>
          <w:t xml:space="preserve">When K drops to 0 outside the refuge, population goes back to a valley but reproducing rate goes back to high level </w:t>
        </w:r>
        <w:del w:id="1600" w:author="Auteur">
          <w:r w:rsidR="00B87C44" w:rsidRPr="00460AF7" w:rsidDel="00F51448">
            <w:rPr>
              <w:rFonts w:ascii="Times New Roman" w:hAnsi="Times New Roman" w:cs="Times New Roman"/>
            </w:rPr>
            <w:delText>because they are all</w:delText>
          </w:r>
        </w:del>
        <w:r w:rsidR="00F51448" w:rsidRPr="00460AF7">
          <w:rPr>
            <w:rFonts w:ascii="Times New Roman" w:hAnsi="Times New Roman" w:cs="Times New Roman"/>
          </w:rPr>
          <w:t xml:space="preserve">and </w:t>
        </w:r>
        <w:r w:rsidR="00FA445E">
          <w:rPr>
            <w:rFonts w:ascii="Times New Roman" w:hAnsi="Times New Roman" w:cs="Times New Roman"/>
          </w:rPr>
          <w:t xml:space="preserve">reproduction </w:t>
        </w:r>
        <w:r w:rsidR="00075A97">
          <w:rPr>
            <w:rFonts w:ascii="Times New Roman" w:hAnsi="Times New Roman" w:cs="Times New Roman"/>
          </w:rPr>
          <w:t xml:space="preserve">is </w:t>
        </w:r>
        <w:r w:rsidR="00F51448" w:rsidRPr="00460AF7">
          <w:rPr>
            <w:rFonts w:ascii="Times New Roman" w:hAnsi="Times New Roman" w:cs="Times New Roman"/>
          </w:rPr>
          <w:t>only</w:t>
        </w:r>
        <w:r w:rsidR="00B87C44" w:rsidRPr="00460AF7">
          <w:rPr>
            <w:rFonts w:ascii="Times New Roman" w:hAnsi="Times New Roman" w:cs="Times New Roman"/>
          </w:rPr>
          <w:t xml:space="preserve"> limited in the refuge.</w:t>
        </w:r>
        <w:del w:id="1601" w:author="Auteur">
          <w:r w:rsidR="001B69BA" w:rsidRPr="00460AF7" w:rsidDel="006A76FB">
            <w:rPr>
              <w:rFonts w:ascii="Times New Roman" w:hAnsi="Times New Roman" w:cs="Times New Roman"/>
            </w:rPr>
            <w:delText xml:space="preserve"> </w:delText>
          </w:r>
          <w:r w:rsidR="008C0FC7" w:rsidRPr="00460AF7" w:rsidDel="00A3157F">
            <w:rPr>
              <w:rFonts w:ascii="Times New Roman" w:hAnsi="Times New Roman" w:cs="Times New Roman"/>
            </w:rPr>
            <w:delText xml:space="preserve"> </w:delText>
          </w:r>
          <w:r w:rsidR="008C0FC7" w:rsidRPr="00460AF7" w:rsidDel="001B71A6">
            <w:rPr>
              <w:rFonts w:ascii="Times New Roman" w:hAnsi="Times New Roman" w:cs="Times New Roman"/>
            </w:rPr>
            <w:delText>7.</w:delText>
          </w:r>
          <w:r w:rsidR="007F3A2F" w:rsidRPr="00460AF7" w:rsidDel="001B71A6">
            <w:rPr>
              <w:rFonts w:ascii="Times New Roman" w:hAnsi="Times New Roman" w:cs="Times New Roman"/>
            </w:rPr>
            <w:delText xml:space="preserve"> </w:delText>
          </w:r>
          <w:r w:rsidR="00666174" w:rsidRPr="00460AF7" w:rsidDel="001B71A6">
            <w:rPr>
              <w:rFonts w:ascii="Times New Roman" w:hAnsi="Times New Roman" w:cs="Times New Roman"/>
            </w:rPr>
            <w:delText xml:space="preserve">For the reproducing rates in one cycle are </w:delText>
          </w:r>
          <w:r w:rsidR="009C5732" w:rsidRPr="00460AF7" w:rsidDel="001B71A6">
            <w:rPr>
              <w:rFonts w:ascii="Times New Roman" w:hAnsi="Times New Roman" w:cs="Times New Roman"/>
            </w:rPr>
            <w:delText>At</w:delText>
          </w:r>
          <w:r w:rsidR="003D19DB" w:rsidRPr="00460AF7" w:rsidDel="001B71A6">
            <w:rPr>
              <w:rFonts w:ascii="Times New Roman" w:hAnsi="Times New Roman" w:cs="Times New Roman"/>
            </w:rPr>
            <w:delText xml:space="preserve"> same dispersal</w:delText>
          </w:r>
          <w:r w:rsidR="00223756" w:rsidRPr="00460AF7" w:rsidDel="001B71A6">
            <w:rPr>
              <w:rFonts w:ascii="Times New Roman" w:hAnsi="Times New Roman" w:cs="Times New Roman"/>
            </w:rPr>
            <w:delText xml:space="preserve"> level</w:delText>
          </w:r>
          <w:r w:rsidR="003D19DB" w:rsidRPr="00460AF7" w:rsidDel="001B71A6">
            <w:rPr>
              <w:rFonts w:ascii="Times New Roman" w:hAnsi="Times New Roman" w:cs="Times New Roman"/>
            </w:rPr>
            <w:delText xml:space="preserve">, there is no clear pattern of diversity loss with different frequencies. </w:delText>
          </w:r>
        </w:del>
        <w:r w:rsidR="001B69BA" w:rsidRPr="00460AF7">
          <w:rPr>
            <w:rFonts w:ascii="Times New Roman" w:hAnsi="Times New Roman" w:cs="Times New Roman"/>
          </w:rPr>
          <w:t xml:space="preserve"> </w:t>
        </w:r>
        <w:del w:id="1602" w:author="Auteur">
          <w:r w:rsidR="001B69BA" w:rsidRPr="00460AF7" w:rsidDel="005702B7">
            <w:rPr>
              <w:rFonts w:ascii="Times New Roman" w:hAnsi="Times New Roman" w:cs="Times New Roman"/>
            </w:rPr>
            <w:delText>Understanding</w:delText>
          </w:r>
        </w:del>
        <w:r w:rsidR="005702B7">
          <w:rPr>
            <w:rFonts w:ascii="Times New Roman" w:hAnsi="Times New Roman" w:cs="Times New Roman"/>
          </w:rPr>
          <w:t>After understood</w:t>
        </w:r>
        <w:r w:rsidR="001B69BA" w:rsidRPr="00460AF7">
          <w:rPr>
            <w:rFonts w:ascii="Times New Roman" w:hAnsi="Times New Roman" w:cs="Times New Roman"/>
          </w:rPr>
          <w:t xml:space="preserve"> the </w:t>
        </w:r>
        <w:del w:id="1603" w:author="Auteur">
          <w:r w:rsidR="001B69BA" w:rsidRPr="00460AF7" w:rsidDel="00A27E66">
            <w:rPr>
              <w:rFonts w:ascii="Times New Roman" w:hAnsi="Times New Roman" w:cs="Times New Roman"/>
            </w:rPr>
            <w:delText>change</w:delText>
          </w:r>
          <w:r w:rsidR="00A27E66" w:rsidRPr="00460AF7" w:rsidDel="006A76FB">
            <w:rPr>
              <w:rFonts w:ascii="Times New Roman" w:hAnsi="Times New Roman" w:cs="Times New Roman"/>
            </w:rPr>
            <w:delText>process</w:delText>
          </w:r>
        </w:del>
        <w:r w:rsidR="006A76FB">
          <w:rPr>
            <w:rFonts w:ascii="Times New Roman" w:hAnsi="Times New Roman" w:cs="Times New Roman"/>
          </w:rPr>
          <w:t>change</w:t>
        </w:r>
        <w:r w:rsidR="001B69BA" w:rsidRPr="00460AF7">
          <w:rPr>
            <w:rFonts w:ascii="Times New Roman" w:hAnsi="Times New Roman" w:cs="Times New Roman"/>
          </w:rPr>
          <w:t xml:space="preserve"> of the reproducing rate</w:t>
        </w:r>
        <w:del w:id="1604" w:author="Auteur">
          <w:r w:rsidR="00A27E66" w:rsidRPr="00460AF7" w:rsidDel="006A76FB">
            <w:rPr>
              <w:rFonts w:ascii="Times New Roman" w:hAnsi="Times New Roman" w:cs="Times New Roman"/>
            </w:rPr>
            <w:delText xml:space="preserve"> change</w:delText>
          </w:r>
        </w:del>
        <w:r w:rsidR="001B69BA" w:rsidRPr="00460AF7">
          <w:rPr>
            <w:rFonts w:ascii="Times New Roman" w:hAnsi="Times New Roman" w:cs="Times New Roman"/>
          </w:rPr>
          <w:t xml:space="preserve">, Figure 7 shows </w:t>
        </w:r>
        <w:r w:rsidR="00AC5E22">
          <w:rPr>
            <w:rFonts w:ascii="Times New Roman" w:hAnsi="Times New Roman" w:cs="Times New Roman"/>
          </w:rPr>
          <w:t>that higher</w:t>
        </w:r>
        <w:del w:id="1605" w:author="Auteur">
          <w:r w:rsidR="001B69BA" w:rsidRPr="00460AF7" w:rsidDel="00AC5E22">
            <w:rPr>
              <w:rFonts w:ascii="Times New Roman" w:hAnsi="Times New Roman" w:cs="Times New Roman"/>
            </w:rPr>
            <w:delText xml:space="preserve">that </w:delText>
          </w:r>
        </w:del>
      </w:ins>
    </w:p>
    <w:p w14:paraId="5E278AF9" w14:textId="6AF8B45D" w:rsidR="007F3A2F" w:rsidDel="00AC5E22" w:rsidRDefault="007F3A2F" w:rsidP="00611847">
      <w:pPr>
        <w:snapToGrid w:val="0"/>
        <w:spacing w:before="120" w:after="120" w:line="480" w:lineRule="auto"/>
        <w:rPr>
          <w:ins w:id="1606" w:author="Auteur"/>
          <w:del w:id="1607" w:author="Auteur"/>
          <w:rFonts w:ascii="Times New Roman" w:hAnsi="Times New Roman" w:cs="Times New Roman"/>
        </w:rPr>
        <w:pPrChange w:id="1608" w:author="Auteur">
          <w:pPr>
            <w:snapToGrid w:val="0"/>
            <w:spacing w:before="120" w:after="120" w:line="480" w:lineRule="auto"/>
          </w:pPr>
        </w:pPrChange>
      </w:pPr>
    </w:p>
    <w:p w14:paraId="6F58B18B" w14:textId="622C51BD" w:rsidR="007F3A2F" w:rsidRPr="009C5732" w:rsidDel="00AC5E22" w:rsidRDefault="007F3A2F" w:rsidP="00611847">
      <w:pPr>
        <w:snapToGrid w:val="0"/>
        <w:spacing w:before="120" w:after="120" w:line="480" w:lineRule="auto"/>
        <w:rPr>
          <w:ins w:id="1609" w:author="Auteur"/>
          <w:del w:id="1610" w:author="Auteur"/>
          <w:rFonts w:ascii="Times New Roman" w:hAnsi="Times New Roman" w:cs="Times New Roman"/>
        </w:rPr>
        <w:pPrChange w:id="1611" w:author="Auteur">
          <w:pPr>
            <w:snapToGrid w:val="0"/>
            <w:spacing w:before="120" w:after="120" w:line="480" w:lineRule="auto"/>
          </w:pPr>
        </w:pPrChange>
      </w:pPr>
    </w:p>
    <w:p w14:paraId="598A13F9" w14:textId="03848B5A" w:rsidR="00F763C8" w:rsidRPr="007F3A2F" w:rsidDel="00677695" w:rsidRDefault="001B69BA" w:rsidP="00611847">
      <w:pPr>
        <w:snapToGrid w:val="0"/>
        <w:spacing w:before="120" w:after="120" w:line="480" w:lineRule="auto"/>
        <w:rPr>
          <w:ins w:id="1612" w:author="Auteur"/>
          <w:del w:id="1613" w:author="Auteur"/>
          <w:rFonts w:ascii="Times New Roman" w:hAnsi="Times New Roman" w:cs="Times New Roman"/>
        </w:rPr>
        <w:pPrChange w:id="1614" w:author="Auteur">
          <w:pPr>
            <w:numPr>
              <w:numId w:val="10"/>
            </w:numPr>
            <w:tabs>
              <w:tab w:val="num" w:pos="720"/>
            </w:tabs>
            <w:snapToGrid w:val="0"/>
            <w:spacing w:before="120" w:after="120" w:line="480" w:lineRule="auto"/>
            <w:ind w:left="720" w:hanging="360"/>
          </w:pPr>
        </w:pPrChange>
      </w:pPr>
      <w:ins w:id="1615" w:author="Auteur">
        <w:del w:id="1616" w:author="Auteur">
          <w:r w:rsidDel="00AC5E22">
            <w:rPr>
              <w:rFonts w:ascii="Times New Roman" w:hAnsi="Times New Roman" w:cs="Times New Roman"/>
            </w:rPr>
            <w:delText>g</w:delText>
          </w:r>
          <w:r w:rsidR="00BD42F9" w:rsidRPr="007F3A2F" w:rsidDel="00AC5E22">
            <w:rPr>
              <w:rFonts w:ascii="Times New Roman" w:hAnsi="Times New Roman" w:cs="Times New Roman"/>
            </w:rPr>
            <w:delText>Greater</w:delText>
          </w:r>
          <w:r w:rsidR="00A27E66" w:rsidDel="00AC5E22">
            <w:rPr>
              <w:rFonts w:ascii="Times New Roman" w:hAnsi="Times New Roman" w:cs="Times New Roman"/>
            </w:rPr>
            <w:delText>higher</w:delText>
          </w:r>
        </w:del>
        <w:r w:rsidR="00BD42F9" w:rsidRPr="007F3A2F">
          <w:rPr>
            <w:rFonts w:ascii="Times New Roman" w:hAnsi="Times New Roman" w:cs="Times New Roman"/>
          </w:rPr>
          <w:t xml:space="preserve"> dispersal produces</w:t>
        </w:r>
        <w:del w:id="1617" w:author="Auteur">
          <w:r w:rsidR="00BD42F9" w:rsidRPr="007F3A2F" w:rsidDel="005702B7">
            <w:rPr>
              <w:rFonts w:ascii="Times New Roman" w:hAnsi="Times New Roman" w:cs="Times New Roman"/>
            </w:rPr>
            <w:delText xml:space="preserve"> a</w:delText>
          </w:r>
        </w:del>
        <w:r>
          <w:rPr>
            <w:rFonts w:ascii="Times New Roman" w:hAnsi="Times New Roman" w:cs="Times New Roman"/>
          </w:rPr>
          <w:t xml:space="preserve"> stronger </w:t>
        </w:r>
        <w:del w:id="1618" w:author="Auteur">
          <w:r w:rsidR="00BD42F9" w:rsidRPr="007F3A2F" w:rsidDel="001B69BA">
            <w:rPr>
              <w:rFonts w:ascii="Times New Roman" w:hAnsi="Times New Roman" w:cs="Times New Roman"/>
            </w:rPr>
            <w:delText xml:space="preserve">n </w:delText>
          </w:r>
        </w:del>
        <w:r w:rsidR="00BD42F9" w:rsidRPr="007F3A2F">
          <w:rPr>
            <w:rFonts w:ascii="Times New Roman" w:hAnsi="Times New Roman" w:cs="Times New Roman"/>
          </w:rPr>
          <w:t xml:space="preserve">Allee effect </w:t>
        </w:r>
        <w:del w:id="1619" w:author="Auteur">
          <w:r w:rsidR="00BD42F9" w:rsidRPr="007F3A2F" w:rsidDel="005702B7">
            <w:rPr>
              <w:rFonts w:ascii="Times New Roman" w:hAnsi="Times New Roman" w:cs="Times New Roman"/>
            </w:rPr>
            <w:delText xml:space="preserve">that reduces reproductive success </w:delText>
          </w:r>
        </w:del>
        <w:r w:rsidR="00BD42F9" w:rsidRPr="007F3A2F">
          <w:rPr>
            <w:rFonts w:ascii="Times New Roman" w:hAnsi="Times New Roman" w:cs="Times New Roman"/>
          </w:rPr>
          <w:t>during low-density phases</w:t>
        </w:r>
        <w:del w:id="1620" w:author="Auteur">
          <w:r w:rsidR="00BD42F9" w:rsidRPr="007F3A2F" w:rsidDel="005702B7">
            <w:rPr>
              <w:rFonts w:ascii="Times New Roman" w:hAnsi="Times New Roman" w:cs="Times New Roman"/>
            </w:rPr>
            <w:delText xml:space="preserve"> of the outbreak cycle</w:delText>
          </w:r>
        </w:del>
        <w:r>
          <w:rPr>
            <w:rFonts w:ascii="Times New Roman" w:hAnsi="Times New Roman" w:cs="Times New Roman"/>
          </w:rPr>
          <w:t>. For example, in Figure7.b with 20-</w:t>
        </w:r>
        <w:r>
          <w:rPr>
            <w:rFonts w:ascii="Times New Roman" w:hAnsi="Times New Roman" w:cs="Times New Roman"/>
          </w:rPr>
          <w:lastRenderedPageBreak/>
          <w:t xml:space="preserve">year frequency, </w:t>
        </w:r>
        <w:r w:rsidR="00083A79">
          <w:rPr>
            <w:rFonts w:ascii="Times New Roman" w:hAnsi="Times New Roman" w:cs="Times New Roman"/>
          </w:rPr>
          <w:t xml:space="preserve">during the decreasing phase, </w:t>
        </w:r>
        <w:r w:rsidR="0054153F">
          <w:rPr>
            <w:rFonts w:ascii="Times New Roman" w:hAnsi="Times New Roman" w:cs="Times New Roman"/>
          </w:rPr>
          <w:t>reproducing rate is 58% with low dispersal, 42% with medium dispersal and only 5% for high dispersal.</w:t>
        </w:r>
        <w:r w:rsidR="00CC5D34">
          <w:rPr>
            <w:rFonts w:ascii="Times New Roman" w:hAnsi="Times New Roman" w:cs="Times New Roman" w:hint="eastAsia"/>
          </w:rPr>
          <w:t xml:space="preserve"> </w:t>
        </w:r>
        <w:r w:rsidR="00CC5D34">
          <w:rPr>
            <w:rFonts w:ascii="Times New Roman" w:hAnsi="Times New Roman" w:cs="Times New Roman"/>
          </w:rPr>
          <w:t>Indeed, higher dispersal makes population covers more cells on the grid</w:t>
        </w:r>
        <w:r w:rsidR="00F63210">
          <w:rPr>
            <w:rFonts w:ascii="Times New Roman" w:hAnsi="Times New Roman" w:cs="Times New Roman"/>
          </w:rPr>
          <w:t>.</w:t>
        </w:r>
        <w:r w:rsidR="00CC5D34">
          <w:rPr>
            <w:rFonts w:ascii="Times New Roman" w:hAnsi="Times New Roman" w:cs="Times New Roman"/>
          </w:rPr>
          <w:t xml:space="preserve"> </w:t>
        </w:r>
        <w:r w:rsidR="00F63210">
          <w:rPr>
            <w:rFonts w:ascii="Times New Roman" w:hAnsi="Times New Roman" w:cs="Times New Roman"/>
          </w:rPr>
          <w:t>W</w:t>
        </w:r>
        <w:r w:rsidR="00CC5D34">
          <w:rPr>
            <w:rFonts w:ascii="Times New Roman" w:hAnsi="Times New Roman" w:cs="Times New Roman"/>
          </w:rPr>
          <w:t>hen K goes down,</w:t>
        </w:r>
        <w:r w:rsidR="00F63210">
          <w:rPr>
            <w:rFonts w:ascii="Times New Roman" w:hAnsi="Times New Roman" w:cs="Times New Roman"/>
          </w:rPr>
          <w:t xml:space="preserve"> these cells </w:t>
        </w:r>
        <w:del w:id="1621" w:author="Auteur">
          <w:r w:rsidR="00F63210" w:rsidDel="009174AE">
            <w:rPr>
              <w:rFonts w:ascii="Times New Roman" w:hAnsi="Times New Roman" w:cs="Times New Roman"/>
            </w:rPr>
            <w:delText>covers</w:delText>
          </w:r>
        </w:del>
        <w:r w:rsidR="009174AE">
          <w:rPr>
            <w:rFonts w:ascii="Times New Roman" w:hAnsi="Times New Roman" w:cs="Times New Roman"/>
          </w:rPr>
          <w:t>contains</w:t>
        </w:r>
        <w:r w:rsidR="00F63210">
          <w:rPr>
            <w:rFonts w:ascii="Times New Roman" w:hAnsi="Times New Roman" w:cs="Times New Roman"/>
          </w:rPr>
          <w:t xml:space="preserve"> larger percentage of the population </w:t>
        </w:r>
        <w:r w:rsidR="00CC5D34">
          <w:rPr>
            <w:rFonts w:ascii="Times New Roman" w:hAnsi="Times New Roman" w:cs="Times New Roman"/>
          </w:rPr>
          <w:t xml:space="preserve">and lead to more females without partners. </w:t>
        </w:r>
        <w:r w:rsidR="00677695">
          <w:rPr>
            <w:rFonts w:ascii="Times New Roman" w:hAnsi="Times New Roman" w:cs="Times New Roman"/>
          </w:rPr>
          <w:t xml:space="preserve">On the other hand, lower cyclic frequency means longer cycle, and longer period in each phase. If we compare the decreasing phase in Figure7, it is 2 years for 10-year frequency, 4 years for 20-year frequency and 10 years for 40-year frequency. </w:t>
        </w:r>
        <w:r w:rsidR="00677695" w:rsidRPr="007F3A2F">
          <w:rPr>
            <w:rFonts w:ascii="Times New Roman" w:hAnsi="Times New Roman" w:cs="Times New Roman"/>
          </w:rPr>
          <w:t>Higher frequency cycles shorten the duration of dispersal-induced Allee effects</w:t>
        </w:r>
        <w:del w:id="1622" w:author="Auteur">
          <w:r w:rsidR="00BD42F9" w:rsidRPr="007F3A2F" w:rsidDel="00677695">
            <w:rPr>
              <w:rFonts w:ascii="Times New Roman" w:hAnsi="Times New Roman" w:cs="Times New Roman"/>
            </w:rPr>
            <w:delText xml:space="preserve"> (Fig.5).</w:delText>
          </w:r>
        </w:del>
      </w:ins>
    </w:p>
    <w:p w14:paraId="212D2C7F" w14:textId="42D8FAEF" w:rsidR="00F763C8" w:rsidRPr="007F3A2F" w:rsidDel="00B1675E" w:rsidRDefault="00BD42F9" w:rsidP="00611847">
      <w:pPr>
        <w:snapToGrid w:val="0"/>
        <w:spacing w:before="120" w:after="120" w:line="480" w:lineRule="auto"/>
        <w:rPr>
          <w:ins w:id="1623" w:author="Auteur"/>
          <w:del w:id="1624" w:author="Auteur"/>
          <w:rFonts w:ascii="Times New Roman" w:hAnsi="Times New Roman" w:cs="Times New Roman"/>
        </w:rPr>
        <w:pPrChange w:id="1625" w:author="Auteur">
          <w:pPr>
            <w:numPr>
              <w:numId w:val="10"/>
            </w:numPr>
            <w:tabs>
              <w:tab w:val="num" w:pos="720"/>
            </w:tabs>
            <w:snapToGrid w:val="0"/>
            <w:spacing w:before="120" w:after="120" w:line="480" w:lineRule="auto"/>
            <w:ind w:left="720" w:hanging="360"/>
          </w:pPr>
        </w:pPrChange>
      </w:pPr>
      <w:ins w:id="1626" w:author="Auteur">
        <w:del w:id="1627" w:author="Auteur">
          <w:r w:rsidRPr="007F3A2F" w:rsidDel="00B1675E">
            <w:rPr>
              <w:rFonts w:ascii="Times New Roman" w:hAnsi="Times New Roman" w:cs="Times New Roman"/>
            </w:rPr>
            <w:delText>Genetic diversity decreases as dispersal capacity increases (Fig.6).</w:delText>
          </w:r>
        </w:del>
      </w:ins>
    </w:p>
    <w:p w14:paraId="263A2D20" w14:textId="6F0B06A9" w:rsidR="00677695" w:rsidRDefault="00BD42F9" w:rsidP="00611847">
      <w:pPr>
        <w:snapToGrid w:val="0"/>
        <w:spacing w:before="120" w:after="120" w:line="480" w:lineRule="auto"/>
        <w:rPr>
          <w:ins w:id="1628" w:author="Auteur"/>
          <w:rFonts w:ascii="Times New Roman" w:hAnsi="Times New Roman" w:cs="Times New Roman"/>
        </w:rPr>
        <w:pPrChange w:id="1629" w:author="Auteur">
          <w:pPr>
            <w:snapToGrid w:val="0"/>
            <w:spacing w:before="120" w:after="120" w:line="480" w:lineRule="auto"/>
          </w:pPr>
        </w:pPrChange>
      </w:pPr>
      <w:ins w:id="1630" w:author="Auteur">
        <w:del w:id="1631" w:author="Auteur">
          <w:r w:rsidRPr="007F3A2F" w:rsidDel="00677695">
            <w:rPr>
              <w:rFonts w:ascii="Times New Roman" w:hAnsi="Times New Roman" w:cs="Times New Roman"/>
            </w:rPr>
            <w:delText>Higher frequency cycles shorten the duration of dispersal-induced Allee effects</w:delText>
          </w:r>
        </w:del>
        <w:r w:rsidRPr="007F3A2F">
          <w:rPr>
            <w:rFonts w:ascii="Times New Roman" w:hAnsi="Times New Roman" w:cs="Times New Roman"/>
          </w:rPr>
          <w:t>,</w:t>
        </w:r>
        <w:r w:rsidR="00677695">
          <w:rPr>
            <w:rFonts w:ascii="Times New Roman" w:hAnsi="Times New Roman" w:cs="Times New Roman"/>
          </w:rPr>
          <w:t xml:space="preserve"> that is why we saw the lines are </w:t>
        </w:r>
        <w:r w:rsidR="00E4443C">
          <w:rPr>
            <w:rFonts w:ascii="Times New Roman" w:hAnsi="Times New Roman" w:cs="Times New Roman"/>
          </w:rPr>
          <w:t>smoother</w:t>
        </w:r>
        <w:r w:rsidR="00677695">
          <w:rPr>
            <w:rFonts w:ascii="Times New Roman" w:hAnsi="Times New Roman" w:cs="Times New Roman"/>
          </w:rPr>
          <w:t xml:space="preserve"> in Figure6. But </w:t>
        </w:r>
        <w:r w:rsidR="00E4443C">
          <w:rPr>
            <w:rFonts w:ascii="Times New Roman" w:hAnsi="Times New Roman" w:cs="Times New Roman"/>
          </w:rPr>
          <w:t xml:space="preserve">it will create more bottlenecks through time, which cause the order of lines differ in Figure7. </w:t>
        </w:r>
      </w:ins>
    </w:p>
    <w:p w14:paraId="4C5F1F77" w14:textId="0617E10B" w:rsidR="0030731D" w:rsidDel="006B665A" w:rsidRDefault="0030731D" w:rsidP="008C7496">
      <w:pPr>
        <w:snapToGrid w:val="0"/>
        <w:spacing w:before="120" w:after="120" w:line="480" w:lineRule="auto"/>
        <w:rPr>
          <w:ins w:id="1632" w:author="Auteur"/>
          <w:del w:id="1633" w:author="Auteur"/>
          <w:rFonts w:ascii="Times New Roman" w:hAnsi="Times New Roman" w:cs="Times New Roman"/>
        </w:rPr>
      </w:pPr>
      <w:ins w:id="1634" w:author="Auteur">
        <w:r>
          <w:rPr>
            <w:rFonts w:ascii="Times New Roman" w:hAnsi="Times New Roman" w:cs="Times New Roman"/>
          </w:rPr>
          <w:t>Due to different cycle</w:t>
        </w:r>
        <w:del w:id="1635" w:author="Auteur">
          <w:r w:rsidDel="00B653DB">
            <w:rPr>
              <w:rFonts w:ascii="Times New Roman" w:hAnsi="Times New Roman" w:cs="Times New Roman"/>
            </w:rPr>
            <w:delText xml:space="preserve"> length</w:delText>
          </w:r>
        </w:del>
        <w:r>
          <w:rPr>
            <w:rFonts w:ascii="Times New Roman" w:hAnsi="Times New Roman" w:cs="Times New Roman"/>
          </w:rPr>
          <w:t xml:space="preserve">, it is hard to compare the differentiation of genetic structure in different scenarios. </w:t>
        </w:r>
        <w:r w:rsidR="007D44E8">
          <w:rPr>
            <w:rFonts w:ascii="Times New Roman" w:hAnsi="Times New Roman" w:cs="Times New Roman"/>
          </w:rPr>
          <w:t>Instead, w</w:t>
        </w:r>
        <w:r>
          <w:rPr>
            <w:rFonts w:ascii="Times New Roman" w:hAnsi="Times New Roman" w:cs="Times New Roman"/>
          </w:rPr>
          <w:t xml:space="preserve">e use the numbers of cycles between peaks as our temporal index and </w:t>
        </w:r>
        <w:r w:rsidR="007D44E8">
          <w:rPr>
            <w:rFonts w:ascii="Times New Roman" w:hAnsi="Times New Roman" w:cs="Times New Roman"/>
          </w:rPr>
          <w:t xml:space="preserve">the result is showed in Figure8. </w:t>
        </w:r>
        <w:del w:id="1636" w:author="Auteur">
          <w:r w:rsidR="007D44E8" w:rsidDel="00D238BF">
            <w:rPr>
              <w:rFonts w:ascii="Times New Roman" w:hAnsi="Times New Roman" w:cs="Times New Roman"/>
            </w:rPr>
            <w:delText>All the lines in Figure 8 goes up as the numbers of cycles between peaks increase, that</w:delText>
          </w:r>
        </w:del>
        <w:r w:rsidR="00D238BF">
          <w:rPr>
            <w:rFonts w:ascii="Times New Roman" w:hAnsi="Times New Roman" w:cs="Times New Roman"/>
          </w:rPr>
          <w:t>we see that</w:t>
        </w:r>
        <w:r w:rsidR="007D44E8">
          <w:rPr>
            <w:rFonts w:ascii="Times New Roman" w:hAnsi="Times New Roman" w:cs="Times New Roman"/>
          </w:rPr>
          <w:t xml:space="preserve"> m</w:t>
        </w:r>
        <w:r w:rsidR="007D44E8" w:rsidRPr="007841A3">
          <w:rPr>
            <w:rFonts w:ascii="Times New Roman" w:hAnsi="Times New Roman" w:cs="Times New Roman"/>
          </w:rPr>
          <w:t>ean genetic differentiation (</w:t>
        </w:r>
        <w:del w:id="1637" w:author="Auteur">
          <w:r w:rsidR="007D44E8" w:rsidRPr="007841A3" w:rsidDel="00D238BF">
            <w:rPr>
              <w:rFonts w:ascii="Times New Roman" w:hAnsi="Times New Roman" w:cs="Times New Roman"/>
            </w:rPr>
            <w:delText xml:space="preserve">i.e., </w:delText>
          </w:r>
        </w:del>
        <w:r w:rsidR="007D44E8" w:rsidRPr="007841A3">
          <w:rPr>
            <w:rFonts w:ascii="Times New Roman" w:hAnsi="Times New Roman" w:cs="Times New Roman"/>
            <w:i/>
            <w:iCs/>
          </w:rPr>
          <w:t>Fst</w:t>
        </w:r>
        <w:r w:rsidR="007D44E8" w:rsidRPr="007841A3">
          <w:rPr>
            <w:rFonts w:ascii="Times New Roman" w:hAnsi="Times New Roman" w:cs="Times New Roman"/>
          </w:rPr>
          <w:t>)</w:t>
        </w:r>
        <w:r w:rsidR="006E1B37">
          <w:rPr>
            <w:rFonts w:ascii="Times New Roman" w:hAnsi="Times New Roman" w:cs="Times New Roman"/>
          </w:rPr>
          <w:t xml:space="preserve"> (</w:t>
        </w:r>
        <w:r w:rsidR="006E1B37" w:rsidRPr="00D4025A">
          <w:rPr>
            <w:rFonts w:ascii="Times New Roman" w:eastAsia="Times New Roman" w:hAnsi="Times New Roman" w:cs="Times New Roman"/>
            <w:sz w:val="24"/>
            <w:szCs w:val="24"/>
          </w:rPr>
          <w:t>Nei</w:t>
        </w:r>
        <w:r w:rsidR="006E1B37">
          <w:rPr>
            <w:rFonts w:ascii="Times New Roman" w:eastAsia="Times New Roman" w:hAnsi="Times New Roman" w:cs="Times New Roman"/>
            <w:sz w:val="24"/>
            <w:szCs w:val="24"/>
          </w:rPr>
          <w:t>,1973)</w:t>
        </w:r>
        <w:r w:rsidR="007D44E8" w:rsidRPr="007841A3">
          <w:rPr>
            <w:rFonts w:ascii="Times New Roman" w:hAnsi="Times New Roman" w:cs="Times New Roman"/>
          </w:rPr>
          <w:t xml:space="preserve"> between outbreak peaks increases with the number of cycles</w:t>
        </w:r>
        <w:r w:rsidR="00D238BF">
          <w:rPr>
            <w:rFonts w:ascii="Times New Roman" w:hAnsi="Times New Roman" w:cs="Times New Roman"/>
          </w:rPr>
          <w:t xml:space="preserve"> between them</w:t>
        </w:r>
        <w:r w:rsidR="007D44E8">
          <w:rPr>
            <w:rFonts w:ascii="Times New Roman" w:hAnsi="Times New Roman" w:cs="Times New Roman"/>
          </w:rPr>
          <w:t>.</w:t>
        </w:r>
        <w:r w:rsidR="006B665A">
          <w:rPr>
            <w:rFonts w:ascii="Times New Roman" w:hAnsi="Times New Roman" w:cs="Times New Roman"/>
          </w:rPr>
          <w:t xml:space="preserve"> </w:t>
        </w:r>
      </w:ins>
    </w:p>
    <w:p w14:paraId="088AE589" w14:textId="77777777" w:rsidR="00AC5E22" w:rsidRDefault="008C7496" w:rsidP="008C7496">
      <w:pPr>
        <w:snapToGrid w:val="0"/>
        <w:spacing w:before="120" w:after="120" w:line="480" w:lineRule="auto"/>
        <w:rPr>
          <w:ins w:id="1638" w:author="Auteur"/>
          <w:rFonts w:ascii="Times New Roman" w:hAnsi="Times New Roman" w:cs="Times New Roman"/>
        </w:rPr>
      </w:pPr>
      <w:ins w:id="1639" w:author="Auteur">
        <w:del w:id="1640" w:author="Auteur">
          <w:r w:rsidDel="007D44E8">
            <w:rPr>
              <w:rFonts w:ascii="Times New Roman" w:hAnsi="Times New Roman" w:cs="Times New Roman"/>
            </w:rPr>
            <w:delText xml:space="preserve">To </w:delText>
          </w:r>
          <w:r w:rsidRPr="008C7496" w:rsidDel="007D44E8">
            <w:rPr>
              <w:rFonts w:ascii="Times New Roman" w:hAnsi="Times New Roman" w:cs="Times New Roman"/>
            </w:rPr>
            <w:delText xml:space="preserve">measure </w:delText>
          </w:r>
          <w:r w:rsidDel="007D44E8">
            <w:rPr>
              <w:rFonts w:ascii="Times New Roman" w:hAnsi="Times New Roman" w:cs="Times New Roman"/>
            </w:rPr>
            <w:delText>the</w:delText>
          </w:r>
          <w:r w:rsidRPr="008C7496" w:rsidDel="007D44E8">
            <w:rPr>
              <w:rFonts w:ascii="Times New Roman" w:hAnsi="Times New Roman" w:cs="Times New Roman"/>
            </w:rPr>
            <w:delText xml:space="preserve"> genetic structure</w:delText>
          </w:r>
          <w:r w:rsidDel="007D44E8">
            <w:rPr>
              <w:rFonts w:ascii="Times New Roman" w:hAnsi="Times New Roman" w:cs="Times New Roman"/>
            </w:rPr>
            <w:delText xml:space="preserve"> </w:delText>
          </w:r>
          <w:r w:rsidRPr="008C7496" w:rsidDel="007D44E8">
            <w:rPr>
              <w:rFonts w:ascii="Times New Roman" w:hAnsi="Times New Roman" w:cs="Times New Roman"/>
            </w:rPr>
            <w:delText xml:space="preserve">differentiation due to </w:delText>
          </w:r>
          <w:r w:rsidDel="007D44E8">
            <w:rPr>
              <w:rFonts w:ascii="Times New Roman" w:hAnsi="Times New Roman" w:cs="Times New Roman"/>
            </w:rPr>
            <w:delText>different frequency and dispersal</w:delText>
          </w:r>
        </w:del>
        <w:r w:rsidR="007D44E8">
          <w:rPr>
            <w:rFonts w:ascii="Times New Roman" w:hAnsi="Times New Roman" w:cs="Times New Roman"/>
          </w:rPr>
          <w:t xml:space="preserve">To test the significance of this </w:t>
        </w:r>
        <w:del w:id="1641" w:author="Auteur">
          <w:r w:rsidR="007D44E8" w:rsidDel="006B665A">
            <w:rPr>
              <w:rFonts w:ascii="Times New Roman" w:hAnsi="Times New Roman" w:cs="Times New Roman"/>
            </w:rPr>
            <w:delText>conclution</w:delText>
          </w:r>
          <w:r w:rsidR="006B665A" w:rsidDel="00B653DB">
            <w:rPr>
              <w:rFonts w:ascii="Times New Roman" w:hAnsi="Times New Roman" w:cs="Times New Roman"/>
            </w:rPr>
            <w:delText>conclusion</w:delText>
          </w:r>
        </w:del>
        <w:r w:rsidR="00B653DB">
          <w:rPr>
            <w:rFonts w:ascii="Times New Roman" w:hAnsi="Times New Roman" w:cs="Times New Roman"/>
          </w:rPr>
          <w:t>observation</w:t>
        </w:r>
        <w:r>
          <w:rPr>
            <w:rFonts w:ascii="Times New Roman" w:hAnsi="Times New Roman" w:cs="Times New Roman"/>
          </w:rPr>
          <w:t xml:space="preserve">, we </w:t>
        </w:r>
        <w:del w:id="1642" w:author="Auteur">
          <w:r w:rsidDel="00C335B1">
            <w:rPr>
              <w:rFonts w:ascii="Times New Roman" w:hAnsi="Times New Roman" w:cs="Times New Roman"/>
            </w:rPr>
            <w:delText>did</w:delText>
          </w:r>
        </w:del>
        <w:r w:rsidR="00C335B1">
          <w:rPr>
            <w:rFonts w:ascii="Times New Roman" w:hAnsi="Times New Roman" w:cs="Times New Roman"/>
          </w:rPr>
          <w:t>created</w:t>
        </w:r>
        <w:r>
          <w:rPr>
            <w:rFonts w:ascii="Times New Roman" w:hAnsi="Times New Roman" w:cs="Times New Roman"/>
          </w:rPr>
          <w:t xml:space="preserve"> </w:t>
        </w:r>
        <w:del w:id="1643" w:author="Auteur">
          <w:r w:rsidDel="00E01C70">
            <w:rPr>
              <w:rFonts w:ascii="Times New Roman" w:hAnsi="Times New Roman" w:cs="Times New Roman"/>
            </w:rPr>
            <w:delText>an</w:delText>
          </w:r>
        </w:del>
        <w:r w:rsidR="00E01C70">
          <w:rPr>
            <w:rFonts w:ascii="Times New Roman" w:hAnsi="Times New Roman" w:cs="Times New Roman"/>
          </w:rPr>
          <w:t>a</w:t>
        </w:r>
        <w:r>
          <w:rPr>
            <w:rFonts w:ascii="Times New Roman" w:hAnsi="Times New Roman" w:cs="Times New Roman"/>
          </w:rPr>
          <w:t xml:space="preserve"> test that similar to isolation by </w:t>
        </w:r>
        <w:r w:rsidRPr="00611847">
          <w:rPr>
            <w:rFonts w:ascii="Times New Roman" w:hAnsi="Times New Roman" w:cs="Times New Roman"/>
            <w:rPrChange w:id="1644" w:author="Auteur">
              <w:rPr>
                <w:rFonts w:ascii="Times New Roman" w:hAnsi="Times New Roman" w:cs="Times New Roman"/>
              </w:rPr>
            </w:rPrChange>
          </w:rPr>
          <w:t xml:space="preserve">time </w:t>
        </w:r>
        <w:r w:rsidRPr="00611847">
          <w:rPr>
            <w:rFonts w:ascii="Times New Roman" w:hAnsi="Times New Roman" w:cs="Times New Roman"/>
            <w:rPrChange w:id="1645" w:author="Auteur">
              <w:rPr>
                <w:rFonts w:ascii="Times New Roman" w:hAnsi="Times New Roman" w:cs="Times New Roman"/>
                <w:color w:val="FF0000"/>
              </w:rPr>
            </w:rPrChange>
          </w:rPr>
          <w:t>(Hendry and Day 2005)</w:t>
        </w:r>
        <w:r w:rsidR="003549EA" w:rsidRPr="00611847">
          <w:rPr>
            <w:rFonts w:ascii="Times New Roman" w:hAnsi="Times New Roman" w:cs="Times New Roman"/>
            <w:rPrChange w:id="1646" w:author="Auteur">
              <w:rPr>
                <w:rFonts w:ascii="Times New Roman" w:hAnsi="Times New Roman" w:cs="Times New Roman"/>
                <w:color w:val="FF0000"/>
              </w:rPr>
            </w:rPrChange>
          </w:rPr>
          <w:t>.</w:t>
        </w:r>
        <w:r w:rsidR="0049705A" w:rsidRPr="00611847">
          <w:rPr>
            <w:rFonts w:ascii="Times New Roman" w:hAnsi="Times New Roman" w:cs="Times New Roman"/>
            <w:rPrChange w:id="1647" w:author="Auteur">
              <w:rPr>
                <w:rFonts w:ascii="Times New Roman" w:hAnsi="Times New Roman" w:cs="Times New Roman"/>
                <w:color w:val="FF0000"/>
              </w:rPr>
            </w:rPrChange>
          </w:rPr>
          <w:t xml:space="preserve"> Due to</w:t>
        </w:r>
        <w:r w:rsidR="0049705A" w:rsidRPr="00611847">
          <w:rPr>
            <w:rFonts w:ascii="Times New Roman" w:hAnsi="Times New Roman" w:cs="Times New Roman"/>
            <w:rPrChange w:id="1648" w:author="Auteur">
              <w:rPr>
                <w:rFonts w:ascii="Times New Roman" w:hAnsi="Times New Roman" w:cs="Times New Roman"/>
              </w:rPr>
            </w:rPrChange>
          </w:rPr>
          <w:t xml:space="preserve"> different </w:t>
        </w:r>
        <w:r w:rsidR="0049705A">
          <w:rPr>
            <w:rFonts w:ascii="Times New Roman" w:hAnsi="Times New Roman" w:cs="Times New Roman"/>
          </w:rPr>
          <w:t xml:space="preserve">cycle length in the </w:t>
        </w:r>
        <w:del w:id="1649" w:author="Auteur">
          <w:r w:rsidR="0049705A" w:rsidDel="00AC5E22">
            <w:rPr>
              <w:rFonts w:ascii="Times New Roman" w:hAnsi="Times New Roman" w:cs="Times New Roman"/>
            </w:rPr>
            <w:delText>scenarios</w:delText>
          </w:r>
          <w:r w:rsidR="0049705A" w:rsidRPr="00611847" w:rsidDel="00AC5E22">
            <w:rPr>
              <w:rFonts w:ascii="Times New Roman" w:hAnsi="Times New Roman" w:cs="Times New Roman"/>
              <w:rPrChange w:id="1650" w:author="Auteur">
                <w:rPr>
                  <w:rFonts w:ascii="Times New Roman" w:hAnsi="Times New Roman" w:cs="Times New Roman"/>
                  <w:color w:val="FF0000"/>
                </w:rPr>
              </w:rPrChange>
            </w:rPr>
            <w:delText xml:space="preserve"> </w:delText>
          </w:r>
        </w:del>
        <w:r w:rsidR="00AC5E22">
          <w:rPr>
            <w:rFonts w:ascii="Times New Roman" w:hAnsi="Times New Roman" w:cs="Times New Roman"/>
          </w:rPr>
          <w:t>scenarios</w:t>
        </w:r>
        <w:del w:id="1651" w:author="Auteur">
          <w:r w:rsidR="003549EA" w:rsidDel="0049705A">
            <w:rPr>
              <w:rFonts w:ascii="Times New Roman" w:hAnsi="Times New Roman" w:cs="Times New Roman"/>
              <w:color w:val="FF0000"/>
            </w:rPr>
            <w:delText xml:space="preserve"> </w:delText>
          </w:r>
          <w:r w:rsidR="00E01C70" w:rsidDel="0049705A">
            <w:rPr>
              <w:rFonts w:ascii="Times New Roman" w:hAnsi="Times New Roman" w:cs="Times New Roman"/>
            </w:rPr>
            <w:delText>Instead of time</w:delText>
          </w:r>
        </w:del>
        <w:r w:rsidR="00E01C70">
          <w:rPr>
            <w:rFonts w:ascii="Times New Roman" w:hAnsi="Times New Roman" w:cs="Times New Roman"/>
          </w:rPr>
          <w:t>,</w:t>
        </w:r>
        <w:r w:rsidR="00513B8F">
          <w:rPr>
            <w:rFonts w:ascii="Times New Roman" w:hAnsi="Times New Roman" w:cs="Times New Roman"/>
          </w:rPr>
          <w:t xml:space="preserve"> we</w:t>
        </w:r>
        <w:r w:rsidR="00E01C70">
          <w:rPr>
            <w:rFonts w:ascii="Times New Roman" w:hAnsi="Times New Roman" w:cs="Times New Roman"/>
          </w:rPr>
          <w:t xml:space="preserve"> tested the isolation by numbers of cycles (IBC)</w:t>
        </w:r>
        <w:r w:rsidR="0049705A">
          <w:rPr>
            <w:rFonts w:ascii="Times New Roman" w:hAnsi="Times New Roman" w:cs="Times New Roman"/>
          </w:rPr>
          <w:t xml:space="preserve"> instead of time</w:t>
        </w:r>
        <w:r w:rsidR="00E01C70">
          <w:rPr>
            <w:rFonts w:ascii="Times New Roman" w:hAnsi="Times New Roman" w:cs="Times New Roman"/>
          </w:rPr>
          <w:t xml:space="preserve">. </w:t>
        </w:r>
        <w:del w:id="1652" w:author="Auteur">
          <w:r w:rsidR="00FF3516" w:rsidDel="009B5B67">
            <w:rPr>
              <w:rFonts w:ascii="Times New Roman" w:hAnsi="Times New Roman" w:cs="Times New Roman"/>
            </w:rPr>
            <w:delText>Pairwise Fst</w:delText>
          </w:r>
          <w:r w:rsidR="00FF3516" w:rsidRPr="00FF3516" w:rsidDel="009B5B67">
            <w:rPr>
              <w:rFonts w:ascii="Times New Roman" w:hAnsi="Times New Roman" w:cs="Times New Roman"/>
            </w:rPr>
            <w:delText xml:space="preserve"> is a measure of population differentiation due to genetic structure</w:delText>
          </w:r>
          <w:r w:rsidR="00FF3516" w:rsidDel="009B5B67">
            <w:rPr>
              <w:rFonts w:ascii="Times New Roman" w:hAnsi="Times New Roman" w:cs="Times New Roman"/>
            </w:rPr>
            <w:delText xml:space="preserve"> between two populations</w:delText>
          </w:r>
          <w:r w:rsidR="00FF3516" w:rsidRPr="00FF3516" w:rsidDel="009B5B67">
            <w:rPr>
              <w:rFonts w:ascii="Times New Roman" w:hAnsi="Times New Roman" w:cs="Times New Roman"/>
            </w:rPr>
            <w:delText xml:space="preserve">. </w:delText>
          </w:r>
          <w:r w:rsidR="00FF3516" w:rsidDel="009B5B67">
            <w:rPr>
              <w:rFonts w:ascii="Times New Roman" w:hAnsi="Times New Roman" w:cs="Times New Roman"/>
            </w:rPr>
            <w:delText xml:space="preserve">IBC allows us to study how this differentiation </w:delText>
          </w:r>
          <w:r w:rsidR="00FF3516" w:rsidRPr="00FF3516" w:rsidDel="009B5B67">
            <w:rPr>
              <w:rFonts w:ascii="Times New Roman" w:hAnsi="Times New Roman" w:cs="Times New Roman"/>
            </w:rPr>
            <w:delText xml:space="preserve">evolve in </w:delText>
          </w:r>
          <w:r w:rsidR="00FF3516" w:rsidDel="009B5B67">
            <w:rPr>
              <w:rFonts w:ascii="Times New Roman" w:hAnsi="Times New Roman" w:cs="Times New Roman"/>
            </w:rPr>
            <w:delText>different cycles.</w:delText>
          </w:r>
          <w:r w:rsidR="00B37DA1" w:rsidDel="009B5B67">
            <w:rPr>
              <w:rFonts w:ascii="Times New Roman" w:hAnsi="Times New Roman" w:cs="Times New Roman"/>
            </w:rPr>
            <w:delText xml:space="preserve"> We did the IBC for all the scenarios and the result is showed in Figure 8. </w:delText>
          </w:r>
        </w:del>
        <w:r w:rsidR="009B5B67">
          <w:rPr>
            <w:rFonts w:ascii="Times New Roman" w:hAnsi="Times New Roman" w:cs="Times New Roman"/>
          </w:rPr>
          <w:t xml:space="preserve">The IBC test </w:t>
        </w:r>
        <w:del w:id="1653" w:author="Auteur">
          <w:r w:rsidR="009B5B67" w:rsidDel="006B665A">
            <w:rPr>
              <w:rFonts w:ascii="Times New Roman" w:hAnsi="Times New Roman" w:cs="Times New Roman"/>
            </w:rPr>
            <w:delText>gives</w:delText>
          </w:r>
        </w:del>
        <w:r w:rsidR="006B665A">
          <w:rPr>
            <w:rFonts w:ascii="Times New Roman" w:hAnsi="Times New Roman" w:cs="Times New Roman"/>
          </w:rPr>
          <w:t>demonstrates that</w:t>
        </w:r>
        <w:r w:rsidR="009B5B67">
          <w:rPr>
            <w:rFonts w:ascii="Times New Roman" w:hAnsi="Times New Roman" w:cs="Times New Roman"/>
          </w:rPr>
          <w:t xml:space="preserve"> </w:t>
        </w:r>
        <w:r w:rsidR="009B5B67" w:rsidRPr="007841A3">
          <w:rPr>
            <w:rFonts w:ascii="Times New Roman" w:hAnsi="Times New Roman" w:cs="Times New Roman"/>
          </w:rPr>
          <w:t xml:space="preserve">all </w:t>
        </w:r>
        <w:r w:rsidR="009B5B67" w:rsidRPr="007841A3">
          <w:rPr>
            <w:rFonts w:ascii="Times New Roman" w:hAnsi="Times New Roman" w:cs="Times New Roman"/>
            <w:i/>
            <w:iCs/>
          </w:rPr>
          <w:t>r</w:t>
        </w:r>
        <w:r w:rsidR="009B5B67" w:rsidRPr="007841A3">
          <w:rPr>
            <w:rFonts w:ascii="Times New Roman" w:hAnsi="Times New Roman" w:cs="Times New Roman"/>
          </w:rPr>
          <w:t xml:space="preserve"> &gt;0.9 </w:t>
        </w:r>
        <w:r w:rsidR="009B5B67">
          <w:rPr>
            <w:rFonts w:ascii="Times New Roman" w:hAnsi="Times New Roman" w:cs="Times New Roman"/>
          </w:rPr>
          <w:t>and</w:t>
        </w:r>
        <w:r w:rsidR="009B5B67" w:rsidRPr="007841A3">
          <w:rPr>
            <w:rFonts w:ascii="Times New Roman" w:hAnsi="Times New Roman" w:cs="Times New Roman"/>
          </w:rPr>
          <w:t xml:space="preserve"> all </w:t>
        </w:r>
        <w:r w:rsidR="009B5B67" w:rsidRPr="007841A3">
          <w:rPr>
            <w:rFonts w:ascii="Times New Roman" w:hAnsi="Times New Roman" w:cs="Times New Roman"/>
            <w:i/>
            <w:iCs/>
          </w:rPr>
          <w:t>pvalue</w:t>
        </w:r>
        <w:r w:rsidR="009B5B67" w:rsidRPr="007841A3">
          <w:rPr>
            <w:rFonts w:ascii="Times New Roman" w:hAnsi="Times New Roman" w:cs="Times New Roman"/>
          </w:rPr>
          <w:t xml:space="preserve"> &gt;0.05</w:t>
        </w:r>
        <w:r w:rsidR="009B5B67">
          <w:rPr>
            <w:rFonts w:ascii="Times New Roman" w:hAnsi="Times New Roman" w:cs="Times New Roman"/>
          </w:rPr>
          <w:t xml:space="preserve"> indicate that the isolation by numbers of cycles is significant. Beside the IBC, the frequency (color) and </w:t>
        </w:r>
        <w:r w:rsidR="00362582">
          <w:rPr>
            <w:rFonts w:ascii="Times New Roman" w:hAnsi="Times New Roman" w:cs="Times New Roman"/>
          </w:rPr>
          <w:t>dispersal (</w:t>
        </w:r>
        <w:r w:rsidR="009B5B67">
          <w:rPr>
            <w:rFonts w:ascii="Times New Roman" w:hAnsi="Times New Roman" w:cs="Times New Roman"/>
          </w:rPr>
          <w:t>line type) are presented by color and line type</w:t>
        </w:r>
        <w:r w:rsidR="00362582">
          <w:rPr>
            <w:rFonts w:ascii="Times New Roman" w:hAnsi="Times New Roman" w:cs="Times New Roman"/>
          </w:rPr>
          <w:t>. The combination of frequency and dispersal gives</w:t>
        </w:r>
        <w:r w:rsidR="009B5B67">
          <w:rPr>
            <w:rFonts w:ascii="Times New Roman" w:hAnsi="Times New Roman" w:cs="Times New Roman"/>
          </w:rPr>
          <w:t xml:space="preserve"> different slope indicate </w:t>
        </w:r>
        <w:r w:rsidR="00362582">
          <w:rPr>
            <w:rFonts w:ascii="Times New Roman" w:hAnsi="Times New Roman" w:cs="Times New Roman"/>
          </w:rPr>
          <w:t>d</w:t>
        </w:r>
        <w:r w:rsidR="009B5B67" w:rsidRPr="007841A3">
          <w:rPr>
            <w:rFonts w:ascii="Times New Roman" w:hAnsi="Times New Roman" w:cs="Times New Roman"/>
          </w:rPr>
          <w:t>ifferentiation is affected by both dispersal and outbreak frequency.</w:t>
        </w:r>
        <w:r w:rsidR="00362582">
          <w:rPr>
            <w:rFonts w:ascii="Times New Roman" w:hAnsi="Times New Roman" w:cs="Times New Roman"/>
          </w:rPr>
          <w:t xml:space="preserve"> More specifically, we saw that h</w:t>
        </w:r>
        <w:r w:rsidR="009B5B67" w:rsidRPr="007841A3">
          <w:rPr>
            <w:rFonts w:ascii="Times New Roman" w:hAnsi="Times New Roman" w:cs="Times New Roman"/>
          </w:rPr>
          <w:t xml:space="preserve">igher dispersal </w:t>
        </w:r>
        <w:r w:rsidR="00362582">
          <w:rPr>
            <w:rFonts w:ascii="Times New Roman" w:hAnsi="Times New Roman" w:cs="Times New Roman"/>
          </w:rPr>
          <w:t xml:space="preserve">(line type) </w:t>
        </w:r>
        <w:r w:rsidR="009B5B67" w:rsidRPr="007841A3">
          <w:rPr>
            <w:rFonts w:ascii="Times New Roman" w:hAnsi="Times New Roman" w:cs="Times New Roman"/>
          </w:rPr>
          <w:t>and lower cycle frequency</w:t>
        </w:r>
        <w:r w:rsidR="00362582">
          <w:rPr>
            <w:rFonts w:ascii="Times New Roman" w:hAnsi="Times New Roman" w:cs="Times New Roman"/>
          </w:rPr>
          <w:t xml:space="preserve"> (color)</w:t>
        </w:r>
        <w:r w:rsidR="009B5B67" w:rsidRPr="007841A3">
          <w:rPr>
            <w:rFonts w:ascii="Times New Roman" w:hAnsi="Times New Roman" w:cs="Times New Roman"/>
          </w:rPr>
          <w:t xml:space="preserve"> favours genetic differentiation between peaks</w:t>
        </w:r>
        <w:r w:rsidR="00362582">
          <w:rPr>
            <w:rFonts w:ascii="Times New Roman" w:hAnsi="Times New Roman" w:cs="Times New Roman"/>
          </w:rPr>
          <w:t>, which give</w:t>
        </w:r>
        <w:r w:rsidR="006B665A">
          <w:rPr>
            <w:rFonts w:ascii="Times New Roman" w:hAnsi="Times New Roman" w:cs="Times New Roman"/>
          </w:rPr>
          <w:t>s</w:t>
        </w:r>
        <w:r w:rsidR="00362582">
          <w:rPr>
            <w:rFonts w:ascii="Times New Roman" w:hAnsi="Times New Roman" w:cs="Times New Roman"/>
          </w:rPr>
          <w:t xml:space="preserve"> a bigger slope in the figure</w:t>
        </w:r>
        <w:r w:rsidR="009B5B67" w:rsidRPr="007841A3">
          <w:rPr>
            <w:rFonts w:ascii="Times New Roman" w:hAnsi="Times New Roman" w:cs="Times New Roman"/>
          </w:rPr>
          <w:t>.</w:t>
        </w:r>
        <w:r w:rsidR="000924EA">
          <w:rPr>
            <w:rFonts w:ascii="Times New Roman" w:hAnsi="Times New Roman" w:cs="Times New Roman"/>
          </w:rPr>
          <w:t xml:space="preserve"> This result</w:t>
        </w:r>
      </w:ins>
    </w:p>
    <w:p w14:paraId="17E8BD3B" w14:textId="5394655A" w:rsidR="009B5B67" w:rsidRPr="007841A3" w:rsidDel="000924EA" w:rsidRDefault="000924EA">
      <w:pPr>
        <w:snapToGrid w:val="0"/>
        <w:spacing w:before="120" w:after="120" w:line="480" w:lineRule="auto"/>
        <w:rPr>
          <w:ins w:id="1654" w:author="Auteur"/>
          <w:del w:id="1655" w:author="Auteur"/>
          <w:rFonts w:ascii="Times New Roman" w:hAnsi="Times New Roman" w:cs="Times New Roman"/>
        </w:rPr>
        <w:pPrChange w:id="1656" w:author="Author">
          <w:pPr>
            <w:numPr>
              <w:numId w:val="11"/>
            </w:numPr>
            <w:tabs>
              <w:tab w:val="num" w:pos="720"/>
            </w:tabs>
            <w:snapToGrid w:val="0"/>
            <w:spacing w:before="120" w:after="120" w:line="480" w:lineRule="auto"/>
            <w:ind w:left="720" w:hanging="360"/>
          </w:pPr>
        </w:pPrChange>
      </w:pPr>
      <w:ins w:id="1657" w:author="Auteur">
        <w:del w:id="1658" w:author="Auteur">
          <w:r w:rsidDel="00AC5E22">
            <w:rPr>
              <w:rFonts w:ascii="Times New Roman" w:hAnsi="Times New Roman" w:cs="Times New Roman"/>
            </w:rPr>
            <w:delText xml:space="preserve"> </w:delText>
          </w:r>
        </w:del>
      </w:ins>
    </w:p>
    <w:p w14:paraId="5887FDCD" w14:textId="7BEF673C" w:rsidR="007841A3" w:rsidDel="000924EA" w:rsidRDefault="007841A3" w:rsidP="008C7496">
      <w:pPr>
        <w:snapToGrid w:val="0"/>
        <w:spacing w:before="120" w:after="120" w:line="480" w:lineRule="auto"/>
        <w:rPr>
          <w:ins w:id="1659" w:author="Auteur"/>
          <w:del w:id="1660" w:author="Auteur"/>
          <w:rFonts w:ascii="Times New Roman" w:hAnsi="Times New Roman" w:cs="Times New Roman"/>
        </w:rPr>
      </w:pPr>
    </w:p>
    <w:p w14:paraId="290B606F" w14:textId="63829006" w:rsidR="003549EA" w:rsidRDefault="00B37DA1" w:rsidP="008C7496">
      <w:pPr>
        <w:snapToGrid w:val="0"/>
        <w:spacing w:before="120" w:after="120" w:line="480" w:lineRule="auto"/>
        <w:rPr>
          <w:ins w:id="1661" w:author="Auteur"/>
          <w:rFonts w:ascii="Times New Roman" w:hAnsi="Times New Roman" w:cs="Times New Roman"/>
        </w:rPr>
      </w:pPr>
      <w:ins w:id="1662" w:author="Auteur">
        <w:del w:id="1663" w:author="Auteur">
          <w:r w:rsidDel="000924EA">
            <w:rPr>
              <w:rFonts w:ascii="Times New Roman" w:hAnsi="Times New Roman" w:cs="Times New Roman"/>
            </w:rPr>
            <w:delText xml:space="preserve">This Figure </w:delText>
          </w:r>
          <w:r w:rsidR="00072B1A" w:rsidDel="00AC5E22">
            <w:rPr>
              <w:rFonts w:ascii="Times New Roman" w:hAnsi="Times New Roman" w:cs="Times New Roman" w:hint="eastAsia"/>
            </w:rPr>
            <w:delText>i</w:delText>
          </w:r>
        </w:del>
        <w:r w:rsidR="00AC5E22">
          <w:rPr>
            <w:rFonts w:ascii="Times New Roman" w:hAnsi="Times New Roman" w:cs="Times New Roman"/>
          </w:rPr>
          <w:t>i</w:t>
        </w:r>
        <w:del w:id="1664" w:author="Auteur">
          <w:r w:rsidR="00072B1A" w:rsidDel="00AC5E22">
            <w:rPr>
              <w:rFonts w:ascii="Times New Roman" w:hAnsi="Times New Roman" w:cs="Times New Roman" w:hint="eastAsia"/>
            </w:rPr>
            <w:delText>s</w:delText>
          </w:r>
        </w:del>
        <w:r w:rsidR="00AC5E22">
          <w:rPr>
            <w:rFonts w:ascii="Times New Roman" w:hAnsi="Times New Roman" w:cs="Times New Roman"/>
          </w:rPr>
          <w:t>s</w:t>
        </w:r>
        <w:r w:rsidR="00072B1A" w:rsidRPr="00611847">
          <w:rPr>
            <w:rFonts w:ascii="Times New Roman" w:hAnsi="Times New Roman" w:cs="Times New Roman"/>
            <w:rPrChange w:id="1665" w:author="Auteur">
              <w:rPr>
                <w:rFonts w:ascii="Arial" w:hAnsi="Arial" w:cs="Arial"/>
                <w:color w:val="222222"/>
                <w:sz w:val="20"/>
                <w:szCs w:val="20"/>
                <w:shd w:val="clear" w:color="auto" w:fill="FFFFFF"/>
              </w:rPr>
            </w:rPrChange>
          </w:rPr>
          <w:t xml:space="preserve"> consistent with</w:t>
        </w:r>
        <w:r w:rsidR="00072B1A">
          <w:rPr>
            <w:rFonts w:ascii="Times New Roman" w:hAnsi="Times New Roman" w:cs="Times New Roman"/>
          </w:rPr>
          <w:t xml:space="preserve"> the analysis of He</w:t>
        </w:r>
        <w:r w:rsidR="000924EA">
          <w:rPr>
            <w:rFonts w:ascii="Times New Roman" w:hAnsi="Times New Roman" w:cs="Times New Roman"/>
          </w:rPr>
          <w:t xml:space="preserve"> in </w:t>
        </w:r>
        <w:r w:rsidR="002D2A60">
          <w:rPr>
            <w:rFonts w:ascii="Times New Roman" w:hAnsi="Times New Roman" w:cs="Times New Roman"/>
          </w:rPr>
          <w:t>F</w:t>
        </w:r>
        <w:del w:id="1666" w:author="Auteur">
          <w:r w:rsidR="000924EA" w:rsidDel="002D2A60">
            <w:rPr>
              <w:rFonts w:ascii="Times New Roman" w:hAnsi="Times New Roman" w:cs="Times New Roman"/>
            </w:rPr>
            <w:delText>f</w:delText>
          </w:r>
        </w:del>
        <w:r w:rsidR="000924EA">
          <w:rPr>
            <w:rFonts w:ascii="Times New Roman" w:hAnsi="Times New Roman" w:cs="Times New Roman"/>
          </w:rPr>
          <w:t xml:space="preserve">igure6, because larger diversity loss will certainly </w:t>
        </w:r>
        <w:del w:id="1667" w:author="Auteur">
          <w:r w:rsidR="000924EA" w:rsidDel="007A705D">
            <w:rPr>
              <w:rFonts w:ascii="Times New Roman" w:hAnsi="Times New Roman" w:cs="Times New Roman"/>
            </w:rPr>
            <w:delText>cause</w:delText>
          </w:r>
        </w:del>
        <w:r w:rsidR="007A705D">
          <w:rPr>
            <w:rFonts w:ascii="Times New Roman" w:hAnsi="Times New Roman" w:cs="Times New Roman"/>
          </w:rPr>
          <w:t>because</w:t>
        </w:r>
        <w:r w:rsidR="000924EA">
          <w:rPr>
            <w:rFonts w:ascii="Times New Roman" w:hAnsi="Times New Roman" w:cs="Times New Roman"/>
          </w:rPr>
          <w:t xml:space="preserve"> population differs more during cycling</w:t>
        </w:r>
        <w:r w:rsidR="00072B1A">
          <w:rPr>
            <w:rFonts w:ascii="Times New Roman" w:hAnsi="Times New Roman" w:cs="Times New Roman"/>
          </w:rPr>
          <w:t>.</w:t>
        </w:r>
        <w:r>
          <w:rPr>
            <w:rFonts w:ascii="Times New Roman" w:hAnsi="Times New Roman" w:cs="Times New Roman"/>
          </w:rPr>
          <w:t xml:space="preserve"> </w:t>
        </w:r>
        <w:del w:id="1668" w:author="Auteur">
          <w:r w:rsidR="00513B8F" w:rsidDel="0049705A">
            <w:rPr>
              <w:rFonts w:ascii="Times New Roman" w:hAnsi="Times New Roman" w:cs="Times New Roman"/>
            </w:rPr>
            <w:delText xml:space="preserve">We extracted all the </w:delText>
          </w:r>
        </w:del>
      </w:ins>
    </w:p>
    <w:p w14:paraId="3EB4E2BF" w14:textId="70E72900" w:rsidR="00E218DE" w:rsidRPr="00460AF7" w:rsidRDefault="007A3380" w:rsidP="00611847">
      <w:pPr>
        <w:snapToGrid w:val="0"/>
        <w:spacing w:before="120" w:after="120" w:line="480" w:lineRule="auto"/>
        <w:rPr>
          <w:ins w:id="1669" w:author="Auteur"/>
          <w:rFonts w:ascii="Times New Roman" w:hAnsi="Times New Roman" w:cs="Times New Roman"/>
        </w:rPr>
        <w:pPrChange w:id="1670" w:author="Auteur">
          <w:pPr>
            <w:numPr>
              <w:numId w:val="10"/>
            </w:numPr>
            <w:tabs>
              <w:tab w:val="num" w:pos="720"/>
            </w:tabs>
            <w:snapToGrid w:val="0"/>
            <w:spacing w:before="120" w:after="120" w:line="480" w:lineRule="auto"/>
            <w:ind w:left="720" w:hanging="360"/>
          </w:pPr>
        </w:pPrChange>
      </w:pPr>
      <w:ins w:id="1671" w:author="Auteur">
        <w:r>
          <w:rPr>
            <w:rFonts w:ascii="Times New Roman" w:hAnsi="Times New Roman" w:cs="Times New Roman"/>
          </w:rPr>
          <w:t xml:space="preserve">We saw that both genetic diversity and differentiation are impacted by cyclic frequency and dispersal capacity. Furthermore, </w:t>
        </w:r>
        <w:del w:id="1672" w:author="Auteur">
          <w:r w:rsidDel="00B653DB">
            <w:rPr>
              <w:rFonts w:ascii="Times New Roman" w:hAnsi="Times New Roman" w:cs="Times New Roman"/>
            </w:rPr>
            <w:delText xml:space="preserve">it is not these two factors themselves have influence over the genetic structure. The different combinations in our scenarios lead to different population genetic change, and </w:delText>
          </w:r>
        </w:del>
        <w:r>
          <w:rPr>
            <w:rFonts w:ascii="Times New Roman" w:hAnsi="Times New Roman" w:cs="Times New Roman"/>
          </w:rPr>
          <w:t xml:space="preserve">the influence over the reproducing rate indicate </w:t>
        </w:r>
        <w:del w:id="1673" w:author="Auteur">
          <w:r w:rsidDel="00B653DB">
            <w:rPr>
              <w:rFonts w:ascii="Times New Roman" w:hAnsi="Times New Roman" w:cs="Times New Roman"/>
            </w:rPr>
            <w:delText>there’s interaction of these two factors</w:delText>
          </w:r>
        </w:del>
        <w:r w:rsidR="00B653DB">
          <w:rPr>
            <w:rFonts w:ascii="Times New Roman" w:hAnsi="Times New Roman" w:cs="Times New Roman"/>
          </w:rPr>
          <w:t>frequency and dispersal may interact</w:t>
        </w:r>
        <w:r>
          <w:rPr>
            <w:rFonts w:ascii="Times New Roman" w:hAnsi="Times New Roman" w:cs="Times New Roman"/>
          </w:rPr>
          <w:t xml:space="preserve"> during cycling. We did a</w:t>
        </w:r>
        <w:del w:id="1674" w:author="Auteur">
          <w:r w:rsidDel="00B653DB">
            <w:rPr>
              <w:rFonts w:ascii="Times New Roman" w:hAnsi="Times New Roman" w:cs="Times New Roman"/>
            </w:rPr>
            <w:delText>n</w:delText>
          </w:r>
        </w:del>
        <w:r>
          <w:rPr>
            <w:rFonts w:ascii="Times New Roman" w:hAnsi="Times New Roman" w:cs="Times New Roman"/>
          </w:rPr>
          <w:t xml:space="preserve"> </w:t>
        </w:r>
        <w:r w:rsidR="00091B33">
          <w:rPr>
            <w:rFonts w:ascii="Times New Roman" w:hAnsi="Times New Roman" w:cs="Times New Roman"/>
          </w:rPr>
          <w:t xml:space="preserve">two-way </w:t>
        </w:r>
        <w:r>
          <w:rPr>
            <w:rFonts w:ascii="Times New Roman" w:hAnsi="Times New Roman" w:cs="Times New Roman"/>
          </w:rPr>
          <w:t xml:space="preserve">ANOVA test to verify the interaction, and all </w:t>
        </w:r>
        <w:r w:rsidR="00091B33">
          <w:rPr>
            <w:rFonts w:ascii="Times New Roman" w:hAnsi="Times New Roman" w:cs="Times New Roman"/>
          </w:rPr>
          <w:t>F</w:t>
        </w:r>
        <w:r>
          <w:rPr>
            <w:rFonts w:ascii="Times New Roman" w:hAnsi="Times New Roman" w:cs="Times New Roman"/>
          </w:rPr>
          <w:t xml:space="preserve">-values </w:t>
        </w:r>
        <w:r w:rsidR="00091B33">
          <w:rPr>
            <w:rFonts w:ascii="Times New Roman" w:hAnsi="Times New Roman" w:cs="Times New Roman"/>
          </w:rPr>
          <w:t>&gt;</w:t>
        </w:r>
        <w:r>
          <w:rPr>
            <w:rFonts w:ascii="Times New Roman" w:hAnsi="Times New Roman" w:cs="Times New Roman"/>
          </w:rPr>
          <w:t xml:space="preserve"> 0.05</w:t>
        </w:r>
        <w:r w:rsidR="00091B33">
          <w:rPr>
            <w:rFonts w:ascii="Times New Roman" w:hAnsi="Times New Roman" w:cs="Times New Roman"/>
          </w:rPr>
          <w:t xml:space="preserve"> </w:t>
        </w:r>
        <w:del w:id="1675" w:author="Auteur">
          <w:r w:rsidR="00091B33" w:rsidDel="00796929">
            <w:rPr>
              <w:rFonts w:ascii="Times New Roman" w:hAnsi="Times New Roman" w:cs="Times New Roman"/>
            </w:rPr>
            <w:delText>indicate</w:delText>
          </w:r>
        </w:del>
        <w:r w:rsidR="00796929">
          <w:rPr>
            <w:rFonts w:ascii="Times New Roman" w:hAnsi="Times New Roman" w:cs="Times New Roman"/>
          </w:rPr>
          <w:t>prove</w:t>
        </w:r>
        <w:r w:rsidR="00091B33">
          <w:rPr>
            <w:rFonts w:ascii="Times New Roman" w:hAnsi="Times New Roman" w:cs="Times New Roman"/>
          </w:rPr>
          <w:t xml:space="preserve"> that frequency and dispersal are statistically significant, as well as their interaction.</w:t>
        </w:r>
      </w:ins>
    </w:p>
    <w:p w14:paraId="5D10D356" w14:textId="723C79C3" w:rsidR="00F763C8" w:rsidRPr="007F3A2F" w:rsidDel="00E4443C" w:rsidRDefault="00BD42F9" w:rsidP="007F3A2F">
      <w:pPr>
        <w:numPr>
          <w:ilvl w:val="0"/>
          <w:numId w:val="10"/>
        </w:numPr>
        <w:snapToGrid w:val="0"/>
        <w:spacing w:before="120" w:after="120" w:line="480" w:lineRule="auto"/>
        <w:rPr>
          <w:ins w:id="1676" w:author="Auteur"/>
          <w:del w:id="1677" w:author="Auteur"/>
          <w:rFonts w:ascii="Times New Roman" w:hAnsi="Times New Roman" w:cs="Times New Roman"/>
        </w:rPr>
      </w:pPr>
      <w:ins w:id="1678" w:author="Auteur">
        <w:del w:id="1679" w:author="Auteur">
          <w:r w:rsidRPr="007F3A2F" w:rsidDel="00E4443C">
            <w:rPr>
              <w:rFonts w:ascii="Times New Roman" w:hAnsi="Times New Roman" w:cs="Times New Roman"/>
            </w:rPr>
            <w:lastRenderedPageBreak/>
            <w:delText xml:space="preserve"> but create more bottlenecks through time.</w:delText>
          </w:r>
        </w:del>
      </w:ins>
    </w:p>
    <w:p w14:paraId="294668F1" w14:textId="698863DB" w:rsidR="00A83798" w:rsidRPr="00A83798" w:rsidDel="00BB20D1" w:rsidRDefault="007F3A2F" w:rsidP="007F3A2F">
      <w:pPr>
        <w:snapToGrid w:val="0"/>
        <w:spacing w:before="120" w:after="120" w:line="480" w:lineRule="auto"/>
        <w:rPr>
          <w:ins w:id="1680" w:author="Auteur"/>
          <w:del w:id="1681" w:author="Auteur"/>
          <w:rFonts w:ascii="Times New Roman" w:hAnsi="Times New Roman" w:cs="Times New Roman"/>
        </w:rPr>
      </w:pPr>
      <w:ins w:id="1682" w:author="Auteur">
        <w:r w:rsidRPr="007F3A2F" w:rsidDel="00BB20D1">
          <w:rPr>
            <w:rFonts w:ascii="Times New Roman" w:hAnsi="Times New Roman" w:cs="Times New Roman"/>
          </w:rPr>
          <w:t xml:space="preserve"> </w:t>
        </w:r>
        <w:del w:id="1683" w:author="Auteur">
          <w:r w:rsidR="00FB73E3" w:rsidDel="00BB20D1">
            <w:rPr>
              <w:rFonts w:ascii="Times New Roman" w:hAnsi="Times New Roman" w:cs="Times New Roman"/>
            </w:rPr>
            <w:delText>And the genetic loss</w:delText>
          </w:r>
          <w:r w:rsidR="00DB30A7" w:rsidDel="00BB20D1">
            <w:rPr>
              <w:rFonts w:ascii="Times New Roman" w:hAnsi="Times New Roman" w:cs="Times New Roman"/>
            </w:rPr>
            <w:delText>it may cause by the interaction of these two factors.</w:delText>
          </w:r>
        </w:del>
      </w:ins>
    </w:p>
    <w:p w14:paraId="0D349D73" w14:textId="77777777" w:rsidR="00A83798" w:rsidRPr="00A83798" w:rsidDel="007A705D" w:rsidRDefault="00A83798" w:rsidP="00A83798">
      <w:pPr>
        <w:snapToGrid w:val="0"/>
        <w:spacing w:before="120" w:after="120" w:line="480" w:lineRule="auto"/>
        <w:rPr>
          <w:ins w:id="1684" w:author="Auteur"/>
          <w:del w:id="1685" w:author="Auteur"/>
          <w:rFonts w:ascii="Times New Roman" w:hAnsi="Times New Roman" w:cs="Times New Roman"/>
        </w:rPr>
      </w:pPr>
    </w:p>
    <w:p w14:paraId="4D795D01" w14:textId="00688DB6" w:rsidR="00A83798" w:rsidRPr="002F6763" w:rsidDel="00BB20D1" w:rsidRDefault="00A83798" w:rsidP="00A83798">
      <w:pPr>
        <w:snapToGrid w:val="0"/>
        <w:spacing w:before="120" w:after="120" w:line="480" w:lineRule="auto"/>
        <w:rPr>
          <w:ins w:id="1686" w:author="Auteur"/>
          <w:del w:id="1687" w:author="Auteur"/>
          <w:rFonts w:ascii="Times New Roman" w:hAnsi="Times New Roman" w:cs="Times New Roman"/>
        </w:rPr>
      </w:pPr>
      <w:ins w:id="1688" w:author="Auteur">
        <w:del w:id="1689" w:author="Auteur">
          <w:r w:rsidRPr="00A83798" w:rsidDel="00BB20D1">
            <w:rPr>
              <w:rFonts w:ascii="Times New Roman" w:hAnsi="Times New Roman" w:cs="Times New Roman"/>
            </w:rPr>
            <w:delText>Genetic diversity is affected by both dispersal and outbreak frequency.</w:delText>
          </w:r>
        </w:del>
      </w:ins>
    </w:p>
    <w:p w14:paraId="61D2D926" w14:textId="05359421" w:rsidR="00DB0774" w:rsidRPr="002F6763" w:rsidRDefault="00DB0774" w:rsidP="00DB0774">
      <w:pPr>
        <w:snapToGrid w:val="0"/>
        <w:spacing w:before="120" w:after="120" w:line="480" w:lineRule="auto"/>
        <w:rPr>
          <w:ins w:id="1690" w:author="Auteur"/>
          <w:rFonts w:ascii="Times New Roman" w:hAnsi="Times New Roman" w:cs="Times New Roman"/>
        </w:rPr>
      </w:pPr>
    </w:p>
    <w:p w14:paraId="73D00E89" w14:textId="45C0BCF4" w:rsidR="00000885" w:rsidRPr="002F6763" w:rsidDel="00DB0774" w:rsidRDefault="00152B56" w:rsidP="00D4025A">
      <w:pPr>
        <w:snapToGrid w:val="0"/>
        <w:spacing w:before="120" w:after="0" w:line="480" w:lineRule="auto"/>
        <w:jc w:val="both"/>
        <w:rPr>
          <w:del w:id="1691" w:author="Auteur"/>
          <w:rFonts w:ascii="Times New Roman" w:hAnsi="Times New Roman" w:cs="Times New Roman"/>
        </w:rPr>
      </w:pPr>
      <w:del w:id="1692" w:author="Auteur">
        <w:r w:rsidDel="00387AEE">
          <w:rPr>
            <w:rFonts w:ascii="Times New Roman" w:hAnsi="Times New Roman" w:cs="Times New Roman"/>
          </w:rPr>
          <w:delText>This</w:delText>
        </w:r>
        <w:r w:rsidR="00000885" w:rsidRPr="002F6763" w:rsidDel="00387AEE">
          <w:rPr>
            <w:rFonts w:ascii="Times New Roman" w:hAnsi="Times New Roman" w:cs="Times New Roman"/>
          </w:rPr>
          <w:delText xml:space="preserve"> </w:delText>
        </w:r>
        <w:r w:rsidR="00000885" w:rsidRPr="002F6763" w:rsidDel="00DB0774">
          <w:rPr>
            <w:rFonts w:ascii="Times New Roman" w:hAnsi="Times New Roman" w:cs="Times New Roman"/>
          </w:rPr>
          <w:delText>research use</w:delText>
        </w:r>
        <w:r w:rsidDel="00DB0774">
          <w:rPr>
            <w:rFonts w:ascii="Times New Roman" w:hAnsi="Times New Roman" w:cs="Times New Roman"/>
          </w:rPr>
          <w:delText>s</w:delText>
        </w:r>
        <w:r w:rsidR="00000885" w:rsidRPr="002F6763" w:rsidDel="00DB0774">
          <w:rPr>
            <w:rFonts w:ascii="Times New Roman" w:hAnsi="Times New Roman" w:cs="Times New Roman"/>
          </w:rPr>
          <w:delText xml:space="preserve"> program CDmetaPOP to simulate cyclic outbreak of MPB of different frequencies. It is not the first time that simulation program is used to study population genetic</w:delText>
        </w:r>
        <w:r w:rsidR="0068060F" w:rsidRPr="0068060F" w:rsidDel="00DB0774">
          <w:delText xml:space="preserve"> </w:delText>
        </w:r>
        <w:r w:rsidR="0068060F" w:rsidRPr="0068060F" w:rsidDel="00DB0774">
          <w:rPr>
            <w:rFonts w:ascii="Times New Roman" w:hAnsi="Times New Roman" w:cs="Times New Roman"/>
          </w:rPr>
          <w:delText>(Row, Wilson, and Murray 2016)</w:delText>
        </w:r>
        <w:r w:rsidR="00000885" w:rsidRPr="002F6763" w:rsidDel="00DB0774">
          <w:rPr>
            <w:rFonts w:ascii="Times New Roman" w:hAnsi="Times New Roman" w:cs="Times New Roman"/>
          </w:rPr>
          <w:delText>, but t</w:delText>
        </w:r>
        <w:r w:rsidR="00B00F42" w:rsidDel="00DB0774">
          <w:rPr>
            <w:rFonts w:ascii="Times New Roman" w:hAnsi="Times New Roman" w:cs="Times New Roman"/>
          </w:rPr>
          <w:delText>he first</w:delText>
        </w:r>
        <w:r w:rsidR="00B81515" w:rsidDel="00DB0774">
          <w:rPr>
            <w:rFonts w:ascii="Times New Roman" w:hAnsi="Times New Roman" w:cs="Times New Roman"/>
          </w:rPr>
          <w:delText xml:space="preserve"> </w:delText>
        </w:r>
        <w:r w:rsidR="00000885" w:rsidRPr="002F6763" w:rsidDel="00DB0774">
          <w:rPr>
            <w:rFonts w:ascii="Times New Roman" w:hAnsi="Times New Roman" w:cs="Times New Roman"/>
          </w:rPr>
          <w:delText xml:space="preserve">research </w:delText>
        </w:r>
        <w:r w:rsidR="002F6763" w:rsidDel="00DB0774">
          <w:rPr>
            <w:rFonts w:ascii="Times New Roman" w:hAnsi="Times New Roman" w:cs="Times New Roman"/>
          </w:rPr>
          <w:delText xml:space="preserve">that </w:delText>
        </w:r>
        <w:r w:rsidR="00000885" w:rsidRPr="002F6763" w:rsidDel="00DB0774">
          <w:rPr>
            <w:rFonts w:ascii="Times New Roman" w:hAnsi="Times New Roman" w:cs="Times New Roman"/>
          </w:rPr>
          <w:delText xml:space="preserve">uses this method to </w:delText>
        </w:r>
        <w:r w:rsidR="00801427" w:rsidRPr="002F6763" w:rsidDel="00DB0774">
          <w:rPr>
            <w:rFonts w:ascii="Times New Roman" w:hAnsi="Times New Roman" w:cs="Times New Roman"/>
          </w:rPr>
          <w:delText>simulate cyclic</w:delText>
        </w:r>
        <w:r w:rsidR="00000885" w:rsidRPr="002F6763" w:rsidDel="00DB0774">
          <w:rPr>
            <w:rFonts w:ascii="Times New Roman" w:hAnsi="Times New Roman" w:cs="Times New Roman"/>
          </w:rPr>
          <w:delText xml:space="preserve"> population with different outbreak </w:delText>
        </w:r>
        <w:r w:rsidR="00882CAA" w:rsidDel="00DB0774">
          <w:rPr>
            <w:rFonts w:ascii="Times New Roman" w:hAnsi="Times New Roman" w:cs="Times New Roman"/>
          </w:rPr>
          <w:delText>frequencies.</w:delText>
        </w:r>
        <w:r w:rsidR="00801427" w:rsidRPr="002F6763" w:rsidDel="00DB0774">
          <w:rPr>
            <w:rFonts w:ascii="Times New Roman" w:hAnsi="Times New Roman" w:cs="Times New Roman"/>
          </w:rPr>
          <w:delText xml:space="preserve"> </w:delText>
        </w:r>
      </w:del>
    </w:p>
    <w:p w14:paraId="5CEAAB9A" w14:textId="27E03C56" w:rsidR="00F554FD" w:rsidRPr="002F6763" w:rsidDel="00C425B0" w:rsidRDefault="00BA3DD1" w:rsidP="00D4025A">
      <w:pPr>
        <w:snapToGrid w:val="0"/>
        <w:spacing w:before="120" w:after="0" w:line="480" w:lineRule="auto"/>
        <w:jc w:val="both"/>
        <w:rPr>
          <w:del w:id="1693" w:author="Auteur"/>
          <w:rFonts w:ascii="Times New Roman" w:hAnsi="Times New Roman" w:cs="Times New Roman"/>
        </w:rPr>
      </w:pPr>
      <w:del w:id="1694" w:author="Auteur">
        <w:r w:rsidDel="00C425B0">
          <w:rPr>
            <w:rFonts w:ascii="Times New Roman" w:hAnsi="Times New Roman" w:cs="Times New Roman"/>
          </w:rPr>
          <w:delText>As</w:delText>
        </w:r>
        <w:r w:rsidR="00801427" w:rsidRPr="002F6763" w:rsidDel="00C425B0">
          <w:rPr>
            <w:rFonts w:ascii="Times New Roman" w:hAnsi="Times New Roman" w:cs="Times New Roman"/>
          </w:rPr>
          <w:delText xml:space="preserve"> we use carrying capacity K to lead the population size during outbreak cycles, a time lag between K and the population size </w:delText>
        </w:r>
        <w:r w:rsidR="00DE391F" w:rsidDel="00C425B0">
          <w:rPr>
            <w:rFonts w:ascii="Times New Roman" w:hAnsi="Times New Roman" w:cs="Times New Roman"/>
          </w:rPr>
          <w:delText>has been</w:delText>
        </w:r>
        <w:r w:rsidR="00801427" w:rsidRPr="002F6763" w:rsidDel="00C425B0">
          <w:rPr>
            <w:rFonts w:ascii="Times New Roman" w:hAnsi="Times New Roman" w:cs="Times New Roman"/>
          </w:rPr>
          <w:delText xml:space="preserve"> observed. </w:delText>
        </w:r>
        <w:r w:rsidDel="00C425B0">
          <w:rPr>
            <w:rFonts w:ascii="Times New Roman" w:hAnsi="Times New Roman" w:cs="Times New Roman"/>
          </w:rPr>
          <w:delText>I</w:delText>
        </w:r>
        <w:r w:rsidR="00801427" w:rsidRPr="002F6763" w:rsidDel="00C425B0">
          <w:rPr>
            <w:rFonts w:ascii="Times New Roman" w:hAnsi="Times New Roman" w:cs="Times New Roman"/>
          </w:rPr>
          <w:delText xml:space="preserve">n </w:delText>
        </w:r>
        <w:r w:rsidR="00DE391F" w:rsidDel="00C425B0">
          <w:rPr>
            <w:rFonts w:ascii="Times New Roman" w:hAnsi="Times New Roman" w:cs="Times New Roman"/>
          </w:rPr>
          <w:delText>F</w:delText>
        </w:r>
        <w:r w:rsidR="00801427" w:rsidRPr="002F6763" w:rsidDel="00C425B0">
          <w:rPr>
            <w:rFonts w:ascii="Times New Roman" w:hAnsi="Times New Roman" w:cs="Times New Roman"/>
          </w:rPr>
          <w:delText>igure 5, p</w:delText>
        </w:r>
        <w:r w:rsidR="00CF1E43" w:rsidRPr="002F6763" w:rsidDel="00C425B0">
          <w:rPr>
            <w:rFonts w:ascii="Times New Roman" w:hAnsi="Times New Roman" w:cs="Times New Roman"/>
          </w:rPr>
          <w:delText>opulation peak and valley in a</w:delText>
        </w:r>
        <w:r w:rsidR="00EB6F06" w:rsidRPr="002F6763" w:rsidDel="00C425B0">
          <w:rPr>
            <w:rFonts w:ascii="Times New Roman" w:hAnsi="Times New Roman" w:cs="Times New Roman"/>
          </w:rPr>
          <w:delText>n</w:delText>
        </w:r>
        <w:r w:rsidR="00CF1E43" w:rsidRPr="002F6763" w:rsidDel="00C425B0">
          <w:rPr>
            <w:rFonts w:ascii="Times New Roman" w:hAnsi="Times New Roman" w:cs="Times New Roman"/>
          </w:rPr>
          <w:delText xml:space="preserve"> outbreak cycle are not the generation</w:delText>
        </w:r>
        <w:r w:rsidR="00EB6F06" w:rsidRPr="002F6763" w:rsidDel="00C425B0">
          <w:rPr>
            <w:rFonts w:ascii="Times New Roman" w:hAnsi="Times New Roman" w:cs="Times New Roman"/>
          </w:rPr>
          <w:delText>s</w:delText>
        </w:r>
        <w:r w:rsidR="00CF1E43" w:rsidRPr="002F6763" w:rsidDel="00C425B0">
          <w:rPr>
            <w:rFonts w:ascii="Times New Roman" w:hAnsi="Times New Roman" w:cs="Times New Roman"/>
          </w:rPr>
          <w:delText xml:space="preserve"> when </w:delText>
        </w:r>
        <w:r w:rsidR="00EB6F06" w:rsidRPr="002F6763" w:rsidDel="00C425B0">
          <w:rPr>
            <w:rFonts w:ascii="Times New Roman" w:hAnsi="Times New Roman" w:cs="Times New Roman"/>
          </w:rPr>
          <w:delText xml:space="preserve">the </w:delText>
        </w:r>
        <w:r w:rsidR="00CF1E43" w:rsidRPr="002F6763" w:rsidDel="00C425B0">
          <w:rPr>
            <w:rFonts w:ascii="Times New Roman" w:hAnsi="Times New Roman" w:cs="Times New Roman"/>
          </w:rPr>
          <w:delText xml:space="preserve">carry capacity </w:delText>
        </w:r>
        <w:r w:rsidR="00585027" w:rsidDel="00C425B0">
          <w:rPr>
            <w:rFonts w:ascii="Times New Roman" w:hAnsi="Times New Roman" w:cs="Times New Roman"/>
          </w:rPr>
          <w:delText xml:space="preserve">K </w:delText>
        </w:r>
        <w:r w:rsidR="00CF1E43" w:rsidRPr="002F6763" w:rsidDel="00C425B0">
          <w:rPr>
            <w:rFonts w:ascii="Times New Roman" w:hAnsi="Times New Roman" w:cs="Times New Roman"/>
          </w:rPr>
          <w:delText xml:space="preserve">is max or 0. There is a lag between a carrying capacity peak and a population peak. </w:delText>
        </w:r>
        <w:r w:rsidR="00EB6F06" w:rsidRPr="002F6763" w:rsidDel="00C425B0">
          <w:rPr>
            <w:rFonts w:ascii="Times New Roman" w:hAnsi="Times New Roman" w:cs="Times New Roman"/>
          </w:rPr>
          <w:delText xml:space="preserve">The same lag has </w:delText>
        </w:r>
        <w:r w:rsidR="002F6763" w:rsidDel="00C425B0">
          <w:rPr>
            <w:rFonts w:ascii="Times New Roman" w:hAnsi="Times New Roman" w:cs="Times New Roman"/>
          </w:rPr>
          <w:delText xml:space="preserve">also </w:delText>
        </w:r>
        <w:r w:rsidR="00EB6F06" w:rsidRPr="002F6763" w:rsidDel="00C425B0">
          <w:rPr>
            <w:rFonts w:ascii="Times New Roman" w:hAnsi="Times New Roman" w:cs="Times New Roman"/>
          </w:rPr>
          <w:delText xml:space="preserve">been observed in the valleys. </w:delText>
        </w:r>
        <w:r w:rsidR="00801427" w:rsidRPr="002F6763" w:rsidDel="00C425B0">
          <w:rPr>
            <w:rFonts w:ascii="Times New Roman" w:hAnsi="Times New Roman" w:cs="Times New Roman"/>
          </w:rPr>
          <w:delText>This is because in CDmetaP</w:delText>
        </w:r>
        <w:r w:rsidR="00FB0A01" w:rsidRPr="002F6763" w:rsidDel="00C425B0">
          <w:rPr>
            <w:rFonts w:ascii="Times New Roman" w:hAnsi="Times New Roman" w:cs="Times New Roman"/>
          </w:rPr>
          <w:delText>OP, we set a K string follows a sinusoidal variation</w:delText>
        </w:r>
        <w:r w:rsidR="00865B25" w:rsidRPr="002F6763" w:rsidDel="00C425B0">
          <w:rPr>
            <w:rFonts w:ascii="Times New Roman" w:hAnsi="Times New Roman" w:cs="Times New Roman"/>
          </w:rPr>
          <w:delText xml:space="preserve"> which</w:delText>
        </w:r>
        <w:r w:rsidR="00FB0A01" w:rsidRPr="002F6763" w:rsidDel="00C425B0">
          <w:rPr>
            <w:rFonts w:ascii="Times New Roman" w:hAnsi="Times New Roman" w:cs="Times New Roman"/>
          </w:rPr>
          <w:delText xml:space="preserve"> changes </w:delText>
        </w:r>
        <w:r w:rsidR="00865B25" w:rsidRPr="002F6763" w:rsidDel="00C425B0">
          <w:rPr>
            <w:rFonts w:ascii="Times New Roman" w:hAnsi="Times New Roman" w:cs="Times New Roman"/>
          </w:rPr>
          <w:delText xml:space="preserve">value </w:delText>
        </w:r>
        <w:r w:rsidR="00FB0A01" w:rsidRPr="002F6763" w:rsidDel="00C425B0">
          <w:rPr>
            <w:rFonts w:ascii="Times New Roman" w:hAnsi="Times New Roman" w:cs="Times New Roman"/>
          </w:rPr>
          <w:delText xml:space="preserve">every </w:delText>
        </w:r>
        <w:r w:rsidR="00F554FD" w:rsidRPr="002F6763" w:rsidDel="00C425B0">
          <w:rPr>
            <w:rFonts w:ascii="Times New Roman" w:hAnsi="Times New Roman" w:cs="Times New Roman"/>
          </w:rPr>
          <w:delText xml:space="preserve">two </w:delText>
        </w:r>
        <w:r w:rsidR="00FB0A01" w:rsidRPr="002F6763" w:rsidDel="00C425B0">
          <w:rPr>
            <w:rFonts w:ascii="Times New Roman" w:hAnsi="Times New Roman" w:cs="Times New Roman"/>
          </w:rPr>
          <w:delText>simulation timesteps</w:delText>
        </w:r>
        <w:r w:rsidR="00865B25" w:rsidRPr="002F6763" w:rsidDel="00C425B0">
          <w:rPr>
            <w:rFonts w:ascii="Times New Roman" w:hAnsi="Times New Roman" w:cs="Times New Roman"/>
          </w:rPr>
          <w:delText xml:space="preserve">. This change of K will not </w:delText>
        </w:r>
        <w:r w:rsidR="000E5328" w:rsidDel="00C425B0">
          <w:rPr>
            <w:rFonts w:ascii="Times New Roman" w:hAnsi="Times New Roman" w:cs="Times New Roman"/>
          </w:rPr>
          <w:delText>impact</w:delText>
        </w:r>
        <w:r w:rsidR="00865B25" w:rsidRPr="002F6763" w:rsidDel="00C425B0">
          <w:rPr>
            <w:rFonts w:ascii="Times New Roman" w:hAnsi="Times New Roman" w:cs="Times New Roman"/>
          </w:rPr>
          <w:delText xml:space="preserve"> the present generation but the following.</w:delText>
        </w:r>
        <w:r w:rsidR="00FC6A2E" w:rsidRPr="002F6763" w:rsidDel="00C425B0">
          <w:rPr>
            <w:rFonts w:ascii="Times New Roman" w:hAnsi="Times New Roman" w:cs="Times New Roman"/>
          </w:rPr>
          <w:delText xml:space="preserve"> That’s why we see that at the real population peaks or valleys follow</w:delText>
        </w:r>
        <w:r w:rsidR="00865B25" w:rsidRPr="002F6763" w:rsidDel="00C425B0">
          <w:rPr>
            <w:rFonts w:ascii="Times New Roman" w:hAnsi="Times New Roman" w:cs="Times New Roman"/>
          </w:rPr>
          <w:delText xml:space="preserve"> </w:delText>
        </w:r>
        <w:r w:rsidR="00FC6A2E" w:rsidRPr="002F6763" w:rsidDel="00C425B0">
          <w:rPr>
            <w:rFonts w:ascii="Times New Roman" w:hAnsi="Times New Roman" w:cs="Times New Roman"/>
          </w:rPr>
          <w:delText>the K</w:delText>
        </w:r>
        <w:r w:rsidR="008C56A8" w:rsidDel="00C425B0">
          <w:rPr>
            <w:rFonts w:ascii="Times New Roman" w:hAnsi="Times New Roman" w:cs="Times New Roman"/>
          </w:rPr>
          <w:delText xml:space="preserve"> and always</w:delText>
        </w:r>
        <w:r w:rsidR="00FC6A2E" w:rsidRPr="002F6763" w:rsidDel="00C425B0">
          <w:rPr>
            <w:rFonts w:ascii="Times New Roman" w:hAnsi="Times New Roman" w:cs="Times New Roman"/>
          </w:rPr>
          <w:delText xml:space="preserve"> </w:delText>
        </w:r>
        <w:r w:rsidR="008C56A8" w:rsidDel="00C425B0">
          <w:rPr>
            <w:rFonts w:ascii="Times New Roman" w:hAnsi="Times New Roman" w:cs="Times New Roman"/>
          </w:rPr>
          <w:delText xml:space="preserve">with </w:delText>
        </w:r>
        <w:r w:rsidDel="00C425B0">
          <w:rPr>
            <w:rFonts w:ascii="Times New Roman" w:hAnsi="Times New Roman" w:cs="Times New Roman"/>
          </w:rPr>
          <w:delText xml:space="preserve">a </w:delText>
        </w:r>
        <w:r w:rsidR="00212BB4" w:rsidDel="00C425B0">
          <w:rPr>
            <w:rFonts w:ascii="Times New Roman" w:hAnsi="Times New Roman" w:cs="Times New Roman"/>
          </w:rPr>
          <w:delText>one-year</w:delText>
        </w:r>
        <w:r w:rsidDel="00C425B0">
          <w:rPr>
            <w:rFonts w:ascii="Times New Roman" w:hAnsi="Times New Roman" w:cs="Times New Roman"/>
          </w:rPr>
          <w:delText xml:space="preserve"> time delay</w:delText>
        </w:r>
        <w:r w:rsidR="00FC6A2E" w:rsidRPr="002F6763" w:rsidDel="00C425B0">
          <w:rPr>
            <w:rFonts w:ascii="Times New Roman" w:hAnsi="Times New Roman" w:cs="Times New Roman"/>
          </w:rPr>
          <w:delText>.</w:delText>
        </w:r>
        <w:r w:rsidR="007E04F8" w:rsidDel="00C425B0">
          <w:rPr>
            <w:rFonts w:ascii="Times New Roman" w:hAnsi="Times New Roman" w:cs="Times New Roman"/>
          </w:rPr>
          <w:delText xml:space="preserve"> </w:delText>
        </w:r>
      </w:del>
    </w:p>
    <w:p w14:paraId="06748950" w14:textId="22AEAC49" w:rsidR="00FB67DB" w:rsidDel="00C425B0" w:rsidRDefault="00FC6A2E" w:rsidP="00D4025A">
      <w:pPr>
        <w:snapToGrid w:val="0"/>
        <w:spacing w:before="120" w:after="0" w:line="480" w:lineRule="auto"/>
        <w:jc w:val="both"/>
        <w:rPr>
          <w:del w:id="1695" w:author="Auteur"/>
          <w:rFonts w:ascii="Times New Roman" w:hAnsi="Times New Roman" w:cs="Times New Roman"/>
        </w:rPr>
      </w:pPr>
      <w:del w:id="1696" w:author="Auteur">
        <w:r w:rsidRPr="002F6763" w:rsidDel="00C425B0">
          <w:rPr>
            <w:rFonts w:ascii="Times New Roman" w:hAnsi="Times New Roman" w:cs="Times New Roman"/>
          </w:rPr>
          <w:delText xml:space="preserve">The </w:delText>
        </w:r>
        <w:r w:rsidR="00B227F3" w:rsidDel="00C425B0">
          <w:rPr>
            <w:rFonts w:ascii="Times New Roman" w:hAnsi="Times New Roman" w:cs="Times New Roman"/>
          </w:rPr>
          <w:delText>population changing process in one outbreak cycle</w:delText>
        </w:r>
        <w:r w:rsidRPr="002F6763" w:rsidDel="00C425B0">
          <w:rPr>
            <w:rFonts w:ascii="Times New Roman" w:hAnsi="Times New Roman" w:cs="Times New Roman"/>
          </w:rPr>
          <w:delText xml:space="preserve"> is not symmetric</w:delText>
        </w:r>
        <w:r w:rsidR="00B227F3" w:rsidRPr="00B227F3" w:rsidDel="00C425B0">
          <w:rPr>
            <w:rFonts w:ascii="Times New Roman" w:hAnsi="Times New Roman" w:cs="Times New Roman"/>
          </w:rPr>
          <w:delText xml:space="preserve"> </w:delText>
        </w:r>
        <w:r w:rsidR="00B227F3" w:rsidRPr="002F6763" w:rsidDel="00C425B0">
          <w:rPr>
            <w:rFonts w:ascii="Times New Roman" w:hAnsi="Times New Roman" w:cs="Times New Roman"/>
          </w:rPr>
          <w:delText>in this research</w:delText>
        </w:r>
        <w:r w:rsidRPr="002F6763" w:rsidDel="00C425B0">
          <w:rPr>
            <w:rFonts w:ascii="Times New Roman" w:hAnsi="Times New Roman" w:cs="Times New Roman"/>
          </w:rPr>
          <w:delText>. As show</w:delText>
        </w:r>
        <w:r w:rsidR="002F6763" w:rsidDel="00C425B0">
          <w:rPr>
            <w:rFonts w:ascii="Times New Roman" w:hAnsi="Times New Roman" w:cs="Times New Roman"/>
          </w:rPr>
          <w:delText>n</w:delText>
        </w:r>
        <w:r w:rsidRPr="002F6763" w:rsidDel="00C425B0">
          <w:rPr>
            <w:rFonts w:ascii="Times New Roman" w:hAnsi="Times New Roman" w:cs="Times New Roman"/>
          </w:rPr>
          <w:delText xml:space="preserve"> in </w:delText>
        </w:r>
        <w:r w:rsidR="00212BB4" w:rsidDel="00C425B0">
          <w:rPr>
            <w:rFonts w:ascii="Times New Roman" w:hAnsi="Times New Roman" w:cs="Times New Roman"/>
          </w:rPr>
          <w:delText>F</w:delText>
        </w:r>
        <w:r w:rsidRPr="002F6763" w:rsidDel="00C425B0">
          <w:rPr>
            <w:rFonts w:ascii="Times New Roman" w:hAnsi="Times New Roman" w:cs="Times New Roman"/>
          </w:rPr>
          <w:delText>igure4, after each crash, p</w:delText>
        </w:r>
        <w:r w:rsidR="00787B07" w:rsidRPr="002F6763" w:rsidDel="00C425B0">
          <w:rPr>
            <w:rFonts w:ascii="Times New Roman" w:hAnsi="Times New Roman" w:cs="Times New Roman"/>
          </w:rPr>
          <w:delText xml:space="preserve">opulation </w:delText>
        </w:r>
        <w:r w:rsidRPr="002F6763" w:rsidDel="00C425B0">
          <w:rPr>
            <w:rFonts w:ascii="Times New Roman" w:hAnsi="Times New Roman" w:cs="Times New Roman"/>
          </w:rPr>
          <w:delText>rebuilds</w:delText>
        </w:r>
        <w:r w:rsidR="00787B07" w:rsidRPr="002F6763" w:rsidDel="00C425B0">
          <w:rPr>
            <w:rFonts w:ascii="Times New Roman" w:hAnsi="Times New Roman" w:cs="Times New Roman"/>
          </w:rPr>
          <w:delText xml:space="preserve"> from the refuges and disperse</w:delText>
        </w:r>
        <w:r w:rsidRPr="002F6763" w:rsidDel="00C425B0">
          <w:rPr>
            <w:rFonts w:ascii="Times New Roman" w:hAnsi="Times New Roman" w:cs="Times New Roman"/>
          </w:rPr>
          <w:delText>s in the landscape. T</w:delText>
        </w:r>
        <w:r w:rsidR="00787B07" w:rsidRPr="002F6763" w:rsidDel="00C425B0">
          <w:rPr>
            <w:rFonts w:ascii="Times New Roman" w:hAnsi="Times New Roman" w:cs="Times New Roman"/>
          </w:rPr>
          <w:delText xml:space="preserve">his progress </w:delText>
        </w:r>
        <w:r w:rsidRPr="002F6763" w:rsidDel="00C425B0">
          <w:rPr>
            <w:rFonts w:ascii="Times New Roman" w:hAnsi="Times New Roman" w:cs="Times New Roman"/>
          </w:rPr>
          <w:delText xml:space="preserve">is </w:delText>
        </w:r>
        <w:r w:rsidR="00787B07" w:rsidRPr="002F6763" w:rsidDel="00C425B0">
          <w:rPr>
            <w:rFonts w:ascii="Times New Roman" w:hAnsi="Times New Roman" w:cs="Times New Roman"/>
          </w:rPr>
          <w:delText xml:space="preserve">controlled by K and the dispersal. </w:delText>
        </w:r>
        <w:r w:rsidR="00787B07" w:rsidRPr="00212BB4" w:rsidDel="00C425B0">
          <w:rPr>
            <w:rFonts w:ascii="Times New Roman" w:hAnsi="Times New Roman" w:cs="Times New Roman"/>
          </w:rPr>
          <w:delText xml:space="preserve">The process for the population to fill the grid takes different </w:delText>
        </w:r>
        <w:r w:rsidR="002F6763" w:rsidRPr="00212BB4" w:rsidDel="00C425B0">
          <w:rPr>
            <w:rFonts w:ascii="Times New Roman" w:hAnsi="Times New Roman" w:cs="Times New Roman"/>
          </w:rPr>
          <w:delText xml:space="preserve">length of </w:delText>
        </w:r>
        <w:r w:rsidR="00787B07" w:rsidRPr="00212BB4" w:rsidDel="00C425B0">
          <w:rPr>
            <w:rFonts w:ascii="Times New Roman" w:hAnsi="Times New Roman" w:cs="Times New Roman"/>
          </w:rPr>
          <w:delText>time for different scenario</w:delText>
        </w:r>
        <w:r w:rsidR="00333964" w:rsidRPr="00212BB4" w:rsidDel="00C425B0">
          <w:rPr>
            <w:rFonts w:ascii="Times New Roman" w:hAnsi="Times New Roman" w:cs="Times New Roman"/>
          </w:rPr>
          <w:delText xml:space="preserve"> but this process is set to be always before K reaches the max value. This setting is to let K control the peak time a</w:delText>
        </w:r>
        <w:r w:rsidR="00787B07" w:rsidRPr="00212BB4" w:rsidDel="00C425B0">
          <w:rPr>
            <w:rFonts w:ascii="Times New Roman" w:hAnsi="Times New Roman" w:cs="Times New Roman"/>
          </w:rPr>
          <w:delText xml:space="preserve">s we discussed in </w:delText>
        </w:r>
        <w:r w:rsidR="003E7AFC" w:rsidDel="00C425B0">
          <w:rPr>
            <w:rFonts w:ascii="Times New Roman" w:hAnsi="Times New Roman" w:cs="Times New Roman"/>
          </w:rPr>
          <w:delText>the method section</w:delText>
        </w:r>
        <w:r w:rsidR="00333964" w:rsidRPr="00212BB4" w:rsidDel="00C425B0">
          <w:rPr>
            <w:rFonts w:ascii="Times New Roman" w:hAnsi="Times New Roman" w:cs="Times New Roman"/>
          </w:rPr>
          <w:delText xml:space="preserve">. </w:delText>
        </w:r>
        <w:r w:rsidR="00212BB4" w:rsidDel="00C425B0">
          <w:rPr>
            <w:rFonts w:ascii="Times New Roman" w:hAnsi="Times New Roman" w:cs="Times New Roman"/>
          </w:rPr>
          <w:delText>As</w:delText>
        </w:r>
        <w:r w:rsidR="0021443D" w:rsidDel="00C425B0">
          <w:rPr>
            <w:rFonts w:ascii="Times New Roman" w:hAnsi="Times New Roman" w:cs="Times New Roman"/>
          </w:rPr>
          <w:delText xml:space="preserve"> a</w:delText>
        </w:r>
        <w:r w:rsidR="00212BB4" w:rsidDel="00C425B0">
          <w:rPr>
            <w:rFonts w:ascii="Times New Roman" w:hAnsi="Times New Roman" w:cs="Times New Roman"/>
          </w:rPr>
          <w:delText xml:space="preserve"> result</w:delText>
        </w:r>
        <w:r w:rsidR="008300DF" w:rsidRPr="00212BB4" w:rsidDel="00C425B0">
          <w:rPr>
            <w:rFonts w:ascii="Times New Roman" w:hAnsi="Times New Roman" w:cs="Times New Roman"/>
          </w:rPr>
          <w:delText>,</w:delText>
        </w:r>
        <w:r w:rsidR="00333964" w:rsidRPr="00212BB4" w:rsidDel="00C425B0">
          <w:rPr>
            <w:rFonts w:ascii="Times New Roman" w:hAnsi="Times New Roman" w:cs="Times New Roman"/>
          </w:rPr>
          <w:delText xml:space="preserve"> the </w:delText>
        </w:r>
        <w:r w:rsidR="008300DF" w:rsidRPr="00212BB4" w:rsidDel="00C425B0">
          <w:rPr>
            <w:rFonts w:ascii="Times New Roman" w:hAnsi="Times New Roman" w:cs="Times New Roman"/>
          </w:rPr>
          <w:delText>decreasing process</w:delText>
        </w:r>
        <w:r w:rsidR="00643DF9" w:rsidRPr="00212BB4" w:rsidDel="00C425B0">
          <w:rPr>
            <w:rFonts w:ascii="Times New Roman" w:hAnsi="Times New Roman" w:cs="Times New Roman"/>
          </w:rPr>
          <w:delText xml:space="preserve"> </w:delText>
        </w:r>
        <w:r w:rsidR="00212BB4" w:rsidDel="00C425B0">
          <w:rPr>
            <w:rFonts w:ascii="Times New Roman" w:hAnsi="Times New Roman" w:cs="Times New Roman"/>
          </w:rPr>
          <w:delText>will</w:delText>
        </w:r>
        <w:r w:rsidR="00643DF9" w:rsidDel="00C425B0">
          <w:rPr>
            <w:rFonts w:ascii="Times New Roman" w:hAnsi="Times New Roman" w:cs="Times New Roman"/>
          </w:rPr>
          <w:delText xml:space="preserve"> not follow the same pattern</w:delText>
        </w:r>
        <w:r w:rsidR="00212BB4" w:rsidDel="00C425B0">
          <w:rPr>
            <w:rFonts w:ascii="Times New Roman" w:hAnsi="Times New Roman" w:cs="Times New Roman"/>
          </w:rPr>
          <w:delText xml:space="preserve"> as the increasing process</w:delText>
        </w:r>
        <w:r w:rsidR="00333964" w:rsidRPr="002F6763" w:rsidDel="00C425B0">
          <w:rPr>
            <w:rFonts w:ascii="Times New Roman" w:hAnsi="Times New Roman" w:cs="Times New Roman"/>
          </w:rPr>
          <w:delText>. MPB society</w:delText>
        </w:r>
        <w:r w:rsidR="008300DF" w:rsidRPr="002F6763" w:rsidDel="00C425B0">
          <w:rPr>
            <w:rFonts w:ascii="Times New Roman" w:hAnsi="Times New Roman" w:cs="Times New Roman"/>
          </w:rPr>
          <w:delText xml:space="preserve"> will not shrink</w:delText>
        </w:r>
        <w:r w:rsidR="00596BF5" w:rsidRPr="002F6763" w:rsidDel="00C425B0">
          <w:rPr>
            <w:rFonts w:ascii="Times New Roman" w:hAnsi="Times New Roman" w:cs="Times New Roman"/>
          </w:rPr>
          <w:delText xml:space="preserve"> from the edge of the landscape. Instead, the K in each case goes down simultaneously and makes the population size decrease all over the landscape until K </w:delText>
        </w:r>
        <w:r w:rsidR="00B227F3" w:rsidDel="00C425B0">
          <w:rPr>
            <w:rFonts w:ascii="Times New Roman" w:hAnsi="Times New Roman" w:cs="Times New Roman"/>
          </w:rPr>
          <w:delText>decline</w:delText>
        </w:r>
        <w:r w:rsidR="00596BF5" w:rsidRPr="002F6763" w:rsidDel="00C425B0">
          <w:rPr>
            <w:rFonts w:ascii="Times New Roman" w:hAnsi="Times New Roman" w:cs="Times New Roman"/>
          </w:rPr>
          <w:delText xml:space="preserve"> to 0. </w:delText>
        </w:r>
        <w:r w:rsidR="00643DF9" w:rsidDel="00C425B0">
          <w:rPr>
            <w:rFonts w:ascii="Times New Roman" w:hAnsi="Times New Roman" w:cs="Times New Roman"/>
          </w:rPr>
          <w:delText xml:space="preserve">Since </w:delText>
        </w:r>
        <w:r w:rsidR="006E496A" w:rsidRPr="002F6763" w:rsidDel="00C425B0">
          <w:rPr>
            <w:rFonts w:ascii="Times New Roman" w:hAnsi="Times New Roman" w:cs="Times New Roman"/>
          </w:rPr>
          <w:delText xml:space="preserve">K is kept </w:delText>
        </w:r>
        <w:r w:rsidR="00B227F3" w:rsidDel="00C425B0">
          <w:rPr>
            <w:rFonts w:ascii="Times New Roman" w:hAnsi="Times New Roman" w:cs="Times New Roman"/>
          </w:rPr>
          <w:delText>at</w:delText>
        </w:r>
        <w:r w:rsidR="006E496A" w:rsidRPr="002F6763" w:rsidDel="00C425B0">
          <w:rPr>
            <w:rFonts w:ascii="Times New Roman" w:hAnsi="Times New Roman" w:cs="Times New Roman"/>
          </w:rPr>
          <w:delText xml:space="preserve"> </w:delText>
        </w:r>
        <w:r w:rsidR="00596BF5" w:rsidRPr="002F6763" w:rsidDel="00C425B0">
          <w:rPr>
            <w:rFonts w:ascii="Times New Roman" w:hAnsi="Times New Roman" w:cs="Times New Roman"/>
          </w:rPr>
          <w:delText>60</w:delText>
        </w:r>
        <w:r w:rsidR="00643DF9" w:rsidDel="00C425B0">
          <w:rPr>
            <w:rFonts w:ascii="Times New Roman" w:hAnsi="Times New Roman" w:cs="Times New Roman"/>
          </w:rPr>
          <w:delText xml:space="preserve"> in the refuges</w:delText>
        </w:r>
        <w:r w:rsidR="00596BF5" w:rsidRPr="002F6763" w:rsidDel="00C425B0">
          <w:rPr>
            <w:rFonts w:ascii="Times New Roman" w:hAnsi="Times New Roman" w:cs="Times New Roman"/>
          </w:rPr>
          <w:delText xml:space="preserve">,  during this crash process, population size in the refuge </w:delText>
        </w:r>
        <w:r w:rsidR="00643DF9" w:rsidDel="00C425B0">
          <w:rPr>
            <w:rFonts w:ascii="Times New Roman" w:hAnsi="Times New Roman" w:cs="Times New Roman"/>
          </w:rPr>
          <w:delText xml:space="preserve">is </w:delText>
        </w:r>
        <w:r w:rsidR="00596BF5" w:rsidRPr="002F6763" w:rsidDel="00C425B0">
          <w:rPr>
            <w:rFonts w:ascii="Times New Roman" w:hAnsi="Times New Roman" w:cs="Times New Roman"/>
          </w:rPr>
          <w:delText xml:space="preserve"> saved and will continue for a new outbreak cycle.</w:delText>
        </w:r>
      </w:del>
    </w:p>
    <w:p w14:paraId="74589B08" w14:textId="47D1E15B" w:rsidR="00483C60" w:rsidDel="00C425B0" w:rsidRDefault="00F7406F" w:rsidP="00D4025A">
      <w:pPr>
        <w:snapToGrid w:val="0"/>
        <w:spacing w:before="120" w:after="0" w:line="480" w:lineRule="auto"/>
        <w:jc w:val="both"/>
        <w:rPr>
          <w:del w:id="1697" w:author="Auteur"/>
          <w:rFonts w:ascii="Times New Roman" w:hAnsi="Times New Roman" w:cs="Times New Roman"/>
        </w:rPr>
      </w:pPr>
      <w:del w:id="1698" w:author="Auteur">
        <w:r w:rsidDel="00C425B0">
          <w:rPr>
            <w:rFonts w:ascii="Times New Roman" w:hAnsi="Times New Roman" w:cs="Times New Roman"/>
          </w:rPr>
          <w:delText xml:space="preserve">Following the analysis of the simulation </w:delText>
        </w:r>
        <w:r w:rsidR="00212BB4" w:rsidDel="00C425B0">
          <w:rPr>
            <w:rFonts w:ascii="Times New Roman" w:hAnsi="Times New Roman" w:cs="Times New Roman"/>
          </w:rPr>
          <w:delText>output</w:delText>
        </w:r>
        <w:r w:rsidDel="00C425B0">
          <w:rPr>
            <w:rFonts w:ascii="Times New Roman" w:hAnsi="Times New Roman" w:cs="Times New Roman"/>
          </w:rPr>
          <w:delText xml:space="preserve">, we got the allelic richness and expected heterozygosity. The allelic richness stays the same in all the scenarios, </w:delText>
        </w:r>
        <w:r w:rsidR="00D71E1E" w:rsidDel="00C425B0">
          <w:rPr>
            <w:rFonts w:ascii="Times New Roman" w:hAnsi="Times New Roman" w:cs="Times New Roman"/>
          </w:rPr>
          <w:delText>mean</w:delText>
        </w:r>
        <w:r w:rsidR="005E62E6" w:rsidDel="00C425B0">
          <w:rPr>
            <w:rFonts w:ascii="Times New Roman" w:hAnsi="Times New Roman" w:cs="Times New Roman"/>
          </w:rPr>
          <w:delText>ing</w:delText>
        </w:r>
        <w:r w:rsidR="00D71E1E" w:rsidDel="00C425B0">
          <w:rPr>
            <w:rFonts w:ascii="Times New Roman" w:hAnsi="Times New Roman" w:cs="Times New Roman"/>
          </w:rPr>
          <w:delText xml:space="preserve"> </w:delText>
        </w:r>
        <w:r w:rsidDel="00C425B0">
          <w:rPr>
            <w:rFonts w:ascii="Times New Roman" w:hAnsi="Times New Roman" w:cs="Times New Roman"/>
          </w:rPr>
          <w:delText xml:space="preserve">that MPB population didn’t lose any allelic after 10 </w:delText>
        </w:r>
        <w:r w:rsidR="00212BB4" w:rsidDel="00C425B0">
          <w:rPr>
            <w:rFonts w:ascii="Times New Roman" w:hAnsi="Times New Roman" w:cs="Times New Roman"/>
          </w:rPr>
          <w:delText>crashes</w:delText>
        </w:r>
        <w:r w:rsidDel="00C425B0">
          <w:rPr>
            <w:rFonts w:ascii="Times New Roman" w:hAnsi="Times New Roman" w:cs="Times New Roman"/>
          </w:rPr>
          <w:delText xml:space="preserve"> for all the scenarios. This </w:delText>
        </w:r>
        <w:r w:rsidR="00D71E1E" w:rsidDel="00C425B0">
          <w:rPr>
            <w:rFonts w:ascii="Times New Roman" w:hAnsi="Times New Roman" w:cs="Times New Roman"/>
          </w:rPr>
          <w:delText>suggest</w:delText>
        </w:r>
        <w:r w:rsidR="005E62E6" w:rsidDel="00C425B0">
          <w:rPr>
            <w:rFonts w:ascii="Times New Roman" w:hAnsi="Times New Roman" w:cs="Times New Roman"/>
          </w:rPr>
          <w:delText>s</w:delText>
        </w:r>
        <w:r w:rsidR="00D71E1E" w:rsidDel="00C425B0">
          <w:rPr>
            <w:rFonts w:ascii="Times New Roman" w:hAnsi="Times New Roman" w:cs="Times New Roman"/>
          </w:rPr>
          <w:delText xml:space="preserve"> that</w:delText>
        </w:r>
        <w:r w:rsidDel="00C425B0">
          <w:rPr>
            <w:rFonts w:ascii="Times New Roman" w:hAnsi="Times New Roman" w:cs="Times New Roman"/>
          </w:rPr>
          <w:delText xml:space="preserve"> refuge</w:delText>
        </w:r>
        <w:r w:rsidR="00D71E1E" w:rsidDel="00C425B0">
          <w:rPr>
            <w:rFonts w:ascii="Times New Roman" w:hAnsi="Times New Roman" w:cs="Times New Roman"/>
          </w:rPr>
          <w:delText xml:space="preserve"> size</w:delText>
        </w:r>
        <w:r w:rsidR="00212BB4" w:rsidDel="00C425B0">
          <w:rPr>
            <w:rFonts w:ascii="Times New Roman" w:hAnsi="Times New Roman" w:cs="Times New Roman"/>
          </w:rPr>
          <w:delText>s</w:delText>
        </w:r>
        <w:r w:rsidDel="00C425B0">
          <w:rPr>
            <w:rFonts w:ascii="Times New Roman" w:hAnsi="Times New Roman" w:cs="Times New Roman"/>
          </w:rPr>
          <w:delText xml:space="preserve"> during the crash</w:delText>
        </w:r>
        <w:r w:rsidR="00D71E1E" w:rsidDel="00C425B0">
          <w:rPr>
            <w:rFonts w:ascii="Times New Roman" w:hAnsi="Times New Roman" w:cs="Times New Roman"/>
          </w:rPr>
          <w:delText xml:space="preserve"> are relatively big </w:delText>
        </w:r>
        <w:r w:rsidR="005E62E6" w:rsidDel="00C425B0">
          <w:rPr>
            <w:rFonts w:ascii="Times New Roman" w:hAnsi="Times New Roman" w:cs="Times New Roman"/>
          </w:rPr>
          <w:delText xml:space="preserve">to </w:delText>
        </w:r>
        <w:r w:rsidR="00D71E1E" w:rsidDel="00C425B0">
          <w:rPr>
            <w:rFonts w:ascii="Times New Roman" w:hAnsi="Times New Roman" w:cs="Times New Roman"/>
          </w:rPr>
          <w:delText xml:space="preserve">save enough individuals during the crash. But from the changes in the expected heterozygosity we notice that in all three </w:delText>
        </w:r>
        <w:r w:rsidR="00011B80" w:rsidDel="00C425B0">
          <w:rPr>
            <w:rFonts w:ascii="Times New Roman" w:hAnsi="Times New Roman" w:cs="Times New Roman"/>
          </w:rPr>
          <w:delText>scenarios, heterozygosity</w:delText>
        </w:r>
        <w:r w:rsidR="00D71E1E" w:rsidDel="00C425B0">
          <w:rPr>
            <w:rFonts w:ascii="Times New Roman" w:hAnsi="Times New Roman" w:cs="Times New Roman"/>
          </w:rPr>
          <w:delText xml:space="preserve"> </w:delText>
        </w:r>
        <w:r w:rsidR="00011B80" w:rsidDel="00C425B0">
          <w:rPr>
            <w:rFonts w:ascii="Times New Roman" w:hAnsi="Times New Roman" w:cs="Times New Roman"/>
          </w:rPr>
          <w:delText>decreases</w:delText>
        </w:r>
        <w:r w:rsidR="00D71E1E" w:rsidDel="00C425B0">
          <w:rPr>
            <w:rFonts w:ascii="Times New Roman" w:hAnsi="Times New Roman" w:cs="Times New Roman"/>
          </w:rPr>
          <w:delText xml:space="preserve"> after each cycle.</w:delText>
        </w:r>
        <w:r w:rsidR="00011B80" w:rsidDel="00C425B0">
          <w:rPr>
            <w:rFonts w:ascii="Times New Roman" w:hAnsi="Times New Roman" w:cs="Times New Roman"/>
          </w:rPr>
          <w:delText xml:space="preserve"> This means even though we haven’t lost any allele yet after 10 outbreak cycles, we lost</w:delText>
        </w:r>
        <w:r w:rsidR="00212BB4" w:rsidDel="00C425B0">
          <w:rPr>
            <w:rFonts w:ascii="Times New Roman" w:hAnsi="Times New Roman" w:cs="Times New Roman"/>
          </w:rPr>
          <w:delText xml:space="preserve"> certain</w:delText>
        </w:r>
        <w:r w:rsidR="00011B80" w:rsidDel="00C425B0">
          <w:rPr>
            <w:rFonts w:ascii="Times New Roman" w:hAnsi="Times New Roman" w:cs="Times New Roman"/>
          </w:rPr>
          <w:delText xml:space="preserve"> </w:delText>
        </w:r>
        <w:r w:rsidR="00011B80" w:rsidRPr="00011B80" w:rsidDel="00C425B0">
          <w:rPr>
            <w:rFonts w:ascii="Times New Roman" w:hAnsi="Times New Roman" w:cs="Times New Roman"/>
          </w:rPr>
          <w:delText xml:space="preserve">gene diversity </w:delText>
        </w:r>
        <w:r w:rsidR="00011B80" w:rsidDel="00C425B0">
          <w:rPr>
            <w:rFonts w:ascii="Times New Roman" w:hAnsi="Times New Roman" w:cs="Times New Roman"/>
          </w:rPr>
          <w:delText xml:space="preserve">in the population </w:delText>
        </w:r>
        <w:r w:rsidR="00011B80" w:rsidRPr="00011B80" w:rsidDel="00C425B0">
          <w:rPr>
            <w:rFonts w:ascii="Times New Roman" w:hAnsi="Times New Roman" w:cs="Times New Roman"/>
          </w:rPr>
          <w:delText>(Nei 1973)</w:delText>
        </w:r>
        <w:r w:rsidR="00011B80" w:rsidDel="00C425B0">
          <w:rPr>
            <w:rFonts w:ascii="Times New Roman" w:hAnsi="Times New Roman" w:cs="Times New Roman"/>
          </w:rPr>
          <w:delText xml:space="preserve">. Since there are no other genes </w:delText>
        </w:r>
        <w:r w:rsidR="00212BB4" w:rsidDel="00C425B0">
          <w:rPr>
            <w:rFonts w:ascii="Times New Roman" w:hAnsi="Times New Roman" w:cs="Times New Roman"/>
          </w:rPr>
          <w:delText>add</w:delText>
        </w:r>
        <w:r w:rsidR="005E62E6" w:rsidDel="00C425B0">
          <w:rPr>
            <w:rFonts w:ascii="Times New Roman" w:hAnsi="Times New Roman" w:cs="Times New Roman"/>
          </w:rPr>
          <w:delText>ed</w:delText>
        </w:r>
        <w:r w:rsidR="00212BB4" w:rsidDel="00C425B0">
          <w:rPr>
            <w:rFonts w:ascii="Times New Roman" w:hAnsi="Times New Roman" w:cs="Times New Roman"/>
          </w:rPr>
          <w:delText xml:space="preserve"> in </w:delText>
        </w:r>
        <w:r w:rsidR="00011B80" w:rsidDel="00C425B0">
          <w:rPr>
            <w:rFonts w:ascii="Times New Roman" w:hAnsi="Times New Roman" w:cs="Times New Roman"/>
          </w:rPr>
          <w:delText xml:space="preserve">from outside the system and the mutation rate is very low, this </w:delText>
        </w:r>
        <w:r w:rsidR="00011B80" w:rsidRPr="00011B80" w:rsidDel="00C425B0">
          <w:rPr>
            <w:rFonts w:ascii="Times New Roman" w:hAnsi="Times New Roman" w:cs="Times New Roman"/>
          </w:rPr>
          <w:delText>decline</w:delText>
        </w:r>
        <w:r w:rsidR="00011B80" w:rsidDel="00C425B0">
          <w:rPr>
            <w:rFonts w:ascii="Times New Roman" w:hAnsi="Times New Roman" w:cs="Times New Roman"/>
          </w:rPr>
          <w:delText xml:space="preserve"> is what we expected fr</w:delText>
        </w:r>
        <w:r w:rsidR="005E62E6" w:rsidDel="00C425B0">
          <w:rPr>
            <w:rFonts w:ascii="Times New Roman" w:hAnsi="Times New Roman" w:cs="Times New Roman"/>
          </w:rPr>
          <w:delText>o</w:delText>
        </w:r>
        <w:r w:rsidR="00011B80" w:rsidDel="00C425B0">
          <w:rPr>
            <w:rFonts w:ascii="Times New Roman" w:hAnsi="Times New Roman" w:cs="Times New Roman"/>
          </w:rPr>
          <w:delText>m the b</w:delText>
        </w:r>
        <w:r w:rsidR="00011B80" w:rsidRPr="00011B80" w:rsidDel="00C425B0">
          <w:rPr>
            <w:rFonts w:ascii="Times New Roman" w:hAnsi="Times New Roman" w:cs="Times New Roman"/>
          </w:rPr>
          <w:delText>ottlenecks and founder effects</w:delText>
        </w:r>
        <w:r w:rsidR="00011B80" w:rsidDel="00C425B0">
          <w:rPr>
            <w:rFonts w:ascii="Times New Roman" w:hAnsi="Times New Roman" w:cs="Times New Roman"/>
          </w:rPr>
          <w:delText xml:space="preserve"> inside a cyclic population. </w:delText>
        </w:r>
        <w:r w:rsidR="00483C60" w:rsidDel="00C425B0">
          <w:rPr>
            <w:rFonts w:ascii="Times New Roman" w:hAnsi="Times New Roman" w:cs="Times New Roman"/>
          </w:rPr>
          <w:delText xml:space="preserve">When we compare the expected heterozygosity </w:delText>
        </w:r>
        <w:r w:rsidR="004C670A" w:rsidDel="00C425B0">
          <w:rPr>
            <w:rFonts w:ascii="Times New Roman" w:hAnsi="Times New Roman" w:cs="Times New Roman"/>
          </w:rPr>
          <w:delText xml:space="preserve">changes </w:delText>
        </w:r>
        <w:r w:rsidR="00483C60" w:rsidDel="00C425B0">
          <w:rPr>
            <w:rFonts w:ascii="Times New Roman" w:hAnsi="Times New Roman" w:cs="Times New Roman"/>
          </w:rPr>
          <w:delText xml:space="preserve">of the three scenarios, as showed in </w:delText>
        </w:r>
        <w:r w:rsidR="004C670A" w:rsidDel="00C425B0">
          <w:rPr>
            <w:rFonts w:ascii="Times New Roman" w:hAnsi="Times New Roman" w:cs="Times New Roman"/>
          </w:rPr>
          <w:delText>T</w:delText>
        </w:r>
        <w:r w:rsidR="00483C60" w:rsidDel="00C425B0">
          <w:rPr>
            <w:rFonts w:ascii="Times New Roman" w:hAnsi="Times New Roman" w:cs="Times New Roman"/>
          </w:rPr>
          <w:delText xml:space="preserve">able1 and Figure6, they have almost the same </w:delText>
        </w:r>
        <w:r w:rsidR="00EE5EB5" w:rsidDel="00C425B0">
          <w:rPr>
            <w:rFonts w:ascii="Times New Roman" w:hAnsi="Times New Roman" w:cs="Times New Roman"/>
          </w:rPr>
          <w:delText>decreasing speed.</w:delText>
        </w:r>
        <w:r w:rsidR="004C670A" w:rsidDel="00C425B0">
          <w:rPr>
            <w:rFonts w:ascii="Times New Roman" w:hAnsi="Times New Roman" w:cs="Times New Roman"/>
          </w:rPr>
          <w:delText xml:space="preserve"> Since populations </w:delText>
        </w:r>
        <w:r w:rsidR="00300838" w:rsidDel="00C425B0">
          <w:rPr>
            <w:rFonts w:ascii="Times New Roman" w:hAnsi="Times New Roman" w:cs="Times New Roman"/>
          </w:rPr>
          <w:delText xml:space="preserve">always </w:delText>
        </w:r>
        <w:r w:rsidR="004C670A" w:rsidDel="00C425B0">
          <w:rPr>
            <w:rFonts w:ascii="Times New Roman" w:hAnsi="Times New Roman" w:cs="Times New Roman"/>
          </w:rPr>
          <w:delText>undergo 10 crashes and the levels of the lost of gene diversity are similar, it suggests that</w:delText>
        </w:r>
        <w:r w:rsidR="00EE5EB5" w:rsidDel="00C425B0">
          <w:rPr>
            <w:rFonts w:ascii="Times New Roman" w:hAnsi="Times New Roman" w:cs="Times New Roman"/>
          </w:rPr>
          <w:delText xml:space="preserve"> this decline of heterozygosity is mainly due to bottlenecks and founder effects. Difference may</w:delText>
        </w:r>
        <w:r w:rsidR="00300838" w:rsidDel="00C425B0">
          <w:rPr>
            <w:rFonts w:ascii="Times New Roman" w:hAnsi="Times New Roman" w:cs="Times New Roman"/>
          </w:rPr>
          <w:delText xml:space="preserve"> be caused by</w:delText>
        </w:r>
        <w:r w:rsidR="00EE5EB5" w:rsidDel="00C425B0">
          <w:rPr>
            <w:rFonts w:ascii="Times New Roman" w:hAnsi="Times New Roman" w:cs="Times New Roman"/>
          </w:rPr>
          <w:delText xml:space="preserve"> genetic drift and the difference of the landscape and refuge size. </w:delText>
        </w:r>
      </w:del>
    </w:p>
    <w:p w14:paraId="35356F0D" w14:textId="011D4642" w:rsidR="00BA5DF9" w:rsidDel="00C425B0" w:rsidRDefault="004C670A" w:rsidP="00D4025A">
      <w:pPr>
        <w:spacing w:before="120" w:after="0" w:line="480" w:lineRule="auto"/>
        <w:jc w:val="both"/>
        <w:rPr>
          <w:del w:id="1699" w:author="Auteur"/>
          <w:rFonts w:ascii="Times New Roman" w:hAnsi="Times New Roman" w:cs="Times New Roman"/>
        </w:rPr>
      </w:pPr>
      <w:del w:id="1700" w:author="Auteur">
        <w:r w:rsidDel="00C425B0">
          <w:rPr>
            <w:rFonts w:ascii="Times New Roman" w:hAnsi="Times New Roman" w:cs="Times New Roman"/>
          </w:rPr>
          <w:delText xml:space="preserve">During an </w:delText>
        </w:r>
        <w:r w:rsidR="00BA5DF9" w:rsidDel="00C425B0">
          <w:rPr>
            <w:rFonts w:ascii="Times New Roman" w:hAnsi="Times New Roman" w:cs="Times New Roman"/>
          </w:rPr>
          <w:delText>outbreak cycle</w:delText>
        </w:r>
        <w:r w:rsidDel="00C425B0">
          <w:rPr>
            <w:rFonts w:ascii="Times New Roman" w:hAnsi="Times New Roman" w:cs="Times New Roman"/>
          </w:rPr>
          <w:delText xml:space="preserve">, there </w:delText>
        </w:r>
        <w:r w:rsidR="00BA5DF9" w:rsidDel="00C425B0">
          <w:rPr>
            <w:rFonts w:ascii="Times New Roman" w:hAnsi="Times New Roman" w:cs="Times New Roman"/>
          </w:rPr>
          <w:delText xml:space="preserve">is also a process that </w:delText>
        </w:r>
        <w:r w:rsidR="00300838" w:rsidDel="00C425B0">
          <w:rPr>
            <w:rFonts w:ascii="Times New Roman" w:hAnsi="Times New Roman" w:cs="Times New Roman"/>
          </w:rPr>
          <w:delText xml:space="preserve">maintains </w:delText>
        </w:r>
        <w:r w:rsidR="00BA5DF9" w:rsidDel="00C425B0">
          <w:rPr>
            <w:rFonts w:ascii="Times New Roman" w:hAnsi="Times New Roman" w:cs="Times New Roman"/>
          </w:rPr>
          <w:delText>the genetic structure of the entire population.</w:delText>
        </w:r>
        <w:r w:rsidR="00BA5DF9" w:rsidRPr="00BA5DF9" w:rsidDel="00C425B0">
          <w:rPr>
            <w:rFonts w:ascii="Times New Roman" w:hAnsi="Times New Roman" w:cs="Times New Roman"/>
          </w:rPr>
          <w:delText xml:space="preserve"> </w:delText>
        </w:r>
        <w:r w:rsidR="00BA5DF9" w:rsidDel="00C425B0">
          <w:rPr>
            <w:rFonts w:ascii="Times New Roman" w:hAnsi="Times New Roman" w:cs="Times New Roman"/>
          </w:rPr>
          <w:delText>According to the</w:delText>
        </w:r>
        <w:r w:rsidR="00BA5DF9" w:rsidDel="00C425B0">
          <w:rPr>
            <w:rFonts w:ascii="Times New Roman" w:hAnsi="Times New Roman" w:cs="Times New Roman"/>
            <w:lang w:val="en-US"/>
          </w:rPr>
          <w:delText xml:space="preserve"> researches done in the </w:delText>
        </w:r>
        <w:r w:rsidR="00BA5DF9" w:rsidRPr="00CC6181" w:rsidDel="00C425B0">
          <w:rPr>
            <w:rFonts w:ascii="Times New Roman" w:hAnsi="Times New Roman" w:cs="Times New Roman"/>
            <w:lang w:val="en-US"/>
          </w:rPr>
          <w:delText xml:space="preserve">Australian plague locust, </w:delText>
        </w:r>
        <w:r w:rsidR="00BA5DF9" w:rsidRPr="006340C9" w:rsidDel="00C425B0">
          <w:rPr>
            <w:rFonts w:ascii="Times New Roman" w:hAnsi="Times New Roman" w:cs="Times New Roman"/>
            <w:i/>
            <w:lang w:val="en-US"/>
          </w:rPr>
          <w:delText>Chortoicetes terminifera</w:delText>
        </w:r>
        <w:r w:rsidR="00BA5DF9" w:rsidDel="00C425B0">
          <w:rPr>
            <w:rFonts w:ascii="Times New Roman" w:hAnsi="Times New Roman" w:cs="Times New Roman"/>
            <w:lang w:val="en-US"/>
          </w:rPr>
          <w:delText xml:space="preserve"> </w:delText>
        </w:r>
        <w:r w:rsidR="00BA5DF9" w:rsidRPr="00CC6181" w:rsidDel="00C425B0">
          <w:rPr>
            <w:rFonts w:ascii="Times New Roman" w:hAnsi="Times New Roman" w:cs="Times New Roman"/>
            <w:lang w:val="en-US"/>
          </w:rPr>
          <w:delText>(Chapuis et al. 2011)</w:delText>
        </w:r>
        <w:r w:rsidR="00BA5DF9" w:rsidDel="00C425B0">
          <w:rPr>
            <w:rFonts w:ascii="Times New Roman" w:hAnsi="Times New Roman" w:cs="Times New Roman"/>
            <w:lang w:val="en-US"/>
          </w:rPr>
          <w:delText xml:space="preserve"> and the </w:delText>
        </w:r>
        <w:r w:rsidR="00BA5DF9" w:rsidRPr="00176F7A" w:rsidDel="00C425B0">
          <w:rPr>
            <w:rFonts w:ascii="Times New Roman" w:hAnsi="Times New Roman" w:cs="Times New Roman"/>
            <w:lang w:val="en-US"/>
          </w:rPr>
          <w:delText xml:space="preserve">migratory locust, </w:delText>
        </w:r>
        <w:r w:rsidR="00BA5DF9" w:rsidRPr="006340C9" w:rsidDel="00C425B0">
          <w:rPr>
            <w:rFonts w:ascii="Times New Roman" w:hAnsi="Times New Roman" w:cs="Times New Roman"/>
            <w:i/>
            <w:lang w:val="en-US"/>
          </w:rPr>
          <w:delText>Locusta migratoria</w:delText>
        </w:r>
        <w:r w:rsidR="00BA5DF9" w:rsidDel="00C425B0">
          <w:rPr>
            <w:rFonts w:ascii="Times New Roman" w:hAnsi="Times New Roman" w:cs="Times New Roman"/>
            <w:lang w:val="en-US"/>
          </w:rPr>
          <w:delText xml:space="preserve"> </w:delText>
        </w:r>
        <w:r w:rsidR="00BA5DF9" w:rsidRPr="00CC6181" w:rsidDel="00C425B0">
          <w:rPr>
            <w:rFonts w:ascii="Times New Roman" w:hAnsi="Times New Roman" w:cs="Times New Roman"/>
            <w:lang w:val="en-US"/>
          </w:rPr>
          <w:delText>(Chapuis et al. 2009)</w:delText>
        </w:r>
        <w:r w:rsidR="00BA5DF9" w:rsidDel="00C425B0">
          <w:rPr>
            <w:rFonts w:ascii="Times New Roman" w:hAnsi="Times New Roman" w:cs="Times New Roman"/>
            <w:lang w:val="en-US"/>
          </w:rPr>
          <w:delText xml:space="preserve">, </w:delText>
        </w:r>
        <w:r w:rsidR="0078508A" w:rsidDel="00C425B0">
          <w:rPr>
            <w:rFonts w:ascii="Times New Roman" w:hAnsi="Times New Roman" w:cs="Times New Roman"/>
            <w:lang w:val="en-US"/>
          </w:rPr>
          <w:delText xml:space="preserve">outbreak population showed higher homogeneity than non-outbreak populations </w:delText>
        </w:r>
        <w:r w:rsidR="00F66083" w:rsidDel="00C425B0">
          <w:rPr>
            <w:rFonts w:ascii="Times New Roman" w:hAnsi="Times New Roman" w:cs="Times New Roman"/>
            <w:lang w:val="en-US"/>
          </w:rPr>
          <w:delText>with gene flow between populations</w:delText>
        </w:r>
        <w:r w:rsidR="00BA5DF9" w:rsidDel="00C425B0">
          <w:rPr>
            <w:rFonts w:ascii="Times New Roman" w:hAnsi="Times New Roman" w:cs="Times New Roman"/>
            <w:lang w:val="en-US"/>
          </w:rPr>
          <w:delText xml:space="preserve">. </w:delText>
        </w:r>
        <w:r w:rsidR="00F66083" w:rsidDel="00C425B0">
          <w:rPr>
            <w:rFonts w:ascii="Times New Roman" w:hAnsi="Times New Roman" w:cs="Times New Roman"/>
            <w:lang w:val="en-US"/>
          </w:rPr>
          <w:delText>O</w:delText>
        </w:r>
        <w:r w:rsidR="00BA5DF9" w:rsidDel="00C425B0">
          <w:rPr>
            <w:rFonts w:ascii="Times New Roman" w:hAnsi="Times New Roman" w:cs="Times New Roman"/>
            <w:lang w:val="en-US"/>
          </w:rPr>
          <w:delText xml:space="preserve">ur </w:delText>
        </w:r>
        <w:r w:rsidR="00F66083" w:rsidDel="00C425B0">
          <w:rPr>
            <w:rFonts w:ascii="Times New Roman" w:hAnsi="Times New Roman" w:cs="Times New Roman"/>
            <w:lang w:val="en-US"/>
          </w:rPr>
          <w:delText>result</w:delText>
        </w:r>
        <w:r w:rsidR="00BA5DF9" w:rsidDel="00C425B0">
          <w:rPr>
            <w:rFonts w:ascii="Times New Roman" w:hAnsi="Times New Roman" w:cs="Times New Roman"/>
            <w:lang w:val="en-US"/>
          </w:rPr>
          <w:delText xml:space="preserve"> shows </w:delText>
        </w:r>
        <w:r w:rsidR="00F66083" w:rsidDel="00C425B0">
          <w:rPr>
            <w:rFonts w:ascii="Times New Roman" w:hAnsi="Times New Roman" w:cs="Times New Roman"/>
            <w:lang w:val="en-US"/>
          </w:rPr>
          <w:delText>that for an isolated population,</w:delText>
        </w:r>
        <w:r w:rsidR="00BA5DF9" w:rsidDel="00C425B0">
          <w:rPr>
            <w:rFonts w:ascii="Times New Roman" w:hAnsi="Times New Roman" w:cs="Times New Roman"/>
            <w:lang w:val="en-US"/>
          </w:rPr>
          <w:delText xml:space="preserve"> </w:delText>
        </w:r>
        <w:r w:rsidR="00F66083" w:rsidDel="00C425B0">
          <w:rPr>
            <w:rFonts w:ascii="Times New Roman" w:hAnsi="Times New Roman" w:cs="Times New Roman"/>
            <w:lang w:val="en-US"/>
          </w:rPr>
          <w:delText xml:space="preserve">the homogeneity level is different with </w:delText>
        </w:r>
        <w:r w:rsidR="00BA5DF9" w:rsidDel="00C425B0">
          <w:rPr>
            <w:rFonts w:ascii="Times New Roman" w:hAnsi="Times New Roman" w:cs="Times New Roman"/>
            <w:lang w:val="en-US"/>
          </w:rPr>
          <w:delText xml:space="preserve">different outbreak </w:delText>
        </w:r>
        <w:r w:rsidDel="00C425B0">
          <w:rPr>
            <w:rFonts w:ascii="Times New Roman" w:hAnsi="Times New Roman" w:cs="Times New Roman"/>
            <w:lang w:val="en-US"/>
          </w:rPr>
          <w:delText>frequency</w:delText>
        </w:r>
        <w:r w:rsidR="00BA5DF9" w:rsidDel="00C425B0">
          <w:rPr>
            <w:rFonts w:ascii="Times New Roman" w:hAnsi="Times New Roman" w:cs="Times New Roman"/>
            <w:lang w:val="en-US"/>
          </w:rPr>
          <w:delText xml:space="preserve">. </w:delText>
        </w:r>
        <w:r w:rsidR="00BA5DF9" w:rsidDel="00C425B0">
          <w:rPr>
            <w:rFonts w:ascii="Times New Roman" w:hAnsi="Times New Roman" w:cs="Times New Roman"/>
          </w:rPr>
          <w:delText>Fst at the peaks shows that diversity in the population is maint</w:delText>
        </w:r>
        <w:r w:rsidR="0078508A" w:rsidDel="00C425B0">
          <w:rPr>
            <w:rFonts w:ascii="Times New Roman" w:hAnsi="Times New Roman" w:cs="Times New Roman"/>
          </w:rPr>
          <w:delText>ained</w:delText>
        </w:r>
        <w:r w:rsidR="00BA5DF9" w:rsidDel="00C425B0">
          <w:rPr>
            <w:rFonts w:ascii="Times New Roman" w:hAnsi="Times New Roman" w:cs="Times New Roman"/>
          </w:rPr>
          <w:delText xml:space="preserve"> at a certain level if the outbreak cycle is constant</w:delText>
        </w:r>
        <w:r w:rsidR="00695074" w:rsidDel="00C425B0">
          <w:rPr>
            <w:rFonts w:ascii="Times New Roman" w:hAnsi="Times New Roman" w:cs="Times New Roman"/>
          </w:rPr>
          <w:delText>. I</w:delText>
        </w:r>
        <w:r w:rsidR="00BA5DF9" w:rsidDel="00C425B0">
          <w:rPr>
            <w:rFonts w:ascii="Times New Roman" w:hAnsi="Times New Roman" w:cs="Times New Roman"/>
          </w:rPr>
          <w:delText>n the 10-year scenario, the Fst at the peaks will always be around 0.03</w:delText>
        </w:r>
        <w:r w:rsidR="000B3B96" w:rsidDel="00C425B0">
          <w:rPr>
            <w:rFonts w:ascii="Times New Roman" w:hAnsi="Times New Roman" w:cs="Times New Roman"/>
          </w:rPr>
          <w:delText>1</w:delText>
        </w:r>
        <w:r w:rsidR="00BA5DF9" w:rsidDel="00C425B0">
          <w:rPr>
            <w:rFonts w:ascii="Times New Roman" w:hAnsi="Times New Roman" w:cs="Times New Roman"/>
          </w:rPr>
          <w:delText xml:space="preserve">; in the 20-year scenario peak Fst fluctuates between </w:delText>
        </w:r>
        <w:r w:rsidR="004C7CCF" w:rsidDel="00C425B0">
          <w:rPr>
            <w:rFonts w:ascii="Times New Roman" w:hAnsi="Times New Roman" w:cs="Times New Roman"/>
          </w:rPr>
          <w:delText>an</w:delText>
        </w:r>
        <w:r w:rsidR="00BA5DF9" w:rsidDel="00C425B0">
          <w:rPr>
            <w:rFonts w:ascii="Times New Roman" w:hAnsi="Times New Roman" w:cs="Times New Roman"/>
          </w:rPr>
          <w:delText xml:space="preserve"> even smaller</w:delText>
        </w:r>
        <w:r w:rsidR="000B3B96" w:rsidDel="00C425B0">
          <w:rPr>
            <w:rFonts w:ascii="Times New Roman" w:hAnsi="Times New Roman" w:cs="Times New Roman"/>
          </w:rPr>
          <w:delText xml:space="preserve"> mean at 0.</w:delText>
        </w:r>
        <w:r w:rsidR="004C7CCF" w:rsidDel="00C425B0">
          <w:rPr>
            <w:rFonts w:ascii="Times New Roman" w:hAnsi="Times New Roman" w:cs="Times New Roman"/>
          </w:rPr>
          <w:delText>022. The</w:delText>
        </w:r>
        <w:r w:rsidR="00BA5DF9" w:rsidDel="00C425B0">
          <w:rPr>
            <w:rFonts w:ascii="Times New Roman" w:hAnsi="Times New Roman" w:cs="Times New Roman"/>
          </w:rPr>
          <w:delText xml:space="preserve"> 40-year scenario keeps a</w:delText>
        </w:r>
      </w:del>
      <w:ins w:id="1701" w:author="Auteur">
        <w:del w:id="1702" w:author="Auteur">
          <w:r w:rsidR="00AB303F" w:rsidDel="00C425B0">
            <w:rPr>
              <w:rFonts w:ascii="Times New Roman" w:hAnsi="Times New Roman" w:cs="Times New Roman"/>
            </w:rPr>
            <w:delText>n</w:delText>
          </w:r>
        </w:del>
      </w:ins>
      <w:del w:id="1703" w:author="Auteur">
        <w:r w:rsidR="00BA5DF9" w:rsidDel="00C425B0">
          <w:rPr>
            <w:rFonts w:ascii="Times New Roman" w:hAnsi="Times New Roman" w:cs="Times New Roman"/>
          </w:rPr>
          <w:delText xml:space="preserve"> almost </w:delText>
        </w:r>
        <w:r w:rsidR="004C7CCF" w:rsidDel="00C425B0">
          <w:rPr>
            <w:rFonts w:ascii="Times New Roman" w:hAnsi="Times New Roman" w:cs="Times New Roman"/>
          </w:rPr>
          <w:delText>constant Fst</w:delText>
        </w:r>
        <w:r w:rsidR="00BA5DF9" w:rsidDel="00C425B0">
          <w:rPr>
            <w:rFonts w:ascii="Times New Roman" w:hAnsi="Times New Roman" w:cs="Times New Roman"/>
          </w:rPr>
          <w:delText xml:space="preserve"> of 0.016. </w:delText>
        </w:r>
        <w:r w:rsidR="009327C2" w:rsidDel="00C425B0">
          <w:rPr>
            <w:rFonts w:ascii="Times New Roman" w:hAnsi="Times New Roman" w:cs="Times New Roman"/>
          </w:rPr>
          <w:delText>T</w:delText>
        </w:r>
        <w:r w:rsidR="00BA5DF9" w:rsidDel="00C425B0">
          <w:rPr>
            <w:rFonts w:ascii="Times New Roman" w:hAnsi="Times New Roman" w:cs="Times New Roman"/>
          </w:rPr>
          <w:delText>hese Fst values indicate that</w:delText>
        </w:r>
        <w:r w:rsidR="009327C2" w:rsidDel="00C425B0">
          <w:rPr>
            <w:rFonts w:ascii="Times New Roman" w:hAnsi="Times New Roman" w:cs="Times New Roman"/>
          </w:rPr>
          <w:delText>, at a high dispersal level, l</w:delText>
        </w:r>
        <w:r w:rsidR="00BA5DF9" w:rsidDel="00C425B0">
          <w:rPr>
            <w:rFonts w:ascii="Times New Roman" w:hAnsi="Times New Roman" w:cs="Times New Roman"/>
          </w:rPr>
          <w:delText>onger outbreak cycles</w:delText>
        </w:r>
        <w:r w:rsidR="009327C2" w:rsidDel="00C425B0">
          <w:rPr>
            <w:rFonts w:ascii="Times New Roman" w:hAnsi="Times New Roman" w:cs="Times New Roman"/>
          </w:rPr>
          <w:delText xml:space="preserve"> have</w:delText>
        </w:r>
        <w:r w:rsidR="00BA5DF9" w:rsidDel="00C425B0">
          <w:rPr>
            <w:rFonts w:ascii="Times New Roman" w:hAnsi="Times New Roman" w:cs="Times New Roman"/>
          </w:rPr>
          <w:delText xml:space="preserve"> </w:delText>
        </w:r>
        <w:r w:rsidR="009327C2" w:rsidDel="00C425B0">
          <w:rPr>
            <w:rFonts w:ascii="Times New Roman" w:hAnsi="Times New Roman" w:cs="Times New Roman"/>
          </w:rPr>
          <w:delText xml:space="preserve">higher </w:delText>
        </w:r>
        <w:r w:rsidR="00BA5DF9" w:rsidDel="00C425B0">
          <w:rPr>
            <w:rFonts w:ascii="Times New Roman" w:hAnsi="Times New Roman" w:cs="Times New Roman"/>
          </w:rPr>
          <w:delText>homogeneity within</w:delText>
        </w:r>
        <w:r w:rsidR="009327C2" w:rsidDel="00C425B0">
          <w:rPr>
            <w:rFonts w:ascii="Times New Roman" w:hAnsi="Times New Roman" w:cs="Times New Roman"/>
          </w:rPr>
          <w:delText xml:space="preserve"> population</w:delText>
        </w:r>
        <w:r w:rsidR="00BA5DF9" w:rsidDel="00C425B0">
          <w:rPr>
            <w:rFonts w:ascii="Times New Roman" w:hAnsi="Times New Roman" w:cs="Times New Roman"/>
          </w:rPr>
          <w:delText>. This result can be explained by the conclusion</w:delText>
        </w:r>
        <w:r w:rsidR="00BA5DF9" w:rsidRPr="00774550" w:rsidDel="00C425B0">
          <w:delText xml:space="preserve"> </w:delText>
        </w:r>
        <w:r w:rsidR="00BA5DF9" w:rsidDel="00C425B0">
          <w:rPr>
            <w:rFonts w:ascii="Times New Roman" w:hAnsi="Times New Roman" w:cs="Times New Roman"/>
          </w:rPr>
          <w:delText xml:space="preserve">that Franklin has made in their resent research </w:delText>
        </w:r>
        <w:r w:rsidR="00BA5DF9" w:rsidRPr="00774550" w:rsidDel="00C425B0">
          <w:rPr>
            <w:rFonts w:ascii="Times New Roman" w:hAnsi="Times New Roman" w:cs="Times New Roman"/>
          </w:rPr>
          <w:delText>(Franklin, Myers, and Cory 2014)</w:delText>
        </w:r>
        <w:r w:rsidR="00BA5DF9" w:rsidDel="00C425B0">
          <w:rPr>
            <w:rFonts w:ascii="Times New Roman" w:hAnsi="Times New Roman" w:cs="Times New Roman"/>
          </w:rPr>
          <w:delText xml:space="preserve"> that dispersal is an important attribute of animal populations which maintains genetic similarity. Our scenarios show that dispersal time is essential to its effect.</w:delText>
        </w:r>
      </w:del>
    </w:p>
    <w:p w14:paraId="4C489A16" w14:textId="57666B29" w:rsidR="008344F0" w:rsidRPr="008344F0" w:rsidDel="00C425B0" w:rsidRDefault="002200E2" w:rsidP="00D4025A">
      <w:pPr>
        <w:snapToGrid w:val="0"/>
        <w:spacing w:before="120" w:after="0" w:line="480" w:lineRule="auto"/>
        <w:jc w:val="both"/>
        <w:rPr>
          <w:del w:id="1704" w:author="Auteur"/>
          <w:rFonts w:ascii="Times New Roman" w:hAnsi="Times New Roman" w:cs="Times New Roman"/>
          <w:b/>
          <w:u w:val="single"/>
        </w:rPr>
      </w:pPr>
      <w:del w:id="1705" w:author="Auteur">
        <w:r w:rsidDel="00C425B0">
          <w:rPr>
            <w:rFonts w:ascii="Times New Roman" w:hAnsi="Times New Roman" w:cs="Times New Roman"/>
          </w:rPr>
          <w:delText xml:space="preserve">We also calculated the pairwise Fst of peaks and valleys for different scenarios. Our result shows that, for all three outbreak cycles, as population undergo more </w:delText>
        </w:r>
        <w:r w:rsidR="000B3B96" w:rsidDel="00C425B0">
          <w:rPr>
            <w:rFonts w:ascii="Times New Roman" w:hAnsi="Times New Roman" w:cs="Times New Roman"/>
          </w:rPr>
          <w:delText xml:space="preserve">outbreak </w:delText>
        </w:r>
        <w:r w:rsidDel="00C425B0">
          <w:rPr>
            <w:rFonts w:ascii="Times New Roman" w:hAnsi="Times New Roman" w:cs="Times New Roman"/>
          </w:rPr>
          <w:delText>cycles, the peak population is genetically more different from the peak population from the very beginning</w:delText>
        </w:r>
        <w:r w:rsidR="000B3B96" w:rsidDel="00C425B0">
          <w:rPr>
            <w:rFonts w:ascii="Times New Roman" w:hAnsi="Times New Roman" w:cs="Times New Roman"/>
          </w:rPr>
          <w:delText xml:space="preserve"> as</w:delText>
        </w:r>
        <w:r w:rsidDel="00C425B0">
          <w:rPr>
            <w:rFonts w:ascii="Times New Roman" w:hAnsi="Times New Roman" w:cs="Times New Roman"/>
          </w:rPr>
          <w:delText xml:space="preserve"> we already see the diversity lost by the </w:delText>
        </w:r>
        <w:r w:rsidR="003E0995" w:rsidDel="00C425B0">
          <w:rPr>
            <w:rFonts w:ascii="Times New Roman" w:hAnsi="Times New Roman" w:cs="Times New Roman"/>
          </w:rPr>
          <w:delText xml:space="preserve">expected </w:delText>
        </w:r>
        <w:r w:rsidDel="00C425B0">
          <w:rPr>
            <w:rFonts w:ascii="Times New Roman" w:hAnsi="Times New Roman" w:cs="Times New Roman"/>
          </w:rPr>
          <w:delText xml:space="preserve">heterozygosity. </w:delText>
        </w:r>
        <w:r w:rsidR="000B3B96" w:rsidDel="00C425B0">
          <w:rPr>
            <w:rFonts w:ascii="Times New Roman" w:hAnsi="Times New Roman" w:cs="Times New Roman"/>
          </w:rPr>
          <w:delText>W</w:delText>
        </w:r>
        <w:r w:rsidR="003E0995" w:rsidDel="00C425B0">
          <w:rPr>
            <w:rFonts w:ascii="Times New Roman" w:hAnsi="Times New Roman" w:cs="Times New Roman"/>
          </w:rPr>
          <w:delText>e know several factors will involve in this process, w</w:delText>
        </w:r>
        <w:r w:rsidDel="00C425B0">
          <w:rPr>
            <w:rFonts w:ascii="Times New Roman" w:hAnsi="Times New Roman" w:cs="Times New Roman"/>
          </w:rPr>
          <w:delText xml:space="preserve">e expected to see </w:delText>
        </w:r>
        <w:r w:rsidR="003E0995" w:rsidDel="00C425B0">
          <w:rPr>
            <w:rFonts w:ascii="Times New Roman" w:hAnsi="Times New Roman" w:cs="Times New Roman"/>
          </w:rPr>
          <w:delText>more detail</w:delText>
        </w:r>
        <w:r w:rsidR="000B3B96" w:rsidDel="00C425B0">
          <w:rPr>
            <w:rFonts w:ascii="Times New Roman" w:hAnsi="Times New Roman" w:cs="Times New Roman"/>
          </w:rPr>
          <w:delText>s</w:delText>
        </w:r>
        <w:r w:rsidR="003E0995" w:rsidDel="00C425B0">
          <w:rPr>
            <w:rFonts w:ascii="Times New Roman" w:hAnsi="Times New Roman" w:cs="Times New Roman"/>
          </w:rPr>
          <w:delText xml:space="preserve"> and difference of this los</w:delText>
        </w:r>
        <w:r w:rsidR="002F5DC4" w:rsidDel="00C425B0">
          <w:rPr>
            <w:rFonts w:ascii="Times New Roman" w:hAnsi="Times New Roman" w:cs="Times New Roman"/>
          </w:rPr>
          <w:delText>s</w:delText>
        </w:r>
        <w:r w:rsidR="003E0995" w:rsidDel="00C425B0">
          <w:rPr>
            <w:rFonts w:ascii="Times New Roman" w:hAnsi="Times New Roman" w:cs="Times New Roman"/>
          </w:rPr>
          <w:delText xml:space="preserve"> in different outbreak frequencies</w:delText>
        </w:r>
        <w:r w:rsidR="00F43AC9" w:rsidDel="00C425B0">
          <w:rPr>
            <w:rFonts w:ascii="Times New Roman" w:hAnsi="Times New Roman" w:cs="Times New Roman"/>
          </w:rPr>
          <w:delText>,</w:delText>
        </w:r>
        <w:r w:rsidR="003E0995" w:rsidDel="00C425B0">
          <w:rPr>
            <w:rFonts w:ascii="Times New Roman" w:hAnsi="Times New Roman" w:cs="Times New Roman"/>
          </w:rPr>
          <w:delText xml:space="preserve"> </w:delText>
        </w:r>
        <w:r w:rsidR="00F43AC9" w:rsidDel="00C425B0">
          <w:rPr>
            <w:rFonts w:ascii="Times New Roman" w:hAnsi="Times New Roman" w:cs="Times New Roman"/>
          </w:rPr>
          <w:delText>especially</w:delText>
        </w:r>
        <w:r w:rsidR="003E0995" w:rsidDel="00C425B0">
          <w:rPr>
            <w:rFonts w:ascii="Times New Roman" w:hAnsi="Times New Roman" w:cs="Times New Roman"/>
          </w:rPr>
          <w:delText xml:space="preserve"> </w:delText>
        </w:r>
        <w:r w:rsidR="00F43AC9" w:rsidDel="00C425B0">
          <w:rPr>
            <w:rFonts w:ascii="Times New Roman" w:hAnsi="Times New Roman" w:cs="Times New Roman"/>
          </w:rPr>
          <w:delText xml:space="preserve">the </w:delText>
        </w:r>
        <w:r w:rsidR="003E0995" w:rsidDel="00C425B0">
          <w:rPr>
            <w:rFonts w:ascii="Times New Roman" w:hAnsi="Times New Roman" w:cs="Times New Roman"/>
          </w:rPr>
          <w:delText>time factor</w:delText>
        </w:r>
        <w:r w:rsidR="00F43AC9" w:rsidDel="00C425B0">
          <w:rPr>
            <w:rFonts w:ascii="Times New Roman" w:hAnsi="Times New Roman" w:cs="Times New Roman"/>
          </w:rPr>
          <w:delText xml:space="preserve">. </w:delText>
        </w:r>
        <w:r w:rsidR="000B3B96" w:rsidDel="00C425B0">
          <w:rPr>
            <w:rFonts w:ascii="Times New Roman" w:hAnsi="Times New Roman" w:cs="Times New Roman"/>
          </w:rPr>
          <w:delText>Time factor</w:delText>
        </w:r>
        <w:r w:rsidR="003E0995" w:rsidDel="00C425B0">
          <w:rPr>
            <w:rFonts w:ascii="Times New Roman" w:hAnsi="Times New Roman" w:cs="Times New Roman"/>
          </w:rPr>
          <w:delText xml:space="preserve"> has</w:delText>
        </w:r>
        <w:r w:rsidR="000E3488" w:rsidDel="00C425B0">
          <w:rPr>
            <w:rFonts w:ascii="Times New Roman" w:hAnsi="Times New Roman" w:cs="Times New Roman"/>
          </w:rPr>
          <w:delText xml:space="preserve"> an</w:delText>
        </w:r>
        <w:r w:rsidR="003E0995" w:rsidDel="00C425B0">
          <w:rPr>
            <w:rFonts w:ascii="Times New Roman" w:hAnsi="Times New Roman" w:cs="Times New Roman"/>
          </w:rPr>
          <w:delText xml:space="preserve"> impact on gene drift between two peaks</w:delText>
        </w:r>
        <w:r w:rsidR="00F43AC9" w:rsidDel="00C425B0">
          <w:rPr>
            <w:rFonts w:ascii="Times New Roman" w:hAnsi="Times New Roman" w:cs="Times New Roman"/>
          </w:rPr>
          <w:delText>.</w:delText>
        </w:r>
        <w:r w:rsidR="003E0995" w:rsidDel="00C425B0">
          <w:rPr>
            <w:rFonts w:ascii="Times New Roman" w:hAnsi="Times New Roman" w:cs="Times New Roman"/>
          </w:rPr>
          <w:delText xml:space="preserve"> </w:delText>
        </w:r>
        <w:r w:rsidR="00F43AC9" w:rsidDel="00C425B0">
          <w:rPr>
            <w:rFonts w:ascii="Times New Roman" w:hAnsi="Times New Roman" w:cs="Times New Roman"/>
          </w:rPr>
          <w:delText>With a given dispersal</w:delText>
        </w:r>
        <w:r w:rsidR="000E3488" w:rsidDel="00C425B0">
          <w:rPr>
            <w:rFonts w:ascii="Times New Roman" w:hAnsi="Times New Roman" w:cs="Times New Roman"/>
          </w:rPr>
          <w:delText xml:space="preserve"> level</w:delText>
        </w:r>
        <w:r w:rsidR="00F43AC9" w:rsidDel="00C425B0">
          <w:rPr>
            <w:rFonts w:ascii="Times New Roman" w:hAnsi="Times New Roman" w:cs="Times New Roman"/>
          </w:rPr>
          <w:delText xml:space="preserve">, cycle time </w:delText>
        </w:r>
        <w:r w:rsidR="000B3B96" w:rsidDel="00C425B0">
          <w:rPr>
            <w:rFonts w:ascii="Times New Roman" w:hAnsi="Times New Roman" w:cs="Times New Roman"/>
          </w:rPr>
          <w:delText>determine</w:delText>
        </w:r>
        <w:r w:rsidR="00F43AC9" w:rsidDel="00C425B0">
          <w:rPr>
            <w:rFonts w:ascii="Times New Roman" w:hAnsi="Times New Roman" w:cs="Times New Roman"/>
          </w:rPr>
          <w:delText xml:space="preserve"> also </w:delText>
        </w:r>
        <w:r w:rsidR="00C87986" w:rsidDel="00C425B0">
          <w:rPr>
            <w:rFonts w:ascii="Times New Roman" w:hAnsi="Times New Roman" w:cs="Times New Roman"/>
          </w:rPr>
          <w:delText xml:space="preserve">the </w:delText>
        </w:r>
        <w:r w:rsidR="00F43AC9" w:rsidDel="00C425B0">
          <w:rPr>
            <w:rFonts w:ascii="Times New Roman" w:hAnsi="Times New Roman" w:cs="Times New Roman"/>
          </w:rPr>
          <w:delText xml:space="preserve">genetic exchange level over </w:delText>
        </w:r>
        <w:r w:rsidR="000B3B96" w:rsidDel="00C425B0">
          <w:rPr>
            <w:rFonts w:ascii="Times New Roman" w:hAnsi="Times New Roman" w:cs="Times New Roman"/>
          </w:rPr>
          <w:delText>a</w:delText>
        </w:r>
        <w:r w:rsidR="00F43AC9" w:rsidDel="00C425B0">
          <w:rPr>
            <w:rFonts w:ascii="Times New Roman" w:hAnsi="Times New Roman" w:cs="Times New Roman"/>
          </w:rPr>
          <w:delText xml:space="preserve"> landscape. Unfortunately, our result doesn’t show a clear tendency. </w:delText>
        </w:r>
        <w:r w:rsidR="00F31EB0" w:rsidDel="00C425B0">
          <w:rPr>
            <w:rFonts w:ascii="Times New Roman" w:hAnsi="Times New Roman" w:cs="Times New Roman"/>
          </w:rPr>
          <w:delText>In Figure7 A), we can see</w:delText>
        </w:r>
        <w:r w:rsidR="00C87986" w:rsidDel="00C425B0">
          <w:rPr>
            <w:rFonts w:ascii="Times New Roman" w:hAnsi="Times New Roman" w:cs="Times New Roman"/>
          </w:rPr>
          <w:delText xml:space="preserve"> </w:delText>
        </w:r>
        <w:r w:rsidR="00F31EB0" w:rsidRPr="00F31EB0" w:rsidDel="00C425B0">
          <w:rPr>
            <w:rFonts w:ascii="Times New Roman" w:hAnsi="Times New Roman" w:cs="Times New Roman"/>
          </w:rPr>
          <w:delText>the degree</w:delText>
        </w:r>
        <w:r w:rsidR="00F31EB0" w:rsidDel="00C425B0">
          <w:rPr>
            <w:rFonts w:ascii="Times New Roman" w:hAnsi="Times New Roman" w:cs="Times New Roman"/>
          </w:rPr>
          <w:delText>s</w:delText>
        </w:r>
        <w:r w:rsidR="00F31EB0" w:rsidRPr="00F31EB0" w:rsidDel="00C425B0">
          <w:rPr>
            <w:rFonts w:ascii="Times New Roman" w:hAnsi="Times New Roman" w:cs="Times New Roman"/>
          </w:rPr>
          <w:delText xml:space="preserve"> to which </w:delText>
        </w:r>
        <w:r w:rsidR="00F31EB0" w:rsidDel="00C425B0">
          <w:rPr>
            <w:rFonts w:ascii="Times New Roman" w:hAnsi="Times New Roman" w:cs="Times New Roman"/>
          </w:rPr>
          <w:delText>the last peak</w:delText>
        </w:r>
        <w:r w:rsidR="00F31EB0" w:rsidRPr="00F31EB0" w:rsidDel="00C425B0">
          <w:rPr>
            <w:rFonts w:ascii="Times New Roman" w:hAnsi="Times New Roman" w:cs="Times New Roman"/>
          </w:rPr>
          <w:delText xml:space="preserve"> differs from </w:delText>
        </w:r>
        <w:r w:rsidR="00F31EB0" w:rsidDel="00C425B0">
          <w:rPr>
            <w:rFonts w:ascii="Times New Roman" w:hAnsi="Times New Roman" w:cs="Times New Roman"/>
          </w:rPr>
          <w:delText xml:space="preserve">the first peak in different scenarios. </w:delText>
        </w:r>
        <w:r w:rsidR="000B3B96" w:rsidDel="00C425B0">
          <w:rPr>
            <w:rFonts w:ascii="Times New Roman" w:hAnsi="Times New Roman" w:cs="Times New Roman"/>
          </w:rPr>
          <w:delText>It shows that</w:delText>
        </w:r>
        <w:r w:rsidR="00F31EB0" w:rsidDel="00C425B0">
          <w:rPr>
            <w:rFonts w:ascii="Times New Roman" w:hAnsi="Times New Roman" w:cs="Times New Roman"/>
          </w:rPr>
          <w:delText xml:space="preserve"> the difference between 40year peaks are bigger than this difference between 20 years</w:delText>
        </w:r>
        <w:r w:rsidR="00C87986" w:rsidDel="00C425B0">
          <w:rPr>
            <w:rFonts w:ascii="Times New Roman" w:hAnsi="Times New Roman" w:cs="Times New Roman"/>
          </w:rPr>
          <w:delText>;</w:delText>
        </w:r>
        <w:r w:rsidR="00F31EB0" w:rsidDel="00C425B0">
          <w:rPr>
            <w:rFonts w:ascii="Times New Roman" w:hAnsi="Times New Roman" w:cs="Times New Roman"/>
          </w:rPr>
          <w:delText xml:space="preserve"> </w:delText>
        </w:r>
        <w:r w:rsidR="00E96E95" w:rsidDel="00C425B0">
          <w:rPr>
            <w:rFonts w:ascii="Times New Roman" w:hAnsi="Times New Roman" w:cs="Times New Roman"/>
          </w:rPr>
          <w:delText>however,</w:delText>
        </w:r>
        <w:r w:rsidR="00F31EB0" w:rsidDel="00C425B0">
          <w:rPr>
            <w:rFonts w:ascii="Times New Roman" w:hAnsi="Times New Roman" w:cs="Times New Roman"/>
          </w:rPr>
          <w:delText xml:space="preserve"> the 10year difference </w:delText>
        </w:r>
        <w:r w:rsidR="00E96E95" w:rsidDel="00C425B0">
          <w:rPr>
            <w:rFonts w:ascii="Times New Roman" w:hAnsi="Times New Roman" w:cs="Times New Roman"/>
          </w:rPr>
          <w:delText xml:space="preserve">is </w:delText>
        </w:r>
        <w:r w:rsidR="00F31EB0" w:rsidDel="00C425B0">
          <w:rPr>
            <w:rFonts w:ascii="Times New Roman" w:hAnsi="Times New Roman" w:cs="Times New Roman"/>
          </w:rPr>
          <w:delText>higher than 40-year scenario. In fact, this incomparable result may</w:delText>
        </w:r>
        <w:r w:rsidR="00C87986" w:rsidDel="00C425B0">
          <w:rPr>
            <w:rFonts w:ascii="Times New Roman" w:hAnsi="Times New Roman" w:cs="Times New Roman"/>
          </w:rPr>
          <w:delText xml:space="preserve"> be</w:delText>
        </w:r>
        <w:r w:rsidR="00F31EB0" w:rsidDel="00C425B0">
          <w:rPr>
            <w:rFonts w:ascii="Times New Roman" w:hAnsi="Times New Roman" w:cs="Times New Roman"/>
          </w:rPr>
          <w:delText xml:space="preserve"> </w:delText>
        </w:r>
        <w:r w:rsidR="00C87986" w:rsidDel="00C425B0">
          <w:rPr>
            <w:rFonts w:ascii="Times New Roman" w:hAnsi="Times New Roman" w:cs="Times New Roman"/>
          </w:rPr>
          <w:delText>caused by</w:delText>
        </w:r>
        <w:r w:rsidR="00F31EB0" w:rsidDel="00C425B0">
          <w:rPr>
            <w:rFonts w:ascii="Times New Roman" w:hAnsi="Times New Roman" w:cs="Times New Roman"/>
          </w:rPr>
          <w:delText xml:space="preserve"> other factors in the simulation, such as the size of the landscape and refuge</w:delText>
        </w:r>
        <w:r w:rsidR="00E96E95" w:rsidDel="00C425B0">
          <w:rPr>
            <w:rFonts w:ascii="Times New Roman" w:hAnsi="Times New Roman" w:cs="Times New Roman"/>
          </w:rPr>
          <w:delText xml:space="preserve"> are not equal</w:delText>
        </w:r>
        <w:r w:rsidR="00F31EB0" w:rsidDel="00C425B0">
          <w:rPr>
            <w:rFonts w:ascii="Times New Roman" w:hAnsi="Times New Roman" w:cs="Times New Roman"/>
          </w:rPr>
          <w:delText xml:space="preserve">. </w:delText>
        </w:r>
        <w:r w:rsidR="00F31EB0" w:rsidRPr="00F31EB0" w:rsidDel="00C425B0">
          <w:rPr>
            <w:rFonts w:ascii="Times New Roman" w:hAnsi="Times New Roman" w:cs="Times New Roman"/>
          </w:rPr>
          <w:delText>Furthermore</w:delText>
        </w:r>
        <w:r w:rsidR="00F31EB0" w:rsidDel="00C425B0">
          <w:rPr>
            <w:rFonts w:ascii="Times New Roman" w:hAnsi="Times New Roman" w:cs="Times New Roman"/>
          </w:rPr>
          <w:delText xml:space="preserve">, even </w:delText>
        </w:r>
        <w:r w:rsidR="00C87986" w:rsidDel="00C425B0">
          <w:rPr>
            <w:rFonts w:ascii="Times New Roman" w:hAnsi="Times New Roman" w:cs="Times New Roman"/>
          </w:rPr>
          <w:delText xml:space="preserve">though both </w:delText>
        </w:r>
        <w:r w:rsidR="00F31EB0" w:rsidDel="00C425B0">
          <w:rPr>
            <w:rFonts w:ascii="Times New Roman" w:hAnsi="Times New Roman" w:cs="Times New Roman"/>
          </w:rPr>
          <w:delText xml:space="preserve">20year </w:delText>
        </w:r>
        <w:r w:rsidR="00C87986" w:rsidDel="00C425B0">
          <w:rPr>
            <w:rFonts w:ascii="Times New Roman" w:hAnsi="Times New Roman" w:cs="Times New Roman"/>
          </w:rPr>
          <w:delText xml:space="preserve">and 40year </w:delText>
        </w:r>
        <w:r w:rsidR="00F31EB0" w:rsidDel="00C425B0">
          <w:rPr>
            <w:rFonts w:ascii="Times New Roman" w:hAnsi="Times New Roman" w:cs="Times New Roman"/>
          </w:rPr>
          <w:delText>scenario</w:delText>
        </w:r>
        <w:r w:rsidR="00C87986" w:rsidDel="00C425B0">
          <w:rPr>
            <w:rFonts w:ascii="Times New Roman" w:hAnsi="Times New Roman" w:cs="Times New Roman"/>
          </w:rPr>
          <w:delText>s</w:delText>
        </w:r>
        <w:r w:rsidR="00F31EB0" w:rsidDel="00C425B0">
          <w:rPr>
            <w:rFonts w:ascii="Times New Roman" w:hAnsi="Times New Roman" w:cs="Times New Roman"/>
          </w:rPr>
          <w:delText xml:space="preserve"> ha</w:delText>
        </w:r>
        <w:r w:rsidR="00C87986" w:rsidDel="00C425B0">
          <w:rPr>
            <w:rFonts w:ascii="Times New Roman" w:hAnsi="Times New Roman" w:cs="Times New Roman"/>
          </w:rPr>
          <w:delText>ve</w:delText>
        </w:r>
        <w:r w:rsidR="00F31EB0" w:rsidDel="00C425B0">
          <w:rPr>
            <w:rFonts w:ascii="Times New Roman" w:hAnsi="Times New Roman" w:cs="Times New Roman"/>
          </w:rPr>
          <w:delText xml:space="preserve"> the same landscape, the time to fill this landscape is in fact different in their own processes. </w:delText>
        </w:r>
        <w:r w:rsidR="00F31EB0" w:rsidRPr="008344F0" w:rsidDel="00C425B0">
          <w:rPr>
            <w:rFonts w:ascii="Times New Roman" w:hAnsi="Times New Roman" w:cs="Times New Roman"/>
          </w:rPr>
          <w:delText>This may cause</w:delText>
        </w:r>
        <w:r w:rsidR="00200260" w:rsidRPr="008344F0" w:rsidDel="00C425B0">
          <w:rPr>
            <w:rFonts w:ascii="Times New Roman" w:hAnsi="Times New Roman" w:cs="Times New Roman"/>
          </w:rPr>
          <w:delText xml:space="preserve"> the absorbing border act </w:delText>
        </w:r>
        <w:r w:rsidR="00E96E95" w:rsidRPr="008344F0" w:rsidDel="00C425B0">
          <w:rPr>
            <w:rFonts w:ascii="Times New Roman" w:hAnsi="Times New Roman" w:cs="Times New Roman"/>
          </w:rPr>
          <w:delText>longer</w:delText>
        </w:r>
        <w:r w:rsidR="00200260" w:rsidRPr="008344F0" w:rsidDel="00C425B0">
          <w:rPr>
            <w:rFonts w:ascii="Times New Roman" w:hAnsi="Times New Roman" w:cs="Times New Roman"/>
          </w:rPr>
          <w:delText xml:space="preserve"> on the 40 years scenario. Due to all these problems, </w:delText>
        </w:r>
        <w:r w:rsidR="00B716FC" w:rsidDel="00C425B0">
          <w:rPr>
            <w:rFonts w:ascii="Times New Roman" w:hAnsi="Times New Roman" w:cs="Times New Roman"/>
          </w:rPr>
          <w:delText xml:space="preserve">we cannot </w:delText>
        </w:r>
        <w:r w:rsidR="00F023CB" w:rsidDel="00C425B0">
          <w:rPr>
            <w:rFonts w:ascii="Times New Roman" w:hAnsi="Times New Roman" w:cs="Times New Roman"/>
          </w:rPr>
          <w:delText>clearly explain the result</w:delText>
        </w:r>
        <w:r w:rsidR="00200260" w:rsidRPr="008344F0" w:rsidDel="00C425B0">
          <w:rPr>
            <w:rFonts w:ascii="Times New Roman" w:hAnsi="Times New Roman" w:cs="Times New Roman"/>
          </w:rPr>
          <w:delText xml:space="preserve"> and </w:delText>
        </w:r>
        <w:r w:rsidR="00F023CB" w:rsidDel="00C425B0">
          <w:rPr>
            <w:rFonts w:ascii="Times New Roman" w:hAnsi="Times New Roman" w:cs="Times New Roman"/>
          </w:rPr>
          <w:delText>may need</w:delText>
        </w:r>
        <w:r w:rsidR="00200260" w:rsidRPr="008344F0" w:rsidDel="00C425B0">
          <w:rPr>
            <w:rFonts w:ascii="Times New Roman" w:hAnsi="Times New Roman" w:cs="Times New Roman"/>
          </w:rPr>
          <w:delText xml:space="preserve"> </w:delText>
        </w:r>
        <w:r w:rsidR="00F023CB" w:rsidDel="00C425B0">
          <w:rPr>
            <w:rFonts w:ascii="Times New Roman" w:hAnsi="Times New Roman" w:cs="Times New Roman"/>
          </w:rPr>
          <w:delText xml:space="preserve">further </w:delText>
        </w:r>
        <w:r w:rsidR="00200260" w:rsidRPr="008344F0" w:rsidDel="00C425B0">
          <w:rPr>
            <w:rFonts w:ascii="Times New Roman" w:hAnsi="Times New Roman" w:cs="Times New Roman"/>
          </w:rPr>
          <w:delText>adjustments</w:delText>
        </w:r>
        <w:r w:rsidR="00F023CB" w:rsidDel="00C425B0">
          <w:rPr>
            <w:rFonts w:ascii="Times New Roman" w:hAnsi="Times New Roman" w:cs="Times New Roman"/>
          </w:rPr>
          <w:delText xml:space="preserve"> to standardize</w:delText>
        </w:r>
        <w:r w:rsidR="00200260" w:rsidRPr="008344F0" w:rsidDel="00C425B0">
          <w:rPr>
            <w:rFonts w:ascii="Times New Roman" w:hAnsi="Times New Roman" w:cs="Times New Roman"/>
          </w:rPr>
          <w:delText xml:space="preserve"> the simulation scenario.</w:delText>
        </w:r>
      </w:del>
    </w:p>
    <w:p w14:paraId="0C949F36" w14:textId="1D6F2D45" w:rsidR="0084695E" w:rsidRDefault="0084695E" w:rsidP="008344F0">
      <w:pPr>
        <w:snapToGrid w:val="0"/>
        <w:spacing w:before="120" w:after="0" w:line="360" w:lineRule="auto"/>
        <w:jc w:val="both"/>
        <w:rPr>
          <w:rFonts w:ascii="Times New Roman" w:hAnsi="Times New Roman" w:cs="Times New Roman"/>
          <w:b/>
          <w:u w:val="single"/>
        </w:rPr>
      </w:pPr>
      <w:r w:rsidRPr="002F6763">
        <w:rPr>
          <w:rFonts w:ascii="Times New Roman" w:hAnsi="Times New Roman" w:cs="Times New Roman"/>
          <w:b/>
          <w:u w:val="single"/>
        </w:rPr>
        <w:t>Conclusion</w:t>
      </w:r>
      <w:r>
        <w:rPr>
          <w:rFonts w:ascii="Times New Roman" w:hAnsi="Times New Roman" w:cs="Times New Roman"/>
          <w:b/>
          <w:u w:val="single"/>
        </w:rPr>
        <w:t>:</w:t>
      </w:r>
    </w:p>
    <w:p w14:paraId="6E76D8DC" w14:textId="04D20D70" w:rsidR="00542E79" w:rsidDel="00137068" w:rsidRDefault="007824D5" w:rsidP="00D4025A">
      <w:pPr>
        <w:snapToGrid w:val="0"/>
        <w:spacing w:before="120" w:after="0" w:line="480" w:lineRule="auto"/>
        <w:jc w:val="both"/>
        <w:rPr>
          <w:del w:id="1706" w:author="Auteur"/>
          <w:rFonts w:ascii="Times New Roman" w:hAnsi="Times New Roman" w:cs="Times New Roman"/>
        </w:rPr>
      </w:pPr>
      <w:ins w:id="1707" w:author="Auteur">
        <w:r>
          <w:rPr>
            <w:rFonts w:ascii="Times New Roman" w:hAnsi="Times New Roman" w:cs="Times New Roman"/>
          </w:rPr>
          <w:t xml:space="preserve">In this research, we successfully simulated cyclic MPB populations with different cyclic frequencies and dispersal capacities. Our result shows that lower frequency and higher dispersal can lead to more genetic </w:t>
        </w:r>
        <w:r w:rsidR="00EF5FA0">
          <w:rPr>
            <w:rFonts w:ascii="Times New Roman" w:hAnsi="Times New Roman" w:cs="Times New Roman"/>
          </w:rPr>
          <w:t xml:space="preserve">diversity loss and more differentiation during </w:t>
        </w:r>
        <w:del w:id="1708" w:author="Auteur">
          <w:r w:rsidR="00EF5FA0" w:rsidDel="00AC5E22">
            <w:rPr>
              <w:rFonts w:ascii="Times New Roman" w:hAnsi="Times New Roman" w:cs="Times New Roman"/>
            </w:rPr>
            <w:delText>an</w:delText>
          </w:r>
        </w:del>
        <w:r w:rsidR="00AC5E22">
          <w:rPr>
            <w:rFonts w:ascii="Times New Roman" w:hAnsi="Times New Roman" w:cs="Times New Roman"/>
          </w:rPr>
          <w:t>a</w:t>
        </w:r>
        <w:r w:rsidR="00EF5FA0">
          <w:rPr>
            <w:rFonts w:ascii="Times New Roman" w:hAnsi="Times New Roman" w:cs="Times New Roman"/>
          </w:rPr>
          <w:t xml:space="preserve"> population cycle. The interaction of these two factors is also significant and have impact over the genetic structure.</w:t>
        </w:r>
      </w:ins>
      <w:del w:id="1709" w:author="Auteur">
        <w:r w:rsidR="00947DC8" w:rsidRPr="008344F0" w:rsidDel="00137068">
          <w:rPr>
            <w:rFonts w:ascii="Times New Roman" w:hAnsi="Times New Roman" w:cs="Times New Roman"/>
          </w:rPr>
          <w:delText>In this research, we successfully used programme CDmetaPOP</w:delText>
        </w:r>
        <w:r w:rsidR="009744CB" w:rsidDel="00137068">
          <w:rPr>
            <w:rFonts w:ascii="Times New Roman" w:hAnsi="Times New Roman" w:cs="Times New Roman"/>
          </w:rPr>
          <w:delText xml:space="preserve"> to</w:delText>
        </w:r>
        <w:r w:rsidR="00947DC8" w:rsidRPr="008344F0" w:rsidDel="00137068">
          <w:rPr>
            <w:rFonts w:ascii="Times New Roman" w:hAnsi="Times New Roman" w:cs="Times New Roman"/>
          </w:rPr>
          <w:delText xml:space="preserve"> </w:delText>
        </w:r>
        <w:r w:rsidR="000036F0" w:rsidRPr="008344F0" w:rsidDel="00137068">
          <w:rPr>
            <w:rFonts w:ascii="Times New Roman" w:hAnsi="Times New Roman" w:cs="Times New Roman"/>
          </w:rPr>
          <w:delText>simulate cyclic outbreak MPB population with three different</w:delText>
        </w:r>
        <w:r w:rsidR="000036F0" w:rsidDel="00137068">
          <w:rPr>
            <w:rFonts w:ascii="Times New Roman" w:hAnsi="Times New Roman" w:cs="Times New Roman"/>
          </w:rPr>
          <w:delText xml:space="preserve"> outbreak frequencies</w:delText>
        </w:r>
        <w:r w:rsidR="00E96E95" w:rsidDel="00137068">
          <w:rPr>
            <w:rFonts w:ascii="Times New Roman" w:hAnsi="Times New Roman" w:cs="Times New Roman"/>
          </w:rPr>
          <w:delText>. The tests showed that gene diversity los</w:delText>
        </w:r>
        <w:r w:rsidR="009744CB" w:rsidDel="00137068">
          <w:rPr>
            <w:rFonts w:ascii="Times New Roman" w:hAnsi="Times New Roman" w:cs="Times New Roman"/>
          </w:rPr>
          <w:delText>s</w:delText>
        </w:r>
        <w:r w:rsidR="00E96E95" w:rsidDel="00137068">
          <w:rPr>
            <w:rFonts w:ascii="Times New Roman" w:hAnsi="Times New Roman" w:cs="Times New Roman"/>
          </w:rPr>
          <w:delText xml:space="preserve"> </w:delText>
        </w:r>
        <w:r w:rsidR="00A4309B" w:rsidDel="00137068">
          <w:rPr>
            <w:rFonts w:ascii="Times New Roman" w:hAnsi="Times New Roman" w:cs="Times New Roman"/>
          </w:rPr>
          <w:delText xml:space="preserve">is </w:delText>
        </w:r>
        <w:r w:rsidR="00E96E95" w:rsidDel="00137068">
          <w:rPr>
            <w:rFonts w:ascii="Times New Roman" w:hAnsi="Times New Roman" w:cs="Times New Roman"/>
          </w:rPr>
          <w:delText>mainly due to cyclic crash</w:delText>
        </w:r>
        <w:r w:rsidR="00A4309B" w:rsidDel="00137068">
          <w:rPr>
            <w:rFonts w:ascii="Times New Roman" w:hAnsi="Times New Roman" w:cs="Times New Roman"/>
          </w:rPr>
          <w:delText xml:space="preserve"> numbers</w:delText>
        </w:r>
        <w:r w:rsidR="00E96E95" w:rsidDel="00137068">
          <w:rPr>
            <w:rFonts w:ascii="Times New Roman" w:hAnsi="Times New Roman" w:cs="Times New Roman"/>
          </w:rPr>
          <w:delText xml:space="preserve"> and</w:delText>
        </w:r>
        <w:r w:rsidR="009744CB" w:rsidDel="00137068">
          <w:rPr>
            <w:rFonts w:ascii="Times New Roman" w:hAnsi="Times New Roman" w:cs="Times New Roman"/>
          </w:rPr>
          <w:delText xml:space="preserve"> that</w:delText>
        </w:r>
        <w:r w:rsidR="00E96E95" w:rsidDel="00137068">
          <w:rPr>
            <w:rFonts w:ascii="Times New Roman" w:hAnsi="Times New Roman" w:cs="Times New Roman"/>
          </w:rPr>
          <w:delText xml:space="preserve"> </w:delText>
        </w:r>
        <w:r w:rsidR="00A4309B" w:rsidDel="00137068">
          <w:rPr>
            <w:rFonts w:ascii="Times New Roman" w:hAnsi="Times New Roman" w:cs="Times New Roman"/>
          </w:rPr>
          <w:delText xml:space="preserve">outbreak </w:delText>
        </w:r>
        <w:r w:rsidR="009744CB" w:rsidDel="00137068">
          <w:rPr>
            <w:rFonts w:ascii="Times New Roman" w:hAnsi="Times New Roman" w:cs="Times New Roman"/>
          </w:rPr>
          <w:delText>frequency</w:delText>
        </w:r>
        <w:r w:rsidR="00A4309B" w:rsidDel="00137068">
          <w:rPr>
            <w:rFonts w:ascii="Times New Roman" w:hAnsi="Times New Roman" w:cs="Times New Roman"/>
          </w:rPr>
          <w:delText xml:space="preserve"> has smaller impact. Also, we proved that bigger</w:delText>
        </w:r>
        <w:r w:rsidR="00E96E95" w:rsidDel="00137068">
          <w:rPr>
            <w:rFonts w:ascii="Times New Roman" w:hAnsi="Times New Roman" w:cs="Times New Roman"/>
          </w:rPr>
          <w:delText xml:space="preserve"> outbreak frequency favo</w:delText>
        </w:r>
        <w:r w:rsidR="009744CB" w:rsidDel="00137068">
          <w:rPr>
            <w:rFonts w:ascii="Times New Roman" w:hAnsi="Times New Roman" w:cs="Times New Roman"/>
          </w:rPr>
          <w:delText>rs</w:delText>
        </w:r>
        <w:r w:rsidR="00E96E95" w:rsidDel="00137068">
          <w:rPr>
            <w:rFonts w:ascii="Times New Roman" w:hAnsi="Times New Roman" w:cs="Times New Roman"/>
          </w:rPr>
          <w:delText xml:space="preserve"> the </w:delText>
        </w:r>
        <w:r w:rsidR="00E96E95" w:rsidRPr="00E96E95" w:rsidDel="00137068">
          <w:rPr>
            <w:rFonts w:ascii="Times New Roman" w:hAnsi="Times New Roman" w:cs="Times New Roman"/>
          </w:rPr>
          <w:delText>homogeneity</w:delText>
        </w:r>
        <w:r w:rsidR="000036F0" w:rsidDel="00137068">
          <w:rPr>
            <w:rFonts w:ascii="Times New Roman" w:hAnsi="Times New Roman" w:cs="Times New Roman"/>
          </w:rPr>
          <w:delText xml:space="preserve">. Although the real insect population is not as simple as the simulation, and the population size is still limited by the </w:delText>
        </w:r>
        <w:r w:rsidR="000036F0" w:rsidDel="00137068">
          <w:rPr>
            <w:rFonts w:ascii="Times New Roman" w:hAnsi="Times New Roman" w:cs="Times New Roman" w:hint="eastAsia"/>
          </w:rPr>
          <w:delText>d</w:delText>
        </w:r>
        <w:r w:rsidR="000036F0" w:rsidRPr="000036F0" w:rsidDel="00137068">
          <w:rPr>
            <w:rFonts w:ascii="Times New Roman" w:hAnsi="Times New Roman" w:cs="Times New Roman"/>
          </w:rPr>
          <w:delText>ata processing capability</w:delText>
        </w:r>
        <w:r w:rsidR="000036F0" w:rsidDel="00137068">
          <w:rPr>
            <w:rFonts w:ascii="Times New Roman" w:hAnsi="Times New Roman" w:cs="Times New Roman"/>
          </w:rPr>
          <w:delText xml:space="preserve"> of the simulator, CDmetaPOP shows its </w:delText>
        </w:r>
        <w:r w:rsidR="00D3779F" w:rsidDel="00137068">
          <w:rPr>
            <w:rFonts w:ascii="Times New Roman" w:hAnsi="Times New Roman" w:cs="Times New Roman"/>
          </w:rPr>
          <w:delText>strength</w:delText>
        </w:r>
        <w:r w:rsidR="000036F0" w:rsidDel="00137068">
          <w:rPr>
            <w:rFonts w:ascii="Times New Roman" w:hAnsi="Times New Roman" w:cs="Times New Roman"/>
          </w:rPr>
          <w:delText xml:space="preserve"> in the population genetic </w:delText>
        </w:r>
        <w:r w:rsidR="00D902AA" w:rsidDel="00137068">
          <w:rPr>
            <w:rFonts w:ascii="Times New Roman" w:hAnsi="Times New Roman" w:cs="Times New Roman"/>
          </w:rPr>
          <w:delText>research and</w:delText>
        </w:r>
        <w:r w:rsidR="000036F0" w:rsidDel="00137068">
          <w:rPr>
            <w:rFonts w:ascii="Times New Roman" w:hAnsi="Times New Roman" w:cs="Times New Roman"/>
          </w:rPr>
          <w:delText xml:space="preserve"> could be used as a powerful tool in our future researches.</w:delText>
        </w:r>
        <w:r w:rsidR="00891602" w:rsidDel="00137068">
          <w:rPr>
            <w:rFonts w:ascii="Times New Roman" w:hAnsi="Times New Roman" w:cs="Times New Roman"/>
          </w:rPr>
          <w:delText xml:space="preserve"> In future researches, we could use simulation to study different impact</w:delText>
        </w:r>
        <w:r w:rsidR="005A73AD" w:rsidDel="00137068">
          <w:rPr>
            <w:rFonts w:ascii="Times New Roman" w:hAnsi="Times New Roman" w:cs="Times New Roman"/>
          </w:rPr>
          <w:delText>s</w:delText>
        </w:r>
        <w:r w:rsidR="00891602" w:rsidDel="00137068">
          <w:rPr>
            <w:rFonts w:ascii="Times New Roman" w:hAnsi="Times New Roman" w:cs="Times New Roman"/>
          </w:rPr>
          <w:delText xml:space="preserve"> of dispersal</w:delText>
        </w:r>
        <w:r w:rsidR="0098247E" w:rsidDel="00137068">
          <w:rPr>
            <w:rFonts w:ascii="Times New Roman" w:hAnsi="Times New Roman" w:cs="Times New Roman"/>
          </w:rPr>
          <w:delText>, more complicate landscape model</w:delText>
        </w:r>
        <w:r w:rsidR="005A73AD" w:rsidDel="00137068">
          <w:rPr>
            <w:rFonts w:ascii="Times New Roman" w:hAnsi="Times New Roman" w:cs="Times New Roman"/>
          </w:rPr>
          <w:delText>s</w:delText>
        </w:r>
        <w:r w:rsidR="0098247E" w:rsidDel="00137068">
          <w:rPr>
            <w:rFonts w:ascii="Times New Roman" w:hAnsi="Times New Roman" w:cs="Times New Roman"/>
          </w:rPr>
          <w:delText xml:space="preserve">, and the temporal changes of outbreak population. </w:delText>
        </w:r>
      </w:del>
    </w:p>
    <w:p w14:paraId="4385A134" w14:textId="349CFC25" w:rsidR="00D4025A" w:rsidRDefault="00D4025A" w:rsidP="00D4025A">
      <w:pPr>
        <w:snapToGrid w:val="0"/>
        <w:spacing w:before="120" w:after="0" w:line="360" w:lineRule="auto"/>
        <w:jc w:val="both"/>
        <w:rPr>
          <w:rFonts w:ascii="Times New Roman" w:hAnsi="Times New Roman" w:cs="Times New Roman"/>
        </w:rPr>
      </w:pPr>
    </w:p>
    <w:p w14:paraId="0581DB7B" w14:textId="7DB09E56" w:rsidR="00D84D88" w:rsidRDefault="00D84D88" w:rsidP="00D4025A">
      <w:pPr>
        <w:snapToGrid w:val="0"/>
        <w:spacing w:before="120" w:after="0" w:line="360" w:lineRule="auto"/>
        <w:jc w:val="both"/>
        <w:rPr>
          <w:rFonts w:ascii="Times New Roman" w:hAnsi="Times New Roman" w:cs="Times New Roman"/>
        </w:rPr>
      </w:pPr>
    </w:p>
    <w:p w14:paraId="7BB73A02" w14:textId="601EB39A" w:rsidR="00D84D88" w:rsidRDefault="00D84D88" w:rsidP="00D4025A">
      <w:pPr>
        <w:snapToGrid w:val="0"/>
        <w:spacing w:before="120" w:after="0" w:line="360" w:lineRule="auto"/>
        <w:jc w:val="both"/>
        <w:rPr>
          <w:rFonts w:ascii="Times New Roman" w:hAnsi="Times New Roman" w:cs="Times New Roman"/>
        </w:rPr>
      </w:pPr>
    </w:p>
    <w:p w14:paraId="33BD88B1" w14:textId="77777777" w:rsidR="00D84D88" w:rsidRPr="002F6763" w:rsidRDefault="00D84D88" w:rsidP="00D4025A">
      <w:pPr>
        <w:snapToGrid w:val="0"/>
        <w:spacing w:before="120" w:after="0" w:line="360" w:lineRule="auto"/>
        <w:jc w:val="both"/>
        <w:rPr>
          <w:rFonts w:ascii="Times New Roman" w:hAnsi="Times New Roman" w:cs="Times New Roman"/>
        </w:rPr>
      </w:pPr>
    </w:p>
    <w:p w14:paraId="320AAA8D" w14:textId="758221FE" w:rsidR="000C0088" w:rsidRDefault="008F241F" w:rsidP="00D4025A">
      <w:pPr>
        <w:spacing w:after="0" w:line="360" w:lineRule="auto"/>
        <w:jc w:val="both"/>
        <w:rPr>
          <w:ins w:id="1710" w:author="Auteur"/>
          <w:rFonts w:ascii="Times New Roman" w:eastAsia="Times New Roman" w:hAnsi="Times New Roman" w:cs="Times New Roman"/>
          <w:b/>
          <w:sz w:val="24"/>
          <w:szCs w:val="24"/>
        </w:rPr>
      </w:pPr>
      <w:r w:rsidRPr="002F6763">
        <w:rPr>
          <w:rFonts w:ascii="Times New Roman" w:eastAsia="Times New Roman" w:hAnsi="Times New Roman" w:cs="Times New Roman"/>
          <w:b/>
          <w:sz w:val="24"/>
          <w:szCs w:val="24"/>
        </w:rPr>
        <w:t>Reference:</w:t>
      </w:r>
    </w:p>
    <w:p w14:paraId="5A458D97" w14:textId="3FA69667" w:rsidR="00054AD6" w:rsidRPr="00054AD6" w:rsidRDefault="00054AD6" w:rsidP="00611847">
      <w:pPr>
        <w:spacing w:after="0" w:line="240" w:lineRule="auto"/>
        <w:jc w:val="both"/>
        <w:rPr>
          <w:ins w:id="1711" w:author="Auteur"/>
          <w:rFonts w:ascii="Times New Roman" w:eastAsia="Times New Roman" w:hAnsi="Times New Roman" w:cs="Times New Roman"/>
          <w:sz w:val="24"/>
          <w:szCs w:val="24"/>
        </w:rPr>
        <w:pPrChange w:id="1712" w:author="Auteur">
          <w:pPr>
            <w:spacing w:after="0" w:line="240" w:lineRule="auto"/>
            <w:ind w:hanging="480"/>
          </w:pPr>
        </w:pPrChange>
      </w:pPr>
      <w:ins w:id="1713" w:author="Auteur">
        <w:r w:rsidRPr="00054AD6">
          <w:rPr>
            <w:rFonts w:ascii="Times New Roman" w:eastAsia="Times New Roman" w:hAnsi="Times New Roman" w:cs="Times New Roman"/>
            <w:sz w:val="24"/>
            <w:szCs w:val="24"/>
          </w:rPr>
          <w:t xml:space="preserve">Boulanger, Yan, and Dominique Arseneault. 2004. “Spruce Budworm Outbreaks in Eastern Quebec over the Last 450 Years.” </w:t>
        </w:r>
        <w:r w:rsidRPr="00611847">
          <w:rPr>
            <w:rFonts w:ascii="Times New Roman" w:eastAsia="Times New Roman" w:hAnsi="Times New Roman" w:cs="Times New Roman"/>
            <w:sz w:val="24"/>
            <w:szCs w:val="24"/>
            <w:rPrChange w:id="1714" w:author="Auteur">
              <w:rPr>
                <w:rFonts w:ascii="Times New Roman" w:eastAsia="Times New Roman" w:hAnsi="Times New Roman" w:cs="Times New Roman"/>
                <w:i/>
                <w:iCs/>
                <w:sz w:val="24"/>
                <w:szCs w:val="24"/>
              </w:rPr>
            </w:rPrChange>
          </w:rPr>
          <w:t>Canadian Journal of Forest Research</w:t>
        </w:r>
        <w:r w:rsidRPr="00054AD6">
          <w:rPr>
            <w:rFonts w:ascii="Times New Roman" w:eastAsia="Times New Roman" w:hAnsi="Times New Roman" w:cs="Times New Roman"/>
            <w:sz w:val="24"/>
            <w:szCs w:val="24"/>
          </w:rPr>
          <w:t xml:space="preserve"> 34 (5): 1035–43. </w:t>
        </w:r>
      </w:ins>
    </w:p>
    <w:p w14:paraId="2A2D6509" w14:textId="77777777" w:rsidR="00054AD6" w:rsidRDefault="00054AD6" w:rsidP="00611847">
      <w:pPr>
        <w:spacing w:after="0" w:line="240" w:lineRule="auto"/>
        <w:jc w:val="both"/>
        <w:rPr>
          <w:ins w:id="1715" w:author="Auteur"/>
          <w:rFonts w:ascii="Times New Roman" w:eastAsia="Times New Roman" w:hAnsi="Times New Roman" w:cs="Times New Roman"/>
          <w:sz w:val="24"/>
          <w:szCs w:val="24"/>
        </w:rPr>
        <w:pPrChange w:id="1716" w:author="Auteur">
          <w:pPr>
            <w:spacing w:after="0" w:line="360" w:lineRule="auto"/>
            <w:jc w:val="both"/>
          </w:pPr>
        </w:pPrChange>
      </w:pPr>
    </w:p>
    <w:p w14:paraId="22CA27C9" w14:textId="77777777" w:rsidR="00AC5E22" w:rsidRDefault="00AC5E22" w:rsidP="00AC5E22">
      <w:pPr>
        <w:spacing w:after="0" w:line="240" w:lineRule="auto"/>
        <w:jc w:val="both"/>
        <w:rPr>
          <w:ins w:id="1717" w:author="Auteur"/>
          <w:rFonts w:ascii="Times New Roman" w:eastAsia="Times New Roman" w:hAnsi="Times New Roman" w:cs="Times New Roman"/>
          <w:sz w:val="24"/>
          <w:szCs w:val="24"/>
        </w:rPr>
      </w:pPr>
      <w:ins w:id="1718" w:author="Auteur">
        <w:r w:rsidRPr="00535B89">
          <w:rPr>
            <w:rFonts w:ascii="Times New Roman" w:eastAsia="Times New Roman" w:hAnsi="Times New Roman" w:cs="Times New Roman"/>
            <w:sz w:val="24"/>
            <w:szCs w:val="24"/>
          </w:rPr>
          <w:t xml:space="preserve">Courchamp, Franck, Ludek Berec, and Joanna Gascoigne. 2008. Allee Effects in Ecology and Conservation. Oxford University Press. </w:t>
        </w:r>
      </w:ins>
    </w:p>
    <w:p w14:paraId="40650836" w14:textId="77777777" w:rsidR="00AC5E22" w:rsidRDefault="00AC5E22" w:rsidP="00AC5E22">
      <w:pPr>
        <w:spacing w:after="0" w:line="360" w:lineRule="auto"/>
        <w:jc w:val="both"/>
        <w:rPr>
          <w:ins w:id="1719" w:author="Auteur"/>
          <w:rFonts w:ascii="Times New Roman" w:eastAsia="Times New Roman" w:hAnsi="Times New Roman" w:cs="Times New Roman"/>
          <w:b/>
          <w:sz w:val="24"/>
          <w:szCs w:val="24"/>
        </w:rPr>
      </w:pPr>
    </w:p>
    <w:p w14:paraId="7EF8D050" w14:textId="77777777" w:rsidR="00AC5E22" w:rsidRPr="00D4025A" w:rsidRDefault="00AC5E22" w:rsidP="00AC5E22">
      <w:pPr>
        <w:spacing w:after="0" w:line="240" w:lineRule="auto"/>
        <w:jc w:val="both"/>
        <w:rPr>
          <w:ins w:id="1720" w:author="Auteur"/>
          <w:rFonts w:ascii="Times New Roman" w:eastAsia="Times New Roman" w:hAnsi="Times New Roman" w:cs="Times New Roman"/>
          <w:sz w:val="24"/>
          <w:szCs w:val="24"/>
        </w:rPr>
      </w:pPr>
      <w:ins w:id="1721" w:author="Auteur">
        <w:r w:rsidRPr="00D4025A">
          <w:rPr>
            <w:rFonts w:ascii="Times New Roman" w:eastAsia="Times New Roman" w:hAnsi="Times New Roman" w:cs="Times New Roman"/>
            <w:sz w:val="24"/>
            <w:szCs w:val="24"/>
          </w:rPr>
          <w:t xml:space="preserve">Duncan, Jacob P., James A. Powell, Luis F. Gordillo, and Joseph Eason. 2015. “A Model for Mountain Pine Beetle Outbreaks in an Age-Structured Forest: Predicting Severity and Outbreak-Recovery Cycle Period.” </w:t>
        </w:r>
        <w:r w:rsidRPr="00D4025A">
          <w:rPr>
            <w:rFonts w:ascii="Times New Roman" w:eastAsia="Times New Roman" w:hAnsi="Times New Roman" w:cs="Times New Roman"/>
            <w:i/>
            <w:iCs/>
            <w:sz w:val="24"/>
            <w:szCs w:val="24"/>
          </w:rPr>
          <w:t>Bulletin of Mathematical Biology</w:t>
        </w:r>
        <w:r w:rsidRPr="00D4025A">
          <w:rPr>
            <w:rFonts w:ascii="Times New Roman" w:eastAsia="Times New Roman" w:hAnsi="Times New Roman" w:cs="Times New Roman"/>
            <w:sz w:val="24"/>
            <w:szCs w:val="24"/>
          </w:rPr>
          <w:t xml:space="preserve"> 77 (7): 1256–84. </w:t>
        </w:r>
      </w:ins>
    </w:p>
    <w:p w14:paraId="41682051" w14:textId="77777777" w:rsidR="00AC5E22" w:rsidRDefault="00AC5E22" w:rsidP="00611847">
      <w:pPr>
        <w:spacing w:after="0" w:line="240" w:lineRule="auto"/>
        <w:jc w:val="both"/>
        <w:rPr>
          <w:ins w:id="1722" w:author="Auteur"/>
          <w:rFonts w:ascii="Times New Roman" w:eastAsia="Times New Roman" w:hAnsi="Times New Roman" w:cs="Times New Roman"/>
          <w:sz w:val="24"/>
          <w:szCs w:val="24"/>
        </w:rPr>
        <w:pPrChange w:id="1723" w:author="Auteur">
          <w:pPr>
            <w:spacing w:after="0" w:line="360" w:lineRule="auto"/>
            <w:jc w:val="both"/>
          </w:pPr>
        </w:pPrChange>
      </w:pPr>
    </w:p>
    <w:p w14:paraId="15DAC801" w14:textId="77777777" w:rsidR="00AC5E22" w:rsidRPr="00D4025A" w:rsidDel="00AC5E22" w:rsidRDefault="00AC5E22" w:rsidP="00611847">
      <w:pPr>
        <w:spacing w:after="0" w:line="240" w:lineRule="auto"/>
        <w:jc w:val="both"/>
        <w:rPr>
          <w:del w:id="1724" w:author="Auteur"/>
          <w:moveTo w:id="1725" w:author="Auteur"/>
          <w:rFonts w:ascii="Times New Roman" w:eastAsia="Times New Roman" w:hAnsi="Times New Roman" w:cs="Times New Roman"/>
          <w:sz w:val="24"/>
          <w:szCs w:val="24"/>
        </w:rPr>
      </w:pPr>
      <w:moveToRangeStart w:id="1726" w:author="Auteur" w:name="move523476262"/>
      <w:moveTo w:id="1727" w:author="Auteur">
        <w:r w:rsidRPr="00D4025A">
          <w:rPr>
            <w:rFonts w:ascii="Times New Roman" w:eastAsia="Times New Roman" w:hAnsi="Times New Roman" w:cs="Times New Roman"/>
            <w:sz w:val="24"/>
            <w:szCs w:val="24"/>
          </w:rPr>
          <w:t xml:space="preserve">Franklin, Michelle T., Judith H. Myers, and Jenny S. Cory. 2014. “Genetic Similarity of Island Populations of Tent Caterpillars during Successive Outbreaks.” PLoS ONE 9 (5). </w:t>
        </w:r>
      </w:moveTo>
    </w:p>
    <w:moveToRangeEnd w:id="1726"/>
    <w:p w14:paraId="76973BD5" w14:textId="77777777" w:rsidR="00AC5E22" w:rsidRDefault="00AC5E22" w:rsidP="00611847">
      <w:pPr>
        <w:spacing w:after="0" w:line="240" w:lineRule="auto"/>
        <w:jc w:val="both"/>
        <w:rPr>
          <w:ins w:id="1728" w:author="Auteur"/>
          <w:rFonts w:ascii="Times New Roman" w:eastAsia="Times New Roman" w:hAnsi="Times New Roman" w:cs="Times New Roman"/>
          <w:sz w:val="24"/>
          <w:szCs w:val="24"/>
        </w:rPr>
        <w:pPrChange w:id="1729" w:author="Auteur">
          <w:pPr>
            <w:spacing w:after="0" w:line="360" w:lineRule="auto"/>
            <w:jc w:val="both"/>
          </w:pPr>
        </w:pPrChange>
      </w:pPr>
    </w:p>
    <w:p w14:paraId="5293F0D8" w14:textId="77777777" w:rsidR="00AC5E22" w:rsidRPr="00D4025A" w:rsidRDefault="00AC5E22" w:rsidP="00AC5E22">
      <w:pPr>
        <w:spacing w:after="0" w:line="240" w:lineRule="auto"/>
        <w:rPr>
          <w:moveTo w:id="1730" w:author="Auteur"/>
          <w:rFonts w:ascii="Times New Roman" w:eastAsia="Times New Roman" w:hAnsi="Times New Roman" w:cs="Times New Roman"/>
          <w:b/>
          <w:sz w:val="24"/>
          <w:szCs w:val="24"/>
        </w:rPr>
      </w:pPr>
      <w:moveToRangeStart w:id="1731" w:author="Auteur" w:name="move523476274"/>
    </w:p>
    <w:p w14:paraId="108B7DBE" w14:textId="77777777" w:rsidR="00AC5E22" w:rsidRPr="00D4025A" w:rsidRDefault="00AC5E22" w:rsidP="00AC5E22">
      <w:pPr>
        <w:spacing w:after="0" w:line="240" w:lineRule="auto"/>
        <w:jc w:val="both"/>
        <w:rPr>
          <w:moveTo w:id="1732" w:author="Auteur"/>
          <w:rFonts w:ascii="Times New Roman" w:eastAsia="Times New Roman" w:hAnsi="Times New Roman" w:cs="Times New Roman"/>
          <w:sz w:val="24"/>
          <w:szCs w:val="24"/>
        </w:rPr>
      </w:pPr>
      <w:moveTo w:id="1733" w:author="Auteur">
        <w:r w:rsidRPr="00D4025A">
          <w:rPr>
            <w:rFonts w:ascii="Times New Roman" w:eastAsia="Times New Roman" w:hAnsi="Times New Roman" w:cs="Times New Roman"/>
            <w:sz w:val="24"/>
            <w:szCs w:val="24"/>
          </w:rPr>
          <w:t xml:space="preserve">Harvey, Brian J., Daniel C. Donato, and Monica G. Turner. 2014. “Recent Mountain Pine Beetle Outbreaks, Wildfire Severity, and Postfire Tree Regeneration in the US Northern Rockies.” </w:t>
        </w:r>
        <w:r w:rsidRPr="00D4025A">
          <w:rPr>
            <w:rFonts w:ascii="Times New Roman" w:eastAsia="Times New Roman" w:hAnsi="Times New Roman" w:cs="Times New Roman"/>
            <w:i/>
            <w:iCs/>
            <w:sz w:val="24"/>
            <w:szCs w:val="24"/>
          </w:rPr>
          <w:t>Proceedings of the National Academy of Sciences of the United States of America</w:t>
        </w:r>
        <w:r w:rsidRPr="00D4025A">
          <w:rPr>
            <w:rFonts w:ascii="Times New Roman" w:eastAsia="Times New Roman" w:hAnsi="Times New Roman" w:cs="Times New Roman"/>
            <w:sz w:val="24"/>
            <w:szCs w:val="24"/>
          </w:rPr>
          <w:t xml:space="preserve"> 111 (42): 15120–25. </w:t>
        </w:r>
      </w:moveTo>
    </w:p>
    <w:moveToRangeEnd w:id="1731"/>
    <w:p w14:paraId="3B341DF2" w14:textId="77777777" w:rsidR="00AC5E22" w:rsidRDefault="00AC5E22" w:rsidP="00AC5E22">
      <w:pPr>
        <w:spacing w:after="0" w:line="240" w:lineRule="auto"/>
        <w:jc w:val="both"/>
        <w:rPr>
          <w:ins w:id="1734" w:author="Auteur"/>
          <w:rFonts w:ascii="Times New Roman" w:eastAsia="Times New Roman" w:hAnsi="Times New Roman" w:cs="Times New Roman"/>
          <w:color w:val="000000" w:themeColor="text1"/>
          <w:sz w:val="24"/>
          <w:szCs w:val="24"/>
        </w:rPr>
      </w:pPr>
    </w:p>
    <w:p w14:paraId="4D50C125" w14:textId="77777777" w:rsidR="00AC5E22" w:rsidRPr="003F3D99" w:rsidRDefault="00AC5E22" w:rsidP="00AC5E22">
      <w:pPr>
        <w:spacing w:after="0" w:line="240" w:lineRule="auto"/>
        <w:jc w:val="both"/>
        <w:rPr>
          <w:moveTo w:id="1735" w:author="Auteur"/>
          <w:rFonts w:ascii="Times New Roman" w:eastAsia="Times New Roman" w:hAnsi="Times New Roman" w:cs="Times New Roman"/>
          <w:color w:val="000000" w:themeColor="text1"/>
          <w:sz w:val="24"/>
          <w:szCs w:val="24"/>
        </w:rPr>
      </w:pPr>
      <w:moveToRangeStart w:id="1736" w:author="Auteur" w:name="move523476286"/>
      <w:moveTo w:id="1737" w:author="Auteur">
        <w:r w:rsidRPr="003F3D99">
          <w:rPr>
            <w:rFonts w:ascii="Times New Roman" w:eastAsia="Times New Roman" w:hAnsi="Times New Roman" w:cs="Times New Roman"/>
            <w:color w:val="000000" w:themeColor="text1"/>
            <w:sz w:val="24"/>
            <w:szCs w:val="24"/>
          </w:rPr>
          <w:t xml:space="preserve">Hendry, Andrew P., and Troy Day. 2005. “Population Structure Attributable to Reproductive Time: Isolation by Time and Adaptation by Time.” Molecular Ecology 14 (4): 901–16. </w:t>
        </w:r>
      </w:moveTo>
    </w:p>
    <w:moveToRangeEnd w:id="1736"/>
    <w:p w14:paraId="2695E2B6" w14:textId="77777777" w:rsidR="00AC5E22" w:rsidRPr="00611847" w:rsidRDefault="00AC5E22" w:rsidP="00611847">
      <w:pPr>
        <w:spacing w:after="0" w:line="240" w:lineRule="auto"/>
        <w:jc w:val="both"/>
        <w:rPr>
          <w:ins w:id="1738" w:author="Auteur"/>
          <w:rFonts w:ascii="Times New Roman" w:eastAsia="Times New Roman" w:hAnsi="Times New Roman" w:cs="Times New Roman"/>
          <w:sz w:val="24"/>
          <w:szCs w:val="24"/>
          <w:rPrChange w:id="1739" w:author="Auteur">
            <w:rPr>
              <w:ins w:id="1740" w:author="Auteur"/>
              <w:rFonts w:ascii="Times New Roman" w:eastAsia="Times New Roman" w:hAnsi="Times New Roman" w:cs="Times New Roman"/>
              <w:b/>
              <w:sz w:val="24"/>
              <w:szCs w:val="24"/>
            </w:rPr>
          </w:rPrChange>
        </w:rPr>
        <w:pPrChange w:id="1741" w:author="Auteur">
          <w:pPr>
            <w:spacing w:after="0" w:line="360" w:lineRule="auto"/>
            <w:jc w:val="both"/>
          </w:pPr>
        </w:pPrChange>
      </w:pPr>
    </w:p>
    <w:p w14:paraId="36C03A52" w14:textId="77777777" w:rsidR="00AC5E22" w:rsidRDefault="00A17CB8" w:rsidP="00611847">
      <w:pPr>
        <w:spacing w:after="0" w:line="240" w:lineRule="auto"/>
        <w:jc w:val="both"/>
        <w:rPr>
          <w:ins w:id="1742" w:author="Auteur"/>
          <w:rFonts w:ascii="Times New Roman" w:eastAsia="Times New Roman" w:hAnsi="Times New Roman" w:cs="Times New Roman"/>
          <w:sz w:val="24"/>
          <w:szCs w:val="24"/>
        </w:rPr>
        <w:pPrChange w:id="1743" w:author="Auteur">
          <w:pPr>
            <w:pStyle w:val="Paragraphedeliste"/>
            <w:numPr>
              <w:numId w:val="8"/>
            </w:numPr>
            <w:spacing w:after="0" w:line="240" w:lineRule="auto"/>
            <w:ind w:left="644" w:hanging="360"/>
            <w:jc w:val="both"/>
          </w:pPr>
        </w:pPrChange>
      </w:pPr>
      <w:ins w:id="1744" w:author="Auteur">
        <w:del w:id="1745" w:author="Auteur">
          <w:r w:rsidRPr="00611847" w:rsidDel="006B4D92">
            <w:rPr>
              <w:rFonts w:ascii="Times New Roman" w:eastAsia="Times New Roman" w:hAnsi="Times New Roman" w:cs="Times New Roman"/>
              <w:sz w:val="24"/>
              <w:szCs w:val="24"/>
              <w:rPrChange w:id="1746" w:author="Auteur">
                <w:rPr>
                  <w:rFonts w:ascii="Times New Roman" w:eastAsia="Times New Roman" w:hAnsi="Times New Roman" w:cs="Times New Roman"/>
                  <w:b/>
                  <w:sz w:val="24"/>
                  <w:szCs w:val="24"/>
                </w:rPr>
              </w:rPrChange>
            </w:rPr>
            <w:delText xml:space="preserve">1. </w:delText>
          </w:r>
        </w:del>
        <w:r w:rsidR="00A71851" w:rsidRPr="00611847">
          <w:rPr>
            <w:rFonts w:ascii="Times New Roman" w:eastAsia="Times New Roman" w:hAnsi="Times New Roman" w:cs="Times New Roman"/>
            <w:sz w:val="24"/>
            <w:szCs w:val="24"/>
            <w:rPrChange w:id="1747" w:author="Auteur">
              <w:rPr/>
            </w:rPrChange>
          </w:rPr>
          <w:t xml:space="preserve">Howell, A. Brazier. 1923. “Periodic Fluctuations in the Numbers of Small Mammals.” Journal of Mammalogy 4 (3): 149–55. </w:t>
        </w:r>
      </w:ins>
    </w:p>
    <w:p w14:paraId="27502227" w14:textId="77777777" w:rsidR="00AC5E22" w:rsidRDefault="00AC5E22" w:rsidP="00611847">
      <w:pPr>
        <w:spacing w:after="0" w:line="240" w:lineRule="auto"/>
        <w:jc w:val="both"/>
        <w:rPr>
          <w:ins w:id="1748" w:author="Auteur"/>
          <w:rFonts w:ascii="Times New Roman" w:eastAsia="Times New Roman" w:hAnsi="Times New Roman" w:cs="Times New Roman"/>
          <w:sz w:val="24"/>
          <w:szCs w:val="24"/>
        </w:rPr>
        <w:pPrChange w:id="1749" w:author="Auteur">
          <w:pPr>
            <w:pStyle w:val="Paragraphedeliste"/>
            <w:numPr>
              <w:numId w:val="8"/>
            </w:numPr>
            <w:spacing w:after="0" w:line="240" w:lineRule="auto"/>
            <w:ind w:left="644" w:hanging="360"/>
            <w:jc w:val="both"/>
          </w:pPr>
        </w:pPrChange>
      </w:pPr>
    </w:p>
    <w:p w14:paraId="39601822" w14:textId="77777777" w:rsidR="00AC5E22" w:rsidRDefault="00AC5E22" w:rsidP="00AC5E22">
      <w:pPr>
        <w:spacing w:after="0" w:line="240" w:lineRule="auto"/>
        <w:jc w:val="both"/>
        <w:rPr>
          <w:ins w:id="1750" w:author="Auteur"/>
          <w:rFonts w:ascii="Times New Roman" w:eastAsia="Times New Roman" w:hAnsi="Times New Roman" w:cs="Times New Roman"/>
          <w:sz w:val="24"/>
          <w:szCs w:val="24"/>
        </w:rPr>
      </w:pPr>
      <w:ins w:id="1751" w:author="Auteur">
        <w:r w:rsidRPr="009F4F2A">
          <w:rPr>
            <w:rFonts w:ascii="Times New Roman" w:eastAsia="Times New Roman" w:hAnsi="Times New Roman" w:cs="Times New Roman"/>
            <w:sz w:val="24"/>
            <w:szCs w:val="24"/>
          </w:rPr>
          <w:t>Ims, Rolf A., Nigel G. Yoccoz, and Siw T. Killengreen. 2011. “Determinants of Lemming Outbreaks.” Proceedings of the National Academy of Sciences of the United States of America 108 (5): 1970–74.</w:t>
        </w:r>
      </w:ins>
    </w:p>
    <w:p w14:paraId="368AAB9D" w14:textId="77777777" w:rsidR="00AC5E22" w:rsidRDefault="00AC5E22" w:rsidP="00AC5E22">
      <w:pPr>
        <w:spacing w:after="0" w:line="240" w:lineRule="auto"/>
        <w:jc w:val="both"/>
        <w:rPr>
          <w:ins w:id="1752" w:author="Auteur"/>
          <w:rFonts w:ascii="Times New Roman" w:eastAsia="Times New Roman" w:hAnsi="Times New Roman" w:cs="Times New Roman"/>
          <w:sz w:val="24"/>
          <w:szCs w:val="24"/>
        </w:rPr>
      </w:pPr>
    </w:p>
    <w:p w14:paraId="4F8BFBDF" w14:textId="078A1C15" w:rsidR="006B4D92" w:rsidRPr="00611847" w:rsidRDefault="00A71851" w:rsidP="00611847">
      <w:pPr>
        <w:spacing w:after="0" w:line="240" w:lineRule="auto"/>
        <w:jc w:val="both"/>
        <w:rPr>
          <w:ins w:id="1753" w:author="Auteur"/>
          <w:rFonts w:ascii="Times New Roman" w:eastAsia="Times New Roman" w:hAnsi="Times New Roman" w:cs="Times New Roman"/>
          <w:sz w:val="24"/>
          <w:szCs w:val="24"/>
          <w:rPrChange w:id="1754" w:author="Auteur">
            <w:rPr>
              <w:ins w:id="1755" w:author="Auteur"/>
            </w:rPr>
          </w:rPrChange>
        </w:rPr>
        <w:pPrChange w:id="1756" w:author="Auteur">
          <w:pPr>
            <w:pStyle w:val="Paragraphedeliste"/>
            <w:numPr>
              <w:numId w:val="8"/>
            </w:numPr>
            <w:spacing w:after="0" w:line="240" w:lineRule="auto"/>
            <w:ind w:left="644" w:hanging="360"/>
            <w:jc w:val="both"/>
          </w:pPr>
        </w:pPrChange>
      </w:pPr>
      <w:ins w:id="1757" w:author="Auteur">
        <w:del w:id="1758" w:author="Auteur">
          <w:r w:rsidRPr="00611847" w:rsidDel="006B4D92">
            <w:rPr>
              <w:rFonts w:ascii="Times New Roman" w:eastAsia="Times New Roman" w:hAnsi="Times New Roman" w:cs="Times New Roman"/>
              <w:sz w:val="24"/>
              <w:szCs w:val="24"/>
              <w:rPrChange w:id="1759" w:author="Auteur">
                <w:rPr/>
              </w:rPrChange>
            </w:rPr>
            <w:delText>.</w:delText>
          </w:r>
          <w:r w:rsidR="00A17CB8" w:rsidRPr="00611847" w:rsidDel="006B4D92">
            <w:rPr>
              <w:rFonts w:ascii="Times New Roman" w:eastAsia="Times New Roman" w:hAnsi="Times New Roman" w:cs="Times New Roman"/>
              <w:sz w:val="24"/>
              <w:szCs w:val="24"/>
              <w:rPrChange w:id="1760" w:author="Auteur">
                <w:rPr>
                  <w:rFonts w:ascii="Times New Roman" w:eastAsia="Times New Roman" w:hAnsi="Times New Roman" w:cs="Times New Roman"/>
                  <w:b/>
                  <w:sz w:val="24"/>
                  <w:szCs w:val="24"/>
                </w:rPr>
              </w:rPrChange>
            </w:rPr>
            <w:delText>Krausman, Paul R., and Bruce D. Leopold. 2013. Essential Readings in Wildlife Management and Conservation. JHU Press.</w:delText>
          </w:r>
        </w:del>
      </w:ins>
    </w:p>
    <w:p w14:paraId="456FC2A3" w14:textId="77777777" w:rsidR="00AC5E22" w:rsidRPr="00D4025A" w:rsidRDefault="00AC5E22" w:rsidP="00AC5E22">
      <w:pPr>
        <w:spacing w:after="0" w:line="240" w:lineRule="auto"/>
        <w:jc w:val="both"/>
        <w:rPr>
          <w:moveTo w:id="1761" w:author="Auteur"/>
          <w:rFonts w:ascii="Times New Roman" w:eastAsia="Times New Roman" w:hAnsi="Times New Roman" w:cs="Times New Roman"/>
          <w:sz w:val="24"/>
          <w:szCs w:val="24"/>
        </w:rPr>
      </w:pPr>
      <w:moveToRangeStart w:id="1762" w:author="Auteur" w:name="move523476311"/>
      <w:moveTo w:id="1763" w:author="Auteur">
        <w:r w:rsidRPr="00CC5459">
          <w:rPr>
            <w:rFonts w:ascii="Times New Roman" w:eastAsia="Times New Roman" w:hAnsi="Times New Roman" w:cs="Times New Roman"/>
            <w:sz w:val="24"/>
            <w:szCs w:val="24"/>
          </w:rPr>
          <w:lastRenderedPageBreak/>
          <w:t xml:space="preserve">Krebs, Charles J., Rudy Boonstra, and Stan Boutin. 2018. “Using Experimentation to Understand the 10-Year Snowshoe Hare Cycle in the Boreal Forest of North America.” The Journal of Animal Ecology 87 (1): 87–100. </w:t>
        </w:r>
      </w:moveTo>
    </w:p>
    <w:moveToRangeEnd w:id="1762"/>
    <w:p w14:paraId="64376853" w14:textId="77777777" w:rsidR="006B4D92" w:rsidRPr="00611847" w:rsidRDefault="006B4D92" w:rsidP="00611847">
      <w:pPr>
        <w:spacing w:after="0" w:line="240" w:lineRule="auto"/>
        <w:jc w:val="both"/>
        <w:rPr>
          <w:ins w:id="1764" w:author="Auteur"/>
          <w:rFonts w:ascii="Times New Roman" w:eastAsia="Times New Roman" w:hAnsi="Times New Roman" w:cs="Times New Roman"/>
          <w:sz w:val="24"/>
          <w:szCs w:val="24"/>
          <w:rPrChange w:id="1765" w:author="Auteur">
            <w:rPr>
              <w:ins w:id="1766" w:author="Auteur"/>
              <w:rFonts w:ascii="Times New Roman" w:eastAsia="Times New Roman" w:hAnsi="Times New Roman" w:cs="Times New Roman"/>
              <w:sz w:val="24"/>
              <w:szCs w:val="24"/>
            </w:rPr>
          </w:rPrChange>
        </w:rPr>
        <w:pPrChange w:id="1767" w:author="Auteur">
          <w:pPr>
            <w:pStyle w:val="Paragraphedeliste"/>
            <w:numPr>
              <w:numId w:val="8"/>
            </w:numPr>
            <w:spacing w:after="0" w:line="240" w:lineRule="auto"/>
            <w:ind w:left="644" w:hanging="360"/>
            <w:jc w:val="both"/>
          </w:pPr>
        </w:pPrChange>
      </w:pPr>
    </w:p>
    <w:p w14:paraId="77FF83A0" w14:textId="77777777" w:rsidR="00AC5E22" w:rsidRPr="00D4025A" w:rsidRDefault="00AC5E22" w:rsidP="00AC5E22">
      <w:pPr>
        <w:spacing w:after="0" w:line="240" w:lineRule="auto"/>
        <w:jc w:val="both"/>
        <w:rPr>
          <w:ins w:id="1768" w:author="Auteur"/>
          <w:rFonts w:ascii="Times New Roman" w:eastAsia="Times New Roman" w:hAnsi="Times New Roman" w:cs="Times New Roman"/>
          <w:sz w:val="24"/>
          <w:szCs w:val="24"/>
        </w:rPr>
      </w:pPr>
      <w:ins w:id="1769" w:author="Auteur">
        <w:r w:rsidRPr="00F5137D">
          <w:rPr>
            <w:rFonts w:ascii="Times New Roman" w:eastAsia="Times New Roman" w:hAnsi="Times New Roman" w:cs="Times New Roman"/>
            <w:sz w:val="24"/>
            <w:szCs w:val="24"/>
          </w:rPr>
          <w:t xml:space="preserve">Landguth, Erin L, Andrew Bearlin, Casey Day, and Jason B. Dunham. 2016. “CDMetaPOP: An Individual-Based, Eco-Evolutionary Model for Spatially Explicit Simulation of Landscape Demogenetics.” Methods in Ecology and Evolution 8 (1): 411. </w:t>
        </w:r>
      </w:ins>
    </w:p>
    <w:p w14:paraId="20699800" w14:textId="77777777" w:rsidR="00AC5E22" w:rsidRPr="00D4025A" w:rsidRDefault="00AC5E22" w:rsidP="00AC5E22">
      <w:pPr>
        <w:spacing w:after="0" w:line="240" w:lineRule="auto"/>
        <w:jc w:val="both"/>
        <w:rPr>
          <w:ins w:id="1770" w:author="Auteur"/>
          <w:rFonts w:ascii="Times New Roman" w:eastAsia="Times New Roman" w:hAnsi="Times New Roman" w:cs="Times New Roman"/>
          <w:sz w:val="24"/>
          <w:szCs w:val="24"/>
        </w:rPr>
      </w:pPr>
    </w:p>
    <w:p w14:paraId="0DF8E9AE" w14:textId="77777777" w:rsidR="00AC5E22" w:rsidRPr="00D4025A" w:rsidRDefault="00AC5E22" w:rsidP="00AC5E22">
      <w:pPr>
        <w:spacing w:after="0" w:line="240" w:lineRule="auto"/>
        <w:jc w:val="both"/>
        <w:rPr>
          <w:ins w:id="1771" w:author="Auteur"/>
          <w:rFonts w:ascii="Times New Roman" w:eastAsia="Times New Roman" w:hAnsi="Times New Roman" w:cs="Times New Roman"/>
          <w:sz w:val="24"/>
          <w:szCs w:val="24"/>
        </w:rPr>
      </w:pPr>
      <w:ins w:id="1772" w:author="Auteur">
        <w:r w:rsidRPr="00D4025A">
          <w:rPr>
            <w:rFonts w:ascii="Times New Roman" w:eastAsia="Times New Roman" w:hAnsi="Times New Roman" w:cs="Times New Roman"/>
            <w:sz w:val="24"/>
            <w:szCs w:val="24"/>
          </w:rPr>
          <w:t xml:space="preserve">Landguth, Erin L., Andrew Bearlin, Casey C. Day, and Jason Dunham. 2017. “CDMetaPOP: An Individual-Based, Eco-Evolutionary Model for Spatially Explicit Simulation of Landscape Demogenetics.” </w:t>
        </w:r>
        <w:r w:rsidRPr="00D4025A">
          <w:rPr>
            <w:rFonts w:ascii="Times New Roman" w:eastAsia="Times New Roman" w:hAnsi="Times New Roman" w:cs="Times New Roman"/>
            <w:i/>
            <w:iCs/>
            <w:sz w:val="24"/>
            <w:szCs w:val="24"/>
          </w:rPr>
          <w:t>Methods in Ecology and Evolution</w:t>
        </w:r>
        <w:r w:rsidRPr="00D4025A">
          <w:rPr>
            <w:rFonts w:ascii="Times New Roman" w:eastAsia="Times New Roman" w:hAnsi="Times New Roman" w:cs="Times New Roman"/>
            <w:sz w:val="24"/>
            <w:szCs w:val="24"/>
          </w:rPr>
          <w:t xml:space="preserve"> 8 (1): 4–11. </w:t>
        </w:r>
      </w:ins>
    </w:p>
    <w:p w14:paraId="71AC7121" w14:textId="77777777" w:rsidR="00AC5E22" w:rsidRDefault="00AC5E22" w:rsidP="00460AF7">
      <w:pPr>
        <w:spacing w:after="0" w:line="240" w:lineRule="auto"/>
        <w:jc w:val="both"/>
        <w:rPr>
          <w:ins w:id="1773" w:author="Auteur"/>
          <w:rFonts w:ascii="Times New Roman" w:eastAsia="Times New Roman" w:hAnsi="Times New Roman" w:cs="Times New Roman"/>
          <w:sz w:val="24"/>
          <w:szCs w:val="24"/>
        </w:rPr>
      </w:pPr>
    </w:p>
    <w:p w14:paraId="45F959EA" w14:textId="6D6EF7D1" w:rsidR="006B4D92" w:rsidRPr="00611847" w:rsidRDefault="006B4D92" w:rsidP="00460AF7">
      <w:pPr>
        <w:spacing w:after="0" w:line="240" w:lineRule="auto"/>
        <w:jc w:val="both"/>
        <w:rPr>
          <w:ins w:id="1774" w:author="Auteur"/>
          <w:rFonts w:ascii="Times New Roman" w:eastAsia="Times New Roman" w:hAnsi="Times New Roman" w:cs="Times New Roman"/>
          <w:sz w:val="24"/>
          <w:szCs w:val="24"/>
          <w:rPrChange w:id="1775" w:author="Auteur">
            <w:rPr>
              <w:ins w:id="1776" w:author="Auteur"/>
            </w:rPr>
          </w:rPrChange>
        </w:rPr>
      </w:pPr>
      <w:ins w:id="1777" w:author="Auteur">
        <w:r w:rsidRPr="00611847">
          <w:rPr>
            <w:rFonts w:ascii="Times New Roman" w:eastAsia="Times New Roman" w:hAnsi="Times New Roman" w:cs="Times New Roman"/>
            <w:sz w:val="24"/>
            <w:szCs w:val="24"/>
            <w:rPrChange w:id="1778" w:author="Auteur">
              <w:rPr/>
            </w:rPrChange>
          </w:rPr>
          <w:t>Myers, Judith H. 2018. “Population Cycles: Generalities, Exceptions and Remaining Mysteries.” Proceedings of the Royal Society B: Biological Sciences 285 (1875). https://doi.org/10.1098/rspb.2017.2841.</w:t>
        </w:r>
      </w:ins>
    </w:p>
    <w:p w14:paraId="20E57663" w14:textId="5DF9F79D" w:rsidR="00A17CB8" w:rsidRDefault="00A17CB8" w:rsidP="00A17CB8">
      <w:pPr>
        <w:spacing w:after="0" w:line="240" w:lineRule="auto"/>
        <w:jc w:val="both"/>
        <w:rPr>
          <w:ins w:id="1779" w:author="Auteur"/>
          <w:rFonts w:ascii="Times New Roman" w:eastAsia="Times New Roman" w:hAnsi="Times New Roman" w:cs="Times New Roman"/>
          <w:sz w:val="24"/>
          <w:szCs w:val="24"/>
        </w:rPr>
      </w:pPr>
    </w:p>
    <w:p w14:paraId="059EE39F" w14:textId="77777777" w:rsidR="00AC5E22" w:rsidRDefault="00AC5E22" w:rsidP="00AC5E22">
      <w:pPr>
        <w:spacing w:after="0" w:line="240" w:lineRule="auto"/>
        <w:jc w:val="both"/>
        <w:rPr>
          <w:ins w:id="1780" w:author="Auteur"/>
          <w:rFonts w:ascii="Times New Roman" w:eastAsia="Times New Roman" w:hAnsi="Times New Roman" w:cs="Times New Roman"/>
          <w:sz w:val="24"/>
          <w:szCs w:val="24"/>
        </w:rPr>
      </w:pPr>
      <w:moveToRangeStart w:id="1781" w:author="Auteur" w:name="move523476328"/>
      <w:moveTo w:id="1782" w:author="Auteur">
        <w:r w:rsidRPr="00D4025A">
          <w:rPr>
            <w:rFonts w:ascii="Times New Roman" w:eastAsia="Times New Roman" w:hAnsi="Times New Roman" w:cs="Times New Roman"/>
            <w:sz w:val="24"/>
            <w:szCs w:val="24"/>
          </w:rPr>
          <w:t>Nei, Masatoshi. 1973. “Analysis of Gene Diversity in Subdivided Populations.” Proceedings of the National Academy of Sciences 70 (12): 3321–23.</w:t>
        </w:r>
      </w:moveTo>
    </w:p>
    <w:p w14:paraId="09A3AD91" w14:textId="77777777" w:rsidR="00AC5E22" w:rsidRPr="00D4025A" w:rsidRDefault="00AC5E22" w:rsidP="00AC5E22">
      <w:pPr>
        <w:spacing w:after="0" w:line="240" w:lineRule="auto"/>
        <w:jc w:val="both"/>
        <w:rPr>
          <w:moveTo w:id="1783" w:author="Auteur"/>
          <w:rFonts w:ascii="Times New Roman" w:eastAsia="Times New Roman" w:hAnsi="Times New Roman" w:cs="Times New Roman"/>
          <w:sz w:val="24"/>
          <w:szCs w:val="24"/>
        </w:rPr>
      </w:pPr>
    </w:p>
    <w:p w14:paraId="6D99D100" w14:textId="77777777" w:rsidR="00AC5E22" w:rsidRPr="00D4025A" w:rsidRDefault="00AC5E22" w:rsidP="00AC5E22">
      <w:pPr>
        <w:spacing w:after="0" w:line="240" w:lineRule="auto"/>
        <w:jc w:val="both"/>
        <w:rPr>
          <w:moveTo w:id="1784" w:author="Auteur"/>
          <w:rFonts w:ascii="Times New Roman" w:eastAsia="Times New Roman" w:hAnsi="Times New Roman" w:cs="Times New Roman"/>
          <w:sz w:val="24"/>
          <w:szCs w:val="24"/>
        </w:rPr>
      </w:pPr>
      <w:moveToRangeStart w:id="1785" w:author="Auteur" w:name="move523476356"/>
      <w:moveToRangeEnd w:id="1781"/>
      <w:moveTo w:id="1786" w:author="Auteur">
        <w:r w:rsidRPr="00D4025A">
          <w:rPr>
            <w:rFonts w:ascii="Times New Roman" w:eastAsia="Times New Roman" w:hAnsi="Times New Roman" w:cs="Times New Roman"/>
            <w:sz w:val="24"/>
            <w:szCs w:val="24"/>
          </w:rPr>
          <w:t xml:space="preserve">Rikalainen, Kaisa, Jouni Aspi, Juan A Galarza, Esa Koskela, and Tapio Mappes. 2012. “Maintenance of Genetic Diversity in Cyclic Populations—a Longitudinal Analysis in Myodes Glareolus.” Ecology and Evolution 2 (7): 1491–1502. </w:t>
        </w:r>
      </w:moveTo>
    </w:p>
    <w:moveToRangeEnd w:id="1785"/>
    <w:p w14:paraId="6B97C8E9" w14:textId="77777777" w:rsidR="00AC5E22" w:rsidRDefault="00AC5E22" w:rsidP="00A17CB8">
      <w:pPr>
        <w:spacing w:after="0" w:line="240" w:lineRule="auto"/>
        <w:jc w:val="both"/>
        <w:rPr>
          <w:ins w:id="1787" w:author="Auteur"/>
          <w:rFonts w:ascii="Times New Roman" w:eastAsia="Times New Roman" w:hAnsi="Times New Roman" w:cs="Times New Roman"/>
          <w:sz w:val="24"/>
          <w:szCs w:val="24"/>
        </w:rPr>
      </w:pPr>
    </w:p>
    <w:p w14:paraId="599D3B58" w14:textId="39803914" w:rsidR="00F97BEB" w:rsidDel="00AC5E22" w:rsidRDefault="00F97BEB" w:rsidP="00A17CB8">
      <w:pPr>
        <w:spacing w:after="0" w:line="240" w:lineRule="auto"/>
        <w:jc w:val="both"/>
        <w:rPr>
          <w:ins w:id="1788" w:author="Auteur"/>
          <w:del w:id="1789" w:author="Auteur"/>
          <w:rFonts w:ascii="Times New Roman" w:eastAsia="Times New Roman" w:hAnsi="Times New Roman" w:cs="Times New Roman"/>
          <w:sz w:val="24"/>
          <w:szCs w:val="24"/>
        </w:rPr>
      </w:pPr>
      <w:ins w:id="1790" w:author="Auteur">
        <w:del w:id="1791" w:author="Auteur">
          <w:r w:rsidDel="00956771">
            <w:rPr>
              <w:rFonts w:ascii="Times New Roman" w:eastAsia="Times New Roman" w:hAnsi="Times New Roman" w:cs="Times New Roman"/>
              <w:sz w:val="24"/>
              <w:szCs w:val="24"/>
            </w:rPr>
            <w:delText xml:space="preserve">2. </w:delText>
          </w:r>
        </w:del>
        <w:r w:rsidRPr="00F97BEB">
          <w:rPr>
            <w:rFonts w:ascii="Times New Roman" w:eastAsia="Times New Roman" w:hAnsi="Times New Roman" w:cs="Times New Roman"/>
            <w:sz w:val="24"/>
            <w:szCs w:val="24"/>
          </w:rPr>
          <w:t>Row, Jeffrey R., Paul J. Wilson, and Dennis L. Murray. 2016. “The Genetic Underpinnings of Population Cyclicity: Establishing Expectations for the Genetic Anatomy of Cycling Populations.” Oikos 125 (11): 1617–26. https://doi.org/10.1111/oik.02736.</w:t>
        </w:r>
      </w:ins>
    </w:p>
    <w:p w14:paraId="5C821CB8" w14:textId="2617D9D6" w:rsidR="00A17CB8" w:rsidRPr="00611847" w:rsidDel="00AC5E22" w:rsidRDefault="00A17CB8">
      <w:pPr>
        <w:spacing w:after="0" w:line="240" w:lineRule="auto"/>
        <w:jc w:val="both"/>
        <w:rPr>
          <w:ins w:id="1792" w:author="Auteur"/>
          <w:del w:id="1793" w:author="Auteur"/>
          <w:rFonts w:ascii="Times New Roman" w:hAnsi="Times New Roman" w:cs="Times New Roman"/>
          <w:sz w:val="24"/>
          <w:szCs w:val="24"/>
          <w:rPrChange w:id="1794" w:author="Auteur">
            <w:rPr>
              <w:ins w:id="1795" w:author="Auteur"/>
              <w:del w:id="1796" w:author="Auteur"/>
              <w:rFonts w:ascii="Times New Roman" w:eastAsia="Times New Roman" w:hAnsi="Times New Roman" w:cs="Times New Roman"/>
              <w:sz w:val="24"/>
              <w:szCs w:val="24"/>
            </w:rPr>
          </w:rPrChange>
        </w:rPr>
      </w:pPr>
    </w:p>
    <w:p w14:paraId="7C0CA095" w14:textId="38E2E8B6" w:rsidR="008C7496" w:rsidRPr="00611847" w:rsidDel="00AC5E22" w:rsidRDefault="008C7496">
      <w:pPr>
        <w:spacing w:after="0" w:line="240" w:lineRule="auto"/>
        <w:jc w:val="both"/>
        <w:rPr>
          <w:ins w:id="1797" w:author="Auteur"/>
          <w:moveFrom w:id="1798" w:author="Auteur"/>
          <w:rFonts w:ascii="Times New Roman" w:eastAsia="Times New Roman" w:hAnsi="Times New Roman" w:cs="Times New Roman"/>
          <w:color w:val="000000" w:themeColor="text1"/>
          <w:sz w:val="24"/>
          <w:szCs w:val="24"/>
          <w:rPrChange w:id="1799" w:author="Auteur">
            <w:rPr>
              <w:ins w:id="1800" w:author="Auteur"/>
              <w:moveFrom w:id="1801" w:author="Auteur"/>
              <w:rFonts w:ascii="Times New Roman" w:eastAsia="Times New Roman" w:hAnsi="Times New Roman" w:cs="Times New Roman"/>
              <w:sz w:val="24"/>
              <w:szCs w:val="24"/>
            </w:rPr>
          </w:rPrChange>
        </w:rPr>
      </w:pPr>
      <w:moveFromRangeStart w:id="1802" w:author="Auteur" w:name="move523476286"/>
      <w:moveFrom w:id="1803" w:author="Auteur">
        <w:ins w:id="1804" w:author="Auteur">
          <w:r w:rsidRPr="00611847" w:rsidDel="00AC5E22">
            <w:rPr>
              <w:rFonts w:ascii="Times New Roman" w:eastAsia="Times New Roman" w:hAnsi="Times New Roman" w:cs="Times New Roman"/>
              <w:color w:val="000000" w:themeColor="text1"/>
              <w:sz w:val="24"/>
              <w:szCs w:val="24"/>
              <w:rPrChange w:id="1805" w:author="Auteur">
                <w:rPr>
                  <w:rFonts w:ascii="Times New Roman" w:eastAsia="Times New Roman" w:hAnsi="Times New Roman" w:cs="Times New Roman"/>
                  <w:sz w:val="24"/>
                  <w:szCs w:val="24"/>
                </w:rPr>
              </w:rPrChange>
            </w:rPr>
            <w:t xml:space="preserve">Hendry, Andrew P., and Troy Day. 2005. “Population Structure Attributable to Reproductive Time: Isolation by Time and Adaptation by Time.” Molecular Ecology 14 (4): 901–16. </w:t>
          </w:r>
        </w:ins>
      </w:moveFrom>
    </w:p>
    <w:moveFromRangeEnd w:id="1802"/>
    <w:p w14:paraId="0A7557A5" w14:textId="25F84A72" w:rsidR="008C7496" w:rsidRDefault="008C7496">
      <w:pPr>
        <w:spacing w:after="0" w:line="240" w:lineRule="auto"/>
        <w:jc w:val="both"/>
        <w:rPr>
          <w:ins w:id="1806" w:author="Auteur"/>
          <w:rFonts w:ascii="Times New Roman" w:eastAsia="Times New Roman" w:hAnsi="Times New Roman" w:cs="Times New Roman"/>
          <w:sz w:val="24"/>
          <w:szCs w:val="24"/>
        </w:rPr>
      </w:pPr>
    </w:p>
    <w:p w14:paraId="414CC69D" w14:textId="612B9ED6" w:rsidR="00F5137D" w:rsidDel="00AC5E22" w:rsidRDefault="00F5137D">
      <w:pPr>
        <w:spacing w:after="0" w:line="240" w:lineRule="auto"/>
        <w:jc w:val="both"/>
        <w:rPr>
          <w:ins w:id="1807" w:author="Auteur"/>
          <w:del w:id="1808" w:author="Auteur"/>
          <w:rFonts w:ascii="Times New Roman" w:eastAsia="Times New Roman" w:hAnsi="Times New Roman" w:cs="Times New Roman"/>
          <w:sz w:val="24"/>
          <w:szCs w:val="24"/>
        </w:rPr>
      </w:pPr>
      <w:ins w:id="1809" w:author="Auteur">
        <w:del w:id="1810" w:author="Auteur">
          <w:r w:rsidRPr="00F5137D" w:rsidDel="00AC5E22">
            <w:rPr>
              <w:rFonts w:ascii="Times New Roman" w:eastAsia="Times New Roman" w:hAnsi="Times New Roman" w:cs="Times New Roman"/>
              <w:sz w:val="24"/>
              <w:szCs w:val="24"/>
            </w:rPr>
            <w:delText xml:space="preserve">Landguth, Erin L, Andrew Bearlin, Casey Day, and Jason B. Dunham. 2016. “CDMetaPOP: An Individual-Based, Eco-Evolutionary Model for Spatially Explicit Simulation of Landscape Demogenetics.” Methods in Ecology and Evolution 8 (1): 411. </w:delText>
          </w:r>
        </w:del>
      </w:ins>
    </w:p>
    <w:p w14:paraId="3C19FC90" w14:textId="6EB39F7A" w:rsidR="00F5137D" w:rsidDel="00AC5E22" w:rsidRDefault="00F5137D">
      <w:pPr>
        <w:spacing w:after="0" w:line="240" w:lineRule="auto"/>
        <w:jc w:val="both"/>
        <w:rPr>
          <w:ins w:id="1811" w:author="Auteur"/>
          <w:del w:id="1812" w:author="Auteur"/>
          <w:rFonts w:ascii="Times New Roman" w:eastAsia="Times New Roman" w:hAnsi="Times New Roman" w:cs="Times New Roman"/>
          <w:sz w:val="24"/>
          <w:szCs w:val="24"/>
        </w:rPr>
      </w:pPr>
    </w:p>
    <w:p w14:paraId="7BF9FFC1" w14:textId="0A79433A" w:rsidR="00535B89" w:rsidDel="00AC5E22" w:rsidRDefault="00535B89">
      <w:pPr>
        <w:spacing w:after="0" w:line="240" w:lineRule="auto"/>
        <w:jc w:val="both"/>
        <w:rPr>
          <w:ins w:id="1813" w:author="Auteur"/>
          <w:del w:id="1814" w:author="Auteur"/>
          <w:rFonts w:ascii="Times New Roman" w:eastAsia="Times New Roman" w:hAnsi="Times New Roman" w:cs="Times New Roman"/>
          <w:sz w:val="24"/>
          <w:szCs w:val="24"/>
        </w:rPr>
      </w:pPr>
      <w:ins w:id="1815" w:author="Auteur">
        <w:del w:id="1816" w:author="Auteur">
          <w:r w:rsidRPr="00535B89" w:rsidDel="00AC5E22">
            <w:rPr>
              <w:rFonts w:ascii="Times New Roman" w:eastAsia="Times New Roman" w:hAnsi="Times New Roman" w:cs="Times New Roman"/>
              <w:sz w:val="24"/>
              <w:szCs w:val="24"/>
            </w:rPr>
            <w:delText xml:space="preserve">Courchamp, Franck, Ludek Berec, and Joanna Gascoigne. 2008. Allee Effects in Ecology and Conservation. Oxford University Press. </w:delText>
          </w:r>
        </w:del>
      </w:ins>
    </w:p>
    <w:p w14:paraId="254C96FD" w14:textId="6914C74F" w:rsidR="00535B89" w:rsidRPr="00611847" w:rsidDel="00AC5E22" w:rsidRDefault="00535B89">
      <w:pPr>
        <w:spacing w:after="0" w:line="240" w:lineRule="auto"/>
        <w:jc w:val="both"/>
        <w:rPr>
          <w:del w:id="1817" w:author="Auteur"/>
          <w:rFonts w:ascii="Times New Roman" w:eastAsia="Times New Roman" w:hAnsi="Times New Roman" w:cs="Times New Roman"/>
          <w:sz w:val="24"/>
          <w:szCs w:val="24"/>
          <w:rPrChange w:id="1818" w:author="Auteur">
            <w:rPr>
              <w:del w:id="1819" w:author="Auteur"/>
              <w:rFonts w:ascii="Times New Roman" w:eastAsia="Times New Roman" w:hAnsi="Times New Roman" w:cs="Times New Roman"/>
              <w:b/>
              <w:sz w:val="24"/>
              <w:szCs w:val="24"/>
            </w:rPr>
          </w:rPrChange>
        </w:rPr>
        <w:pPrChange w:id="1820" w:author="Author">
          <w:pPr>
            <w:spacing w:after="0" w:line="360" w:lineRule="auto"/>
            <w:jc w:val="both"/>
          </w:pPr>
        </w:pPrChange>
      </w:pPr>
    </w:p>
    <w:p w14:paraId="7C3ACCC1" w14:textId="29DAD501" w:rsidR="0032647D" w:rsidRPr="00611847" w:rsidDel="00AC5E22" w:rsidRDefault="0032647D" w:rsidP="0032647D">
      <w:pPr>
        <w:spacing w:after="0" w:line="240" w:lineRule="auto"/>
        <w:jc w:val="both"/>
        <w:rPr>
          <w:del w:id="1821" w:author="Auteur"/>
          <w:rFonts w:ascii="Times New Roman" w:eastAsia="Times New Roman" w:hAnsi="Times New Roman" w:cs="Times New Roman"/>
          <w:sz w:val="24"/>
          <w:szCs w:val="24"/>
          <w:rPrChange w:id="1822" w:author="Auteur">
            <w:rPr>
              <w:del w:id="1823" w:author="Auteur"/>
              <w:rFonts w:ascii="Times New Roman" w:eastAsia="Times New Roman" w:hAnsi="Times New Roman" w:cs="Times New Roman"/>
              <w:sz w:val="24"/>
              <w:szCs w:val="24"/>
              <w:lang w:val="fr-CA"/>
            </w:rPr>
          </w:rPrChange>
        </w:rPr>
      </w:pPr>
      <w:del w:id="1824" w:author="Auteur">
        <w:r w:rsidRPr="00D4025A" w:rsidDel="00AC5E22">
          <w:rPr>
            <w:rFonts w:ascii="Times New Roman" w:eastAsia="Times New Roman" w:hAnsi="Times New Roman" w:cs="Times New Roman"/>
            <w:sz w:val="24"/>
            <w:szCs w:val="24"/>
          </w:rPr>
          <w:delText xml:space="preserve">Bhatia, Gaurav, Nick Patterson, Sriram Sankararaman, and Alkes L. Price. 2013. “Estimating and Interpreting FST: The Impact of Rare Variants.” </w:delText>
        </w:r>
        <w:r w:rsidRPr="00611847" w:rsidDel="00AC5E22">
          <w:rPr>
            <w:rFonts w:ascii="Times New Roman" w:eastAsia="Times New Roman" w:hAnsi="Times New Roman" w:cs="Times New Roman"/>
            <w:i/>
            <w:sz w:val="24"/>
            <w:szCs w:val="24"/>
            <w:rPrChange w:id="1825" w:author="Auteur">
              <w:rPr>
                <w:rFonts w:ascii="Times New Roman" w:eastAsia="Times New Roman" w:hAnsi="Times New Roman" w:cs="Times New Roman"/>
                <w:i/>
                <w:sz w:val="24"/>
                <w:szCs w:val="24"/>
                <w:lang w:val="fr-CA"/>
              </w:rPr>
            </w:rPrChange>
          </w:rPr>
          <w:delText>Genome Research</w:delText>
        </w:r>
        <w:r w:rsidRPr="00611847" w:rsidDel="00AC5E22">
          <w:rPr>
            <w:rFonts w:ascii="Times New Roman" w:eastAsia="Times New Roman" w:hAnsi="Times New Roman" w:cs="Times New Roman"/>
            <w:sz w:val="24"/>
            <w:szCs w:val="24"/>
            <w:rPrChange w:id="1826" w:author="Auteur">
              <w:rPr>
                <w:rFonts w:ascii="Times New Roman" w:eastAsia="Times New Roman" w:hAnsi="Times New Roman" w:cs="Times New Roman"/>
                <w:sz w:val="24"/>
                <w:szCs w:val="24"/>
                <w:lang w:val="fr-CA"/>
              </w:rPr>
            </w:rPrChange>
          </w:rPr>
          <w:delText xml:space="preserve"> 23 (9): 1514–21. </w:delText>
        </w:r>
      </w:del>
    </w:p>
    <w:p w14:paraId="76CDF74E" w14:textId="4B2A4DCC" w:rsidR="0032647D" w:rsidRPr="00611847" w:rsidDel="00AC5E22" w:rsidRDefault="0032647D" w:rsidP="0032647D">
      <w:pPr>
        <w:spacing w:after="0" w:line="240" w:lineRule="auto"/>
        <w:jc w:val="both"/>
        <w:rPr>
          <w:del w:id="1827" w:author="Auteur"/>
          <w:rFonts w:ascii="Times New Roman" w:eastAsia="Times New Roman" w:hAnsi="Times New Roman" w:cs="Times New Roman"/>
          <w:sz w:val="24"/>
          <w:szCs w:val="24"/>
          <w:rPrChange w:id="1828" w:author="Auteur">
            <w:rPr>
              <w:del w:id="1829" w:author="Auteur"/>
              <w:rFonts w:ascii="Times New Roman" w:eastAsia="Times New Roman" w:hAnsi="Times New Roman" w:cs="Times New Roman"/>
              <w:sz w:val="24"/>
              <w:szCs w:val="24"/>
              <w:lang w:val="fr-CA"/>
            </w:rPr>
          </w:rPrChange>
        </w:rPr>
      </w:pPr>
    </w:p>
    <w:p w14:paraId="56955A74" w14:textId="76CFB194" w:rsidR="0032647D" w:rsidRPr="00D4025A" w:rsidDel="00AC5E22" w:rsidRDefault="0032647D" w:rsidP="0032647D">
      <w:pPr>
        <w:spacing w:after="0" w:line="240" w:lineRule="auto"/>
        <w:jc w:val="both"/>
        <w:rPr>
          <w:del w:id="1830" w:author="Auteur"/>
          <w:rFonts w:ascii="Times New Roman" w:eastAsia="Times New Roman" w:hAnsi="Times New Roman" w:cs="Times New Roman"/>
          <w:sz w:val="24"/>
          <w:szCs w:val="24"/>
        </w:rPr>
      </w:pPr>
      <w:del w:id="1831" w:author="Auteur">
        <w:r w:rsidRPr="00611847" w:rsidDel="00AC5E22">
          <w:rPr>
            <w:rFonts w:ascii="Times New Roman" w:eastAsia="Times New Roman" w:hAnsi="Times New Roman" w:cs="Times New Roman"/>
            <w:sz w:val="24"/>
            <w:szCs w:val="24"/>
            <w:rPrChange w:id="1832" w:author="Auteur">
              <w:rPr>
                <w:rFonts w:ascii="Times New Roman" w:eastAsia="Times New Roman" w:hAnsi="Times New Roman" w:cs="Times New Roman"/>
                <w:sz w:val="24"/>
                <w:szCs w:val="24"/>
                <w:lang w:val="fr-CA"/>
              </w:rPr>
            </w:rPrChange>
          </w:rPr>
          <w:delText xml:space="preserve">Chapuis, Marie-Pierre, Anne Loiseau, Yannis Michalakis, Michel Lecoq, Alex Franc, and Arnaud Estoup. </w:delText>
        </w:r>
        <w:r w:rsidRPr="00D4025A" w:rsidDel="00AC5E22">
          <w:rPr>
            <w:rFonts w:ascii="Times New Roman" w:eastAsia="Times New Roman" w:hAnsi="Times New Roman" w:cs="Times New Roman"/>
            <w:sz w:val="24"/>
            <w:szCs w:val="24"/>
          </w:rPr>
          <w:delText>2009. “Outbreaks, Gene Flow and Effective Population Size in the Migratory Locust, Locusta Migratoria: A Regional-Scale Comparative Survey.” Molecular Ecology 18 (5): 792–800.</w:delText>
        </w:r>
      </w:del>
    </w:p>
    <w:p w14:paraId="3ABBFC5E" w14:textId="18DC7161" w:rsidR="0032647D" w:rsidRPr="00D4025A" w:rsidDel="00AC5E22" w:rsidRDefault="0032647D" w:rsidP="0032647D">
      <w:pPr>
        <w:spacing w:after="0" w:line="240" w:lineRule="auto"/>
        <w:jc w:val="both"/>
        <w:rPr>
          <w:del w:id="1833" w:author="Auteur"/>
          <w:rFonts w:ascii="Times New Roman" w:eastAsia="Times New Roman" w:hAnsi="Times New Roman" w:cs="Times New Roman"/>
          <w:sz w:val="24"/>
          <w:szCs w:val="24"/>
        </w:rPr>
      </w:pPr>
    </w:p>
    <w:p w14:paraId="58CD6F06" w14:textId="6FAF1C23" w:rsidR="0032647D" w:rsidRPr="00D4025A" w:rsidDel="00AC5E22" w:rsidRDefault="0032647D" w:rsidP="0032647D">
      <w:pPr>
        <w:spacing w:after="0" w:line="240" w:lineRule="auto"/>
        <w:jc w:val="both"/>
        <w:rPr>
          <w:del w:id="1834" w:author="Auteur"/>
          <w:rFonts w:ascii="Times New Roman" w:eastAsia="Times New Roman" w:hAnsi="Times New Roman" w:cs="Times New Roman"/>
          <w:sz w:val="24"/>
          <w:szCs w:val="24"/>
        </w:rPr>
      </w:pPr>
      <w:del w:id="1835" w:author="Auteur">
        <w:r w:rsidRPr="00D4025A" w:rsidDel="00AC5E22">
          <w:rPr>
            <w:rFonts w:ascii="Times New Roman" w:eastAsia="Times New Roman" w:hAnsi="Times New Roman" w:cs="Times New Roman"/>
            <w:sz w:val="24"/>
            <w:szCs w:val="24"/>
          </w:rPr>
          <w:delText xml:space="preserve">Chapuis, Marie-Pierre, Julie-Anne M. Popple, Karine Berthier, Stephen J. Simpson, Edward Deveson, Peter Spurgin, Martin J. Steinbauer, and Gregory A. Sword. 2011. “Challenges to Assessing Connectivity between Massive Populations of the Australian Plague Locust.” Proceedings of the Royal Society B: Biological Sciences 278 (1721): 3152–60. </w:delText>
        </w:r>
      </w:del>
    </w:p>
    <w:p w14:paraId="14141637" w14:textId="2BD74FF2" w:rsidR="0032647D" w:rsidDel="00AC5E22" w:rsidRDefault="0032647D" w:rsidP="00D4025A">
      <w:pPr>
        <w:spacing w:after="0" w:line="360" w:lineRule="auto"/>
        <w:jc w:val="both"/>
        <w:rPr>
          <w:del w:id="1836" w:author="Auteur"/>
          <w:rFonts w:ascii="Times New Roman" w:eastAsia="Times New Roman" w:hAnsi="Times New Roman" w:cs="Times New Roman"/>
          <w:b/>
          <w:sz w:val="24"/>
          <w:szCs w:val="24"/>
        </w:rPr>
      </w:pPr>
    </w:p>
    <w:p w14:paraId="7C508361" w14:textId="1068198C" w:rsidR="000C0088" w:rsidRPr="00D4025A" w:rsidDel="00AC5E22" w:rsidRDefault="000C0088" w:rsidP="00D4025A">
      <w:pPr>
        <w:spacing w:after="0" w:line="240" w:lineRule="auto"/>
        <w:jc w:val="both"/>
        <w:rPr>
          <w:del w:id="1837" w:author="Auteur"/>
          <w:rFonts w:ascii="Times New Roman" w:eastAsia="Times New Roman" w:hAnsi="Times New Roman" w:cs="Times New Roman"/>
          <w:sz w:val="24"/>
          <w:szCs w:val="24"/>
        </w:rPr>
      </w:pPr>
      <w:del w:id="1838" w:author="Auteur">
        <w:r w:rsidRPr="00D4025A" w:rsidDel="00AC5E22">
          <w:rPr>
            <w:rFonts w:ascii="Times New Roman" w:eastAsia="Times New Roman" w:hAnsi="Times New Roman" w:cs="Times New Roman"/>
            <w:sz w:val="24"/>
            <w:szCs w:val="24"/>
          </w:rPr>
          <w:delText xml:space="preserve">Duncan, Jacob P., James A. Powell, Luis F. Gordillo, and Joseph Eason. 2015. “A Model for Mountain Pine Beetle Outbreaks in an Age-Structured Forest: Predicting Severity and Outbreak-Recovery Cycle Period.” </w:delText>
        </w:r>
        <w:r w:rsidRPr="00D4025A" w:rsidDel="00AC5E22">
          <w:rPr>
            <w:rFonts w:ascii="Times New Roman" w:eastAsia="Times New Roman" w:hAnsi="Times New Roman" w:cs="Times New Roman"/>
            <w:i/>
            <w:iCs/>
            <w:sz w:val="24"/>
            <w:szCs w:val="24"/>
          </w:rPr>
          <w:delText>Bulletin of Mathematical Biology</w:delText>
        </w:r>
        <w:r w:rsidRPr="00D4025A" w:rsidDel="00AC5E22">
          <w:rPr>
            <w:rFonts w:ascii="Times New Roman" w:eastAsia="Times New Roman" w:hAnsi="Times New Roman" w:cs="Times New Roman"/>
            <w:sz w:val="24"/>
            <w:szCs w:val="24"/>
          </w:rPr>
          <w:delText xml:space="preserve"> 77 (7): 1256–84. </w:delText>
        </w:r>
      </w:del>
    </w:p>
    <w:p w14:paraId="67933CA4" w14:textId="61795913" w:rsidR="0032647D" w:rsidRPr="00D4025A" w:rsidDel="00AC5E22" w:rsidRDefault="0032647D" w:rsidP="0032647D">
      <w:pPr>
        <w:spacing w:after="0" w:line="240" w:lineRule="auto"/>
        <w:jc w:val="both"/>
        <w:rPr>
          <w:del w:id="1839" w:author="Auteur"/>
          <w:rFonts w:ascii="Times New Roman" w:eastAsia="Times New Roman" w:hAnsi="Times New Roman" w:cs="Times New Roman"/>
          <w:sz w:val="24"/>
          <w:szCs w:val="24"/>
        </w:rPr>
      </w:pPr>
    </w:p>
    <w:p w14:paraId="168A4542" w14:textId="49FCF8EE" w:rsidR="0032647D" w:rsidRPr="00D4025A" w:rsidDel="00AC5E22" w:rsidRDefault="0032647D" w:rsidP="0032647D">
      <w:pPr>
        <w:spacing w:after="0" w:line="240" w:lineRule="auto"/>
        <w:jc w:val="both"/>
        <w:rPr>
          <w:del w:id="1840" w:author="Auteur"/>
          <w:moveFrom w:id="1841" w:author="Auteur"/>
          <w:rFonts w:ascii="Times New Roman" w:eastAsia="Times New Roman" w:hAnsi="Times New Roman" w:cs="Times New Roman"/>
          <w:sz w:val="24"/>
          <w:szCs w:val="24"/>
        </w:rPr>
      </w:pPr>
      <w:moveFromRangeStart w:id="1842" w:author="Auteur" w:name="move523476262"/>
      <w:moveFrom w:id="1843" w:author="Auteur">
        <w:del w:id="1844" w:author="Auteur">
          <w:r w:rsidRPr="00D4025A" w:rsidDel="00AC5E22">
            <w:rPr>
              <w:rFonts w:ascii="Times New Roman" w:eastAsia="Times New Roman" w:hAnsi="Times New Roman" w:cs="Times New Roman"/>
              <w:sz w:val="24"/>
              <w:szCs w:val="24"/>
            </w:rPr>
            <w:delText xml:space="preserve">Franklin, Michelle T., Judith H. Myers, and Jenny S. Cory. 2014. “Genetic Similarity of Island Populations of Tent Caterpillars during Successive Outbreaks.” PLoS ONE 9 (5). </w:delText>
          </w:r>
        </w:del>
      </w:moveFrom>
    </w:p>
    <w:p w14:paraId="48715B9C" w14:textId="08E68FCA" w:rsidR="0032647D" w:rsidRPr="00D4025A" w:rsidDel="00AC5E22" w:rsidRDefault="0032647D" w:rsidP="00D4025A">
      <w:pPr>
        <w:spacing w:after="0" w:line="240" w:lineRule="auto"/>
        <w:rPr>
          <w:del w:id="1845" w:author="Auteur"/>
          <w:moveFrom w:id="1846" w:author="Auteur"/>
          <w:rFonts w:ascii="Times New Roman" w:eastAsia="Times New Roman" w:hAnsi="Times New Roman" w:cs="Times New Roman"/>
          <w:b/>
          <w:sz w:val="24"/>
          <w:szCs w:val="24"/>
        </w:rPr>
      </w:pPr>
      <w:moveFromRangeStart w:id="1847" w:author="Auteur" w:name="move523476274"/>
      <w:moveFromRangeEnd w:id="1842"/>
    </w:p>
    <w:p w14:paraId="3FBE68FF" w14:textId="04438EEB" w:rsidR="000C0088" w:rsidRPr="00D4025A" w:rsidDel="00AC5E22" w:rsidRDefault="000C0088" w:rsidP="00D4025A">
      <w:pPr>
        <w:spacing w:after="0" w:line="240" w:lineRule="auto"/>
        <w:jc w:val="both"/>
        <w:rPr>
          <w:del w:id="1848" w:author="Auteur"/>
          <w:moveFrom w:id="1849" w:author="Auteur"/>
          <w:rFonts w:ascii="Times New Roman" w:eastAsia="Times New Roman" w:hAnsi="Times New Roman" w:cs="Times New Roman"/>
          <w:sz w:val="24"/>
          <w:szCs w:val="24"/>
        </w:rPr>
      </w:pPr>
      <w:moveFrom w:id="1850" w:author="Auteur">
        <w:del w:id="1851" w:author="Auteur">
          <w:r w:rsidRPr="00D4025A" w:rsidDel="00AC5E22">
            <w:rPr>
              <w:rFonts w:ascii="Times New Roman" w:eastAsia="Times New Roman" w:hAnsi="Times New Roman" w:cs="Times New Roman"/>
              <w:sz w:val="24"/>
              <w:szCs w:val="24"/>
            </w:rPr>
            <w:delText xml:space="preserve">Harvey, Brian J., Daniel C. Donato, and Monica G. Turner. 2014. “Recent Mountain Pine Beetle Outbreaks, Wildfire Severity, and Postfire Tree Regeneration in the US Northern Rockies.” </w:delText>
          </w:r>
          <w:r w:rsidRPr="00D4025A" w:rsidDel="00AC5E22">
            <w:rPr>
              <w:rFonts w:ascii="Times New Roman" w:eastAsia="Times New Roman" w:hAnsi="Times New Roman" w:cs="Times New Roman"/>
              <w:i/>
              <w:iCs/>
              <w:sz w:val="24"/>
              <w:szCs w:val="24"/>
            </w:rPr>
            <w:delText>Proceedings of the National Academy of Sciences of the United States of America</w:delText>
          </w:r>
          <w:r w:rsidRPr="00D4025A" w:rsidDel="00AC5E22">
            <w:rPr>
              <w:rFonts w:ascii="Times New Roman" w:eastAsia="Times New Roman" w:hAnsi="Times New Roman" w:cs="Times New Roman"/>
              <w:sz w:val="24"/>
              <w:szCs w:val="24"/>
            </w:rPr>
            <w:delText xml:space="preserve"> 111 (42): 15120–25. </w:delText>
          </w:r>
        </w:del>
      </w:moveFrom>
    </w:p>
    <w:moveFromRangeEnd w:id="1847"/>
    <w:p w14:paraId="06CEC9DB" w14:textId="2ECE81F9" w:rsidR="000C0088" w:rsidRPr="00D4025A" w:rsidDel="00AC5E22" w:rsidRDefault="000C0088" w:rsidP="00D4025A">
      <w:pPr>
        <w:spacing w:after="0" w:line="240" w:lineRule="auto"/>
        <w:jc w:val="both"/>
        <w:rPr>
          <w:del w:id="1852" w:author="Auteur"/>
          <w:rFonts w:ascii="Times New Roman" w:eastAsia="Times New Roman" w:hAnsi="Times New Roman" w:cs="Times New Roman"/>
          <w:sz w:val="24"/>
          <w:szCs w:val="24"/>
        </w:rPr>
      </w:pPr>
    </w:p>
    <w:p w14:paraId="46228CBB" w14:textId="7E0ED80D" w:rsidR="000C0088" w:rsidRPr="00D4025A" w:rsidDel="00AC5E22" w:rsidRDefault="000C0088" w:rsidP="00B11B2B">
      <w:pPr>
        <w:spacing w:after="0" w:line="240" w:lineRule="auto"/>
        <w:jc w:val="both"/>
        <w:rPr>
          <w:del w:id="1853" w:author="Auteur"/>
          <w:rFonts w:ascii="Times New Roman" w:eastAsia="Times New Roman" w:hAnsi="Times New Roman" w:cs="Times New Roman"/>
          <w:sz w:val="24"/>
          <w:szCs w:val="24"/>
        </w:rPr>
      </w:pPr>
      <w:del w:id="1854" w:author="Auteur">
        <w:r w:rsidRPr="00D4025A" w:rsidDel="00AC5E22">
          <w:rPr>
            <w:rFonts w:ascii="Times New Roman" w:eastAsia="Times New Roman" w:hAnsi="Times New Roman" w:cs="Times New Roman"/>
            <w:sz w:val="24"/>
            <w:szCs w:val="24"/>
          </w:rPr>
          <w:delText xml:space="preserve">Landguth, Erin L., Andrew Bearlin, Casey C. Day, and Jason Dunham. 2017. “CDMetaPOP: An Individual-Based, Eco-Evolutionary Model for Spatially Explicit Simulation of Landscape Demogenetics.” </w:delText>
        </w:r>
        <w:r w:rsidRPr="00D4025A" w:rsidDel="00AC5E22">
          <w:rPr>
            <w:rFonts w:ascii="Times New Roman" w:eastAsia="Times New Roman" w:hAnsi="Times New Roman" w:cs="Times New Roman"/>
            <w:i/>
            <w:iCs/>
            <w:sz w:val="24"/>
            <w:szCs w:val="24"/>
          </w:rPr>
          <w:delText>Methods in Ecology and Evolution</w:delText>
        </w:r>
        <w:r w:rsidRPr="00D4025A" w:rsidDel="00AC5E22">
          <w:rPr>
            <w:rFonts w:ascii="Times New Roman" w:eastAsia="Times New Roman" w:hAnsi="Times New Roman" w:cs="Times New Roman"/>
            <w:sz w:val="24"/>
            <w:szCs w:val="24"/>
          </w:rPr>
          <w:delText xml:space="preserve"> 8 (1): 4–11. </w:delText>
        </w:r>
      </w:del>
    </w:p>
    <w:p w14:paraId="367DC849" w14:textId="1FF104EF" w:rsidR="000C0088" w:rsidRPr="00D4025A" w:rsidDel="00AC5E22" w:rsidRDefault="000C0088" w:rsidP="00D4025A">
      <w:pPr>
        <w:spacing w:after="0" w:line="240" w:lineRule="auto"/>
        <w:jc w:val="both"/>
        <w:rPr>
          <w:del w:id="1855" w:author="Auteur"/>
          <w:rFonts w:ascii="Times New Roman" w:eastAsia="Times New Roman" w:hAnsi="Times New Roman" w:cs="Times New Roman"/>
          <w:sz w:val="24"/>
          <w:szCs w:val="24"/>
        </w:rPr>
      </w:pPr>
    </w:p>
    <w:p w14:paraId="7C570EB3" w14:textId="3EC04BC0" w:rsidR="00011B80" w:rsidRPr="00D4025A" w:rsidDel="00AC5E22" w:rsidRDefault="00011B80" w:rsidP="00D4025A">
      <w:pPr>
        <w:spacing w:after="0" w:line="240" w:lineRule="auto"/>
        <w:jc w:val="both"/>
        <w:rPr>
          <w:moveFrom w:id="1856" w:author="Auteur"/>
          <w:rFonts w:ascii="Times New Roman" w:eastAsia="Times New Roman" w:hAnsi="Times New Roman" w:cs="Times New Roman"/>
          <w:sz w:val="24"/>
          <w:szCs w:val="24"/>
        </w:rPr>
      </w:pPr>
      <w:moveFromRangeStart w:id="1857" w:author="Auteur" w:name="move523476328"/>
      <w:moveFrom w:id="1858" w:author="Auteur">
        <w:r w:rsidRPr="00D4025A" w:rsidDel="00AC5E22">
          <w:rPr>
            <w:rFonts w:ascii="Times New Roman" w:eastAsia="Times New Roman" w:hAnsi="Times New Roman" w:cs="Times New Roman"/>
            <w:sz w:val="24"/>
            <w:szCs w:val="24"/>
          </w:rPr>
          <w:t>Nei, Masatoshi. 1973. “Analysis of Gene Diversity in Subdivided Populations.” Proceedings of the National Academy of Sciences 70 (12): 3321–23.</w:t>
        </w:r>
      </w:moveFrom>
    </w:p>
    <w:p w14:paraId="211D75AE" w14:textId="7226EA0D" w:rsidR="00011B80" w:rsidRPr="00D4025A" w:rsidDel="00AC5E22" w:rsidRDefault="00011B80" w:rsidP="00D4025A">
      <w:pPr>
        <w:spacing w:after="0" w:line="240" w:lineRule="auto"/>
        <w:jc w:val="both"/>
        <w:rPr>
          <w:moveFrom w:id="1859" w:author="Auteur"/>
          <w:rFonts w:ascii="Times New Roman" w:eastAsia="Times New Roman" w:hAnsi="Times New Roman" w:cs="Times New Roman"/>
          <w:sz w:val="24"/>
          <w:szCs w:val="24"/>
        </w:rPr>
      </w:pPr>
    </w:p>
    <w:moveFromRangeEnd w:id="1857"/>
    <w:p w14:paraId="12797702" w14:textId="4E5587FA" w:rsidR="000C0088" w:rsidRPr="00D4025A" w:rsidDel="00460AF7" w:rsidRDefault="000C0088" w:rsidP="00D4025A">
      <w:pPr>
        <w:spacing w:after="0" w:line="240" w:lineRule="auto"/>
        <w:jc w:val="both"/>
        <w:rPr>
          <w:del w:id="1860" w:author="Auteur"/>
          <w:rFonts w:ascii="Times New Roman" w:eastAsia="Times New Roman" w:hAnsi="Times New Roman" w:cs="Times New Roman"/>
          <w:sz w:val="24"/>
          <w:szCs w:val="24"/>
        </w:rPr>
      </w:pPr>
      <w:del w:id="1861" w:author="Auteur">
        <w:r w:rsidRPr="00D4025A" w:rsidDel="00460AF7">
          <w:rPr>
            <w:rFonts w:ascii="Times New Roman" w:eastAsia="Times New Roman" w:hAnsi="Times New Roman" w:cs="Times New Roman"/>
            <w:sz w:val="24"/>
            <w:szCs w:val="24"/>
          </w:rPr>
          <w:delText>Row, Jeffrey R., Paul J. Wilson, and Dennis L. Murray. 2016. “The Genetic Underpinnings of Population Cyclicity: Establishing Expectations for the Genetic Anatomy of Cycling Populations.” Oikos 125 (11): 1617–26.</w:delText>
        </w:r>
      </w:del>
    </w:p>
    <w:p w14:paraId="7CA9C078" w14:textId="61D06B4B" w:rsidR="000C0088" w:rsidRPr="00D4025A" w:rsidRDefault="000C0088" w:rsidP="00D4025A">
      <w:pPr>
        <w:spacing w:after="0" w:line="240" w:lineRule="auto"/>
        <w:jc w:val="both"/>
        <w:rPr>
          <w:rFonts w:ascii="Times New Roman" w:eastAsia="Times New Roman" w:hAnsi="Times New Roman" w:cs="Times New Roman"/>
          <w:sz w:val="24"/>
          <w:szCs w:val="24"/>
        </w:rPr>
      </w:pPr>
    </w:p>
    <w:p w14:paraId="525109FD" w14:textId="0B4DDEB5" w:rsidR="000C0088" w:rsidRPr="00D4025A" w:rsidRDefault="000C0088" w:rsidP="00D4025A">
      <w:pPr>
        <w:spacing w:after="0" w:line="240" w:lineRule="auto"/>
        <w:jc w:val="both"/>
        <w:rPr>
          <w:rFonts w:ascii="Times New Roman" w:eastAsia="Times New Roman" w:hAnsi="Times New Roman" w:cs="Times New Roman"/>
          <w:sz w:val="24"/>
          <w:szCs w:val="24"/>
        </w:rPr>
      </w:pPr>
      <w:r w:rsidRPr="00D4025A">
        <w:rPr>
          <w:rFonts w:ascii="Times New Roman" w:eastAsia="Times New Roman" w:hAnsi="Times New Roman" w:cs="Times New Roman"/>
          <w:sz w:val="24"/>
          <w:szCs w:val="24"/>
        </w:rPr>
        <w:t xml:space="preserve">Slatkin, M. 1987. “Gene Flow and the Geographic Structure of Natural Populations.” </w:t>
      </w:r>
      <w:r w:rsidRPr="00D4025A">
        <w:rPr>
          <w:rFonts w:ascii="Times New Roman" w:eastAsia="Times New Roman" w:hAnsi="Times New Roman" w:cs="Times New Roman"/>
          <w:i/>
          <w:iCs/>
          <w:sz w:val="24"/>
          <w:szCs w:val="24"/>
        </w:rPr>
        <w:t>Science (New York, N.Y.)</w:t>
      </w:r>
      <w:r w:rsidRPr="00D4025A">
        <w:rPr>
          <w:rFonts w:ascii="Times New Roman" w:eastAsia="Times New Roman" w:hAnsi="Times New Roman" w:cs="Times New Roman"/>
          <w:sz w:val="24"/>
          <w:szCs w:val="24"/>
        </w:rPr>
        <w:t xml:space="preserve"> 236 (4803): 787–92.</w:t>
      </w:r>
    </w:p>
    <w:p w14:paraId="2BE3BC99" w14:textId="77777777" w:rsidR="0068060F" w:rsidRPr="00D4025A" w:rsidRDefault="0068060F" w:rsidP="00D4025A">
      <w:pPr>
        <w:spacing w:after="0" w:line="240" w:lineRule="auto"/>
        <w:jc w:val="both"/>
        <w:rPr>
          <w:rFonts w:ascii="Times New Roman" w:eastAsia="Times New Roman" w:hAnsi="Times New Roman" w:cs="Times New Roman"/>
          <w:sz w:val="24"/>
          <w:szCs w:val="24"/>
        </w:rPr>
      </w:pPr>
    </w:p>
    <w:p w14:paraId="295C30AB" w14:textId="01399A2A" w:rsidR="006402F6" w:rsidRPr="00D4025A" w:rsidDel="00AC5E22" w:rsidRDefault="006402F6" w:rsidP="00D4025A">
      <w:pPr>
        <w:spacing w:after="0" w:line="240" w:lineRule="auto"/>
        <w:jc w:val="both"/>
        <w:rPr>
          <w:moveFrom w:id="1862" w:author="Auteur"/>
          <w:rFonts w:ascii="Times New Roman" w:eastAsia="Times New Roman" w:hAnsi="Times New Roman" w:cs="Times New Roman"/>
          <w:sz w:val="24"/>
          <w:szCs w:val="24"/>
        </w:rPr>
      </w:pPr>
      <w:moveFromRangeStart w:id="1863" w:author="Auteur" w:name="move523476356"/>
      <w:moveFrom w:id="1864" w:author="Auteur">
        <w:r w:rsidRPr="00D4025A" w:rsidDel="00AC5E22">
          <w:rPr>
            <w:rFonts w:ascii="Times New Roman" w:eastAsia="Times New Roman" w:hAnsi="Times New Roman" w:cs="Times New Roman"/>
            <w:sz w:val="24"/>
            <w:szCs w:val="24"/>
          </w:rPr>
          <w:t xml:space="preserve">Rikalainen, Kaisa, Jouni Aspi, Juan A Galarza, Esa Koskela, and Tapio Mappes. 2012. “Maintenance of Genetic Diversity in Cyclic Populations—a Longitudinal Analysis in Myodes Glareolus.” Ecology and Evolution 2 (7): 1491–1502. </w:t>
        </w:r>
      </w:moveFrom>
    </w:p>
    <w:moveFromRangeEnd w:id="1863"/>
    <w:p w14:paraId="1713A898" w14:textId="77777777" w:rsidR="00AE429A" w:rsidRPr="00D4025A" w:rsidDel="00054AD6" w:rsidRDefault="00AE429A" w:rsidP="00D4025A">
      <w:pPr>
        <w:spacing w:after="0" w:line="240" w:lineRule="auto"/>
        <w:jc w:val="both"/>
        <w:rPr>
          <w:del w:id="1865" w:author="Auteur"/>
          <w:rFonts w:ascii="Times New Roman" w:eastAsia="Times New Roman" w:hAnsi="Times New Roman" w:cs="Times New Roman"/>
          <w:sz w:val="24"/>
          <w:szCs w:val="24"/>
        </w:rPr>
      </w:pPr>
    </w:p>
    <w:p w14:paraId="405FE71B" w14:textId="3ED133C4" w:rsidR="006402F6" w:rsidRPr="00D4025A" w:rsidDel="00054AD6" w:rsidRDefault="00296281" w:rsidP="00D4025A">
      <w:pPr>
        <w:spacing w:after="0" w:line="240" w:lineRule="auto"/>
        <w:jc w:val="both"/>
        <w:rPr>
          <w:del w:id="1866" w:author="Auteur"/>
          <w:rFonts w:ascii="Times New Roman" w:eastAsia="Times New Roman" w:hAnsi="Times New Roman" w:cs="Times New Roman"/>
          <w:sz w:val="24"/>
          <w:szCs w:val="24"/>
        </w:rPr>
      </w:pPr>
      <w:del w:id="1867" w:author="Auteur">
        <w:r w:rsidRPr="00D4025A" w:rsidDel="00054AD6">
          <w:rPr>
            <w:rFonts w:ascii="Times New Roman" w:eastAsia="Times New Roman" w:hAnsi="Times New Roman" w:cs="Times New Roman"/>
            <w:sz w:val="24"/>
            <w:szCs w:val="24"/>
          </w:rPr>
          <w:delText xml:space="preserve">Weir, Bruce S. 2012. “Estimating F-Statistics: A Historical View.” </w:delText>
        </w:r>
        <w:r w:rsidRPr="00D4025A" w:rsidDel="00054AD6">
          <w:rPr>
            <w:rFonts w:ascii="Times New Roman" w:eastAsia="Times New Roman" w:hAnsi="Times New Roman" w:cs="Times New Roman"/>
            <w:i/>
            <w:sz w:val="24"/>
            <w:szCs w:val="24"/>
          </w:rPr>
          <w:delText>Philosophy of Science</w:delText>
        </w:r>
        <w:r w:rsidRPr="00D4025A" w:rsidDel="00054AD6">
          <w:rPr>
            <w:rFonts w:ascii="Times New Roman" w:eastAsia="Times New Roman" w:hAnsi="Times New Roman" w:cs="Times New Roman"/>
            <w:sz w:val="24"/>
            <w:szCs w:val="24"/>
          </w:rPr>
          <w:delText xml:space="preserve"> 79 (5): 637–43. </w:delText>
        </w:r>
      </w:del>
    </w:p>
    <w:p w14:paraId="5627A961" w14:textId="4B658E20" w:rsidR="00296281" w:rsidRPr="00D4025A" w:rsidRDefault="00296281" w:rsidP="00D4025A">
      <w:pPr>
        <w:spacing w:after="0" w:line="240" w:lineRule="auto"/>
        <w:jc w:val="both"/>
        <w:rPr>
          <w:rFonts w:ascii="Times New Roman" w:eastAsia="Times New Roman" w:hAnsi="Times New Roman" w:cs="Times New Roman"/>
          <w:sz w:val="24"/>
          <w:szCs w:val="24"/>
        </w:rPr>
      </w:pPr>
    </w:p>
    <w:p w14:paraId="2E3AF01A" w14:textId="5897B9A2" w:rsidR="00A06874" w:rsidDel="00AC5E22" w:rsidRDefault="009F4F2A" w:rsidP="00D66EEC">
      <w:pPr>
        <w:spacing w:after="0" w:line="240" w:lineRule="auto"/>
        <w:jc w:val="both"/>
        <w:rPr>
          <w:del w:id="1868" w:author="Auteur"/>
          <w:rFonts w:ascii="Times New Roman" w:eastAsia="Times New Roman" w:hAnsi="Times New Roman" w:cs="Times New Roman"/>
          <w:sz w:val="24"/>
          <w:szCs w:val="24"/>
        </w:rPr>
      </w:pPr>
      <w:ins w:id="1869" w:author="Auteur">
        <w:del w:id="1870" w:author="Auteur">
          <w:r w:rsidRPr="009F4F2A" w:rsidDel="00AC5E22">
            <w:rPr>
              <w:rFonts w:ascii="Times New Roman" w:eastAsia="Times New Roman" w:hAnsi="Times New Roman" w:cs="Times New Roman"/>
              <w:sz w:val="24"/>
              <w:szCs w:val="24"/>
            </w:rPr>
            <w:delText xml:space="preserve">Ims, Rolf A., Nigel G. Yoccoz, and Siw T. Killengreen. 2011. “Determinants of Lemming Outbreaks.” Proceedings of the National Academy of Sciences of the United States of America 108 (5): 1970–74.. </w:delText>
          </w:r>
        </w:del>
      </w:ins>
      <w:del w:id="1871" w:author="Auteur">
        <w:r w:rsidR="00A06874" w:rsidRPr="00D4025A" w:rsidDel="00AC5E22">
          <w:rPr>
            <w:rFonts w:ascii="Times New Roman" w:eastAsia="Times New Roman" w:hAnsi="Times New Roman" w:cs="Times New Roman"/>
            <w:sz w:val="24"/>
            <w:szCs w:val="24"/>
          </w:rPr>
          <w:delText xml:space="preserve">Wright, Sewall. 1965. “The Interpretation of Population Structure by F-Statistics with Special Regard to Systems of Mating.” </w:delText>
        </w:r>
        <w:r w:rsidR="00A06874" w:rsidRPr="00D4025A" w:rsidDel="00AC5E22">
          <w:rPr>
            <w:rFonts w:ascii="Times New Roman" w:eastAsia="Times New Roman" w:hAnsi="Times New Roman" w:cs="Times New Roman"/>
            <w:i/>
            <w:sz w:val="24"/>
            <w:szCs w:val="24"/>
          </w:rPr>
          <w:delText>Evolution</w:delText>
        </w:r>
        <w:r w:rsidR="00A06874" w:rsidRPr="00D4025A" w:rsidDel="00AC5E22">
          <w:rPr>
            <w:rFonts w:ascii="Times New Roman" w:eastAsia="Times New Roman" w:hAnsi="Times New Roman" w:cs="Times New Roman"/>
            <w:sz w:val="24"/>
            <w:szCs w:val="24"/>
          </w:rPr>
          <w:delText xml:space="preserve"> 19 (3): 395–420. </w:delText>
        </w:r>
      </w:del>
    </w:p>
    <w:p w14:paraId="1CDA32F5" w14:textId="4FB968F2" w:rsidR="00CC5459" w:rsidDel="00AC5E22" w:rsidRDefault="00CC5459" w:rsidP="00D4025A">
      <w:pPr>
        <w:spacing w:after="0" w:line="240" w:lineRule="auto"/>
        <w:jc w:val="both"/>
        <w:rPr>
          <w:ins w:id="1872" w:author="Auteur"/>
          <w:del w:id="1873" w:author="Auteur"/>
          <w:rFonts w:ascii="Times New Roman" w:eastAsia="Times New Roman" w:hAnsi="Times New Roman" w:cs="Times New Roman"/>
          <w:sz w:val="24"/>
          <w:szCs w:val="24"/>
        </w:rPr>
      </w:pPr>
    </w:p>
    <w:p w14:paraId="15CEB319" w14:textId="16FBF7BD" w:rsidR="00CC5459" w:rsidDel="00AC5E22" w:rsidRDefault="00CC5459" w:rsidP="00D4025A">
      <w:pPr>
        <w:spacing w:after="0" w:line="240" w:lineRule="auto"/>
        <w:jc w:val="both"/>
        <w:rPr>
          <w:ins w:id="1874" w:author="Auteur"/>
          <w:del w:id="1875" w:author="Auteur"/>
          <w:rFonts w:ascii="Times New Roman" w:eastAsia="Times New Roman" w:hAnsi="Times New Roman" w:cs="Times New Roman"/>
          <w:sz w:val="24"/>
          <w:szCs w:val="24"/>
        </w:rPr>
      </w:pPr>
    </w:p>
    <w:p w14:paraId="576F18DD" w14:textId="1882FEFE" w:rsidR="00CC5459" w:rsidRPr="00D4025A" w:rsidDel="00AC5E22" w:rsidRDefault="00CC5459" w:rsidP="00D4025A">
      <w:pPr>
        <w:spacing w:after="0" w:line="240" w:lineRule="auto"/>
        <w:jc w:val="both"/>
        <w:rPr>
          <w:ins w:id="1876" w:author="Auteur"/>
          <w:moveFrom w:id="1877" w:author="Auteur"/>
          <w:rFonts w:ascii="Times New Roman" w:eastAsia="Times New Roman" w:hAnsi="Times New Roman" w:cs="Times New Roman"/>
          <w:sz w:val="24"/>
          <w:szCs w:val="24"/>
        </w:rPr>
      </w:pPr>
      <w:moveFromRangeStart w:id="1878" w:author="Auteur" w:name="move523476311"/>
      <w:moveFrom w:id="1879" w:author="Auteur">
        <w:ins w:id="1880" w:author="Auteur">
          <w:r w:rsidRPr="00CC5459" w:rsidDel="00AC5E22">
            <w:rPr>
              <w:rFonts w:ascii="Times New Roman" w:eastAsia="Times New Roman" w:hAnsi="Times New Roman" w:cs="Times New Roman"/>
              <w:sz w:val="24"/>
              <w:szCs w:val="24"/>
            </w:rPr>
            <w:t xml:space="preserve">Krebs, Charles J., Rudy Boonstra, and Stan Boutin. 2018. “Using Experimentation to Understand the 10-Year Snowshoe Hare Cycle in the Boreal Forest of North America.” The Journal of Animal Ecology 87 (1): 87–100. </w:t>
          </w:r>
        </w:ins>
      </w:moveFrom>
    </w:p>
    <w:moveFromRangeEnd w:id="1878"/>
    <w:p w14:paraId="63860CA9" w14:textId="77777777" w:rsidR="00774550" w:rsidRPr="002F6763" w:rsidRDefault="00774550" w:rsidP="00D66EEC">
      <w:pPr>
        <w:spacing w:after="0" w:line="240" w:lineRule="auto"/>
        <w:jc w:val="both"/>
        <w:rPr>
          <w:rFonts w:ascii="Times New Roman" w:eastAsia="Times New Roman" w:hAnsi="Times New Roman" w:cs="Times New Roman"/>
          <w:sz w:val="24"/>
          <w:szCs w:val="24"/>
        </w:rPr>
      </w:pPr>
    </w:p>
    <w:p w14:paraId="5B6B0CFC" w14:textId="77777777" w:rsidR="006402F6" w:rsidRDefault="006402F6" w:rsidP="00AC694D">
      <w:pPr>
        <w:spacing w:after="0" w:line="480" w:lineRule="auto"/>
        <w:rPr>
          <w:rFonts w:ascii="Times New Roman" w:hAnsi="Times New Roman" w:cs="Times New Roman"/>
          <w:b/>
          <w:u w:val="single"/>
          <w:lang w:val="en-US"/>
        </w:rPr>
      </w:pPr>
    </w:p>
    <w:p w14:paraId="390A4562" w14:textId="0357D3F5" w:rsidR="007A62F6" w:rsidRPr="002F6763" w:rsidRDefault="007A62F6" w:rsidP="00B405EB">
      <w:pPr>
        <w:spacing w:after="0" w:line="360" w:lineRule="auto"/>
        <w:jc w:val="both"/>
        <w:rPr>
          <w:rFonts w:ascii="Times New Roman" w:hAnsi="Times New Roman" w:cs="Times New Roman"/>
          <w:b/>
          <w:u w:val="single"/>
          <w:lang w:val="en-US"/>
        </w:rPr>
      </w:pPr>
      <w:r w:rsidRPr="002F6763">
        <w:rPr>
          <w:rFonts w:ascii="Times New Roman" w:hAnsi="Times New Roman" w:cs="Times New Roman"/>
          <w:b/>
          <w:u w:val="single"/>
          <w:lang w:val="en-US"/>
        </w:rPr>
        <w:t>Annexes:</w:t>
      </w:r>
    </w:p>
    <w:p w14:paraId="3D71D634" w14:textId="0189BCFD" w:rsidR="0054470E" w:rsidDel="00AC5E22" w:rsidRDefault="0054470E" w:rsidP="00B405EB">
      <w:pPr>
        <w:spacing w:after="0" w:line="360" w:lineRule="auto"/>
        <w:jc w:val="both"/>
        <w:rPr>
          <w:del w:id="1881" w:author="Auteur"/>
          <w:rFonts w:ascii="Times New Roman" w:eastAsia="Times New Roman" w:hAnsi="Times New Roman" w:cs="Times New Roman"/>
          <w:sz w:val="24"/>
          <w:szCs w:val="24"/>
        </w:rPr>
      </w:pPr>
      <w:del w:id="1882" w:author="Auteur">
        <w:r w:rsidDel="00AC5E22">
          <w:rPr>
            <w:rFonts w:ascii="Times New Roman" w:eastAsia="Times New Roman" w:hAnsi="Times New Roman" w:cs="Times New Roman"/>
            <w:sz w:val="24"/>
            <w:szCs w:val="24"/>
          </w:rPr>
          <w:delText>D</w:delText>
        </w:r>
        <w:r w:rsidR="007A62F6" w:rsidRPr="002F6763" w:rsidDel="00AC5E22">
          <w:rPr>
            <w:rFonts w:ascii="Times New Roman" w:eastAsia="Times New Roman" w:hAnsi="Times New Roman" w:cs="Times New Roman"/>
            <w:sz w:val="24"/>
            <w:szCs w:val="24"/>
          </w:rPr>
          <w:delText>ispersal, as discussed in the method, dispersal determine the time cost for the population to fill the landscape. In this research, we use a high dispersal of 8.99, but in the future, other dispersal should be tested and compare the result with this study.</w:delText>
        </w:r>
      </w:del>
    </w:p>
    <w:p w14:paraId="12486574" w14:textId="77777777" w:rsidR="0054470E" w:rsidRPr="002F6763" w:rsidRDefault="0054470E" w:rsidP="002F6763">
      <w:pPr>
        <w:spacing w:after="0" w:line="240" w:lineRule="auto"/>
        <w:rPr>
          <w:rFonts w:ascii="Times New Roman" w:eastAsia="Times New Roman" w:hAnsi="Times New Roman" w:cs="Times New Roman"/>
          <w:sz w:val="24"/>
          <w:szCs w:val="24"/>
        </w:rPr>
      </w:pPr>
    </w:p>
    <w:p w14:paraId="0FC3C6DA" w14:textId="77777777" w:rsidR="005C48E9" w:rsidRPr="00B20394" w:rsidRDefault="005C48E9" w:rsidP="005C48E9">
      <w:pPr>
        <w:spacing w:line="360" w:lineRule="auto"/>
      </w:pPr>
      <w:r w:rsidRPr="003744B8">
        <w:rPr>
          <w:b/>
        </w:rPr>
        <w:t>Table S.1</w:t>
      </w:r>
      <w:r w:rsidRPr="003744B8">
        <w:t>: Simulation parameters summary. Parameters not mentioned are ei</w:t>
      </w:r>
      <w:r w:rsidRPr="00B20394">
        <w:t>ther set to default value or unused.</w:t>
      </w:r>
    </w:p>
    <w:p w14:paraId="64B05D61" w14:textId="77777777" w:rsidR="005C48E9" w:rsidRPr="0006706C" w:rsidRDefault="005C48E9" w:rsidP="005C48E9">
      <w:pPr>
        <w:pStyle w:val="Paragraphedeliste"/>
        <w:numPr>
          <w:ilvl w:val="0"/>
          <w:numId w:val="1"/>
        </w:numPr>
        <w:spacing w:line="360" w:lineRule="auto"/>
        <w:rPr>
          <w:lang w:val="en-CA"/>
        </w:rPr>
      </w:pPr>
      <w:r w:rsidRPr="0006706C">
        <w:rPr>
          <w:i/>
          <w:lang w:val="en-CA"/>
        </w:rPr>
        <w:t>PatchVars</w:t>
      </w:r>
      <w:r w:rsidRPr="0006706C">
        <w:rPr>
          <w:lang w:val="en-CA"/>
        </w:rPr>
        <w:t xml:space="preserve"> input file: with a total of 1804 rows, one for each cell.</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862"/>
        <w:gridCol w:w="4230"/>
      </w:tblGrid>
      <w:tr w:rsidR="005C48E9" w:rsidRPr="00ED2EEC" w14:paraId="14B7B669" w14:textId="77777777" w:rsidTr="00282155">
        <w:tc>
          <w:tcPr>
            <w:tcW w:w="2268" w:type="dxa"/>
          </w:tcPr>
          <w:p w14:paraId="5CFB3751" w14:textId="77777777" w:rsidR="005C48E9" w:rsidRPr="0006706C" w:rsidRDefault="005C48E9" w:rsidP="00282155">
            <w:pPr>
              <w:spacing w:line="360" w:lineRule="auto"/>
              <w:rPr>
                <w:color w:val="000000" w:themeColor="text1"/>
              </w:rPr>
            </w:pPr>
            <w:r w:rsidRPr="0006706C">
              <w:rPr>
                <w:color w:val="000000" w:themeColor="text1"/>
              </w:rPr>
              <w:t>Parameters</w:t>
            </w:r>
          </w:p>
        </w:tc>
        <w:tc>
          <w:tcPr>
            <w:tcW w:w="2862" w:type="dxa"/>
          </w:tcPr>
          <w:p w14:paraId="2C85F98A" w14:textId="77777777" w:rsidR="005C48E9" w:rsidRPr="0006706C" w:rsidRDefault="005C48E9" w:rsidP="00282155">
            <w:pPr>
              <w:spacing w:line="360" w:lineRule="auto"/>
              <w:rPr>
                <w:color w:val="000000" w:themeColor="text1"/>
              </w:rPr>
            </w:pPr>
            <w:r w:rsidRPr="0006706C">
              <w:rPr>
                <w:color w:val="000000" w:themeColor="text1"/>
              </w:rPr>
              <w:t>Value</w:t>
            </w:r>
          </w:p>
        </w:tc>
        <w:tc>
          <w:tcPr>
            <w:tcW w:w="4230" w:type="dxa"/>
          </w:tcPr>
          <w:p w14:paraId="2AC2F82E" w14:textId="77777777" w:rsidR="005C48E9" w:rsidRPr="00780404" w:rsidRDefault="005C48E9" w:rsidP="00282155">
            <w:pPr>
              <w:spacing w:line="360" w:lineRule="auto"/>
              <w:rPr>
                <w:color w:val="000000" w:themeColor="text1"/>
              </w:rPr>
            </w:pPr>
            <w:r w:rsidRPr="00780404">
              <w:rPr>
                <w:color w:val="000000" w:themeColor="text1"/>
              </w:rPr>
              <w:t>Justification</w:t>
            </w:r>
          </w:p>
        </w:tc>
      </w:tr>
      <w:tr w:rsidR="005C48E9" w:rsidRPr="009E5895" w:rsidDel="00AC5E22" w14:paraId="5A9502AD" w14:textId="15A75C3F" w:rsidTr="00282155">
        <w:trPr>
          <w:del w:id="1883" w:author="Auteur"/>
        </w:trPr>
        <w:tc>
          <w:tcPr>
            <w:tcW w:w="2268" w:type="dxa"/>
          </w:tcPr>
          <w:p w14:paraId="66DD8860" w14:textId="3BCB4E29" w:rsidR="005C48E9" w:rsidRPr="00ED2EEC" w:rsidDel="00AC5E22" w:rsidRDefault="005C48E9" w:rsidP="00282155">
            <w:pPr>
              <w:spacing w:line="360" w:lineRule="auto"/>
              <w:rPr>
                <w:del w:id="1884" w:author="Auteur"/>
                <w:color w:val="000000" w:themeColor="text1"/>
              </w:rPr>
            </w:pPr>
            <w:del w:id="1885" w:author="Auteur">
              <w:r w:rsidRPr="00ED2EEC" w:rsidDel="00AC5E22">
                <w:rPr>
                  <w:color w:val="000000" w:themeColor="text1"/>
                </w:rPr>
                <w:delText>Patch</w:delText>
              </w:r>
            </w:del>
          </w:p>
        </w:tc>
        <w:tc>
          <w:tcPr>
            <w:tcW w:w="2862" w:type="dxa"/>
          </w:tcPr>
          <w:p w14:paraId="5BC5A77C" w14:textId="5B11E4DB" w:rsidR="005C48E9" w:rsidDel="00AC5E22" w:rsidRDefault="005C48E9" w:rsidP="00282155">
            <w:pPr>
              <w:spacing w:line="360" w:lineRule="auto"/>
              <w:rPr>
                <w:del w:id="1886" w:author="Auteur"/>
                <w:color w:val="000000" w:themeColor="text1"/>
              </w:rPr>
            </w:pPr>
            <w:del w:id="1887" w:author="Auteur">
              <w:r w:rsidDel="00AC5E22">
                <w:rPr>
                  <w:color w:val="000000" w:themeColor="text1"/>
                </w:rPr>
                <w:delText>1 to 289 (10 years cycle)</w:delText>
              </w:r>
            </w:del>
          </w:p>
          <w:p w14:paraId="48B72D5E" w14:textId="18383268" w:rsidR="005C48E9" w:rsidRPr="00ED2EEC" w:rsidDel="00AC5E22" w:rsidRDefault="005C48E9" w:rsidP="00282155">
            <w:pPr>
              <w:spacing w:line="360" w:lineRule="auto"/>
              <w:rPr>
                <w:del w:id="1888" w:author="Auteur"/>
                <w:color w:val="000000" w:themeColor="text1"/>
              </w:rPr>
            </w:pPr>
            <w:del w:id="1889" w:author="Auteur">
              <w:r w:rsidDel="00AC5E22">
                <w:rPr>
                  <w:color w:val="000000" w:themeColor="text1"/>
                </w:rPr>
                <w:delText>1 to 729 (20, 40 years cycle)</w:delText>
              </w:r>
            </w:del>
          </w:p>
        </w:tc>
        <w:tc>
          <w:tcPr>
            <w:tcW w:w="4230" w:type="dxa"/>
          </w:tcPr>
          <w:p w14:paraId="36544983" w14:textId="77CD2F95" w:rsidR="005C48E9" w:rsidRPr="00F95A06" w:rsidDel="00AC5E22" w:rsidRDefault="005C48E9" w:rsidP="00282155">
            <w:pPr>
              <w:spacing w:line="360" w:lineRule="auto"/>
              <w:rPr>
                <w:del w:id="1890" w:author="Auteur"/>
                <w:color w:val="000000" w:themeColor="text1"/>
              </w:rPr>
            </w:pPr>
            <w:del w:id="1891" w:author="Auteur">
              <w:r w:rsidRPr="00F95A06" w:rsidDel="00AC5E22">
                <w:rPr>
                  <w:color w:val="000000" w:themeColor="text1"/>
                </w:rPr>
                <w:delText>Id of each simulated cell</w:delText>
              </w:r>
            </w:del>
          </w:p>
        </w:tc>
      </w:tr>
      <w:tr w:rsidR="005C48E9" w:rsidRPr="00ED2EEC" w:rsidDel="00AC5E22" w14:paraId="5A5DFA08" w14:textId="479788BF" w:rsidTr="00282155">
        <w:trPr>
          <w:del w:id="1892" w:author="Auteur"/>
        </w:trPr>
        <w:tc>
          <w:tcPr>
            <w:tcW w:w="2268" w:type="dxa"/>
          </w:tcPr>
          <w:p w14:paraId="219489C1" w14:textId="010042D9" w:rsidR="005C48E9" w:rsidRPr="00ED2EEC" w:rsidDel="00AC5E22" w:rsidRDefault="005C48E9" w:rsidP="00282155">
            <w:pPr>
              <w:spacing w:line="360" w:lineRule="auto"/>
              <w:rPr>
                <w:del w:id="1893" w:author="Auteur"/>
                <w:color w:val="000000" w:themeColor="text1"/>
              </w:rPr>
            </w:pPr>
            <w:del w:id="1894" w:author="Auteur">
              <w:r w:rsidRPr="00ED2EEC" w:rsidDel="00AC5E22">
                <w:rPr>
                  <w:color w:val="000000" w:themeColor="text1"/>
                </w:rPr>
                <w:delText>X</w:delText>
              </w:r>
            </w:del>
          </w:p>
        </w:tc>
        <w:tc>
          <w:tcPr>
            <w:tcW w:w="2862" w:type="dxa"/>
          </w:tcPr>
          <w:p w14:paraId="5A7581F6" w14:textId="65B8D56B" w:rsidR="005C48E9" w:rsidDel="00AC5E22" w:rsidRDefault="005C48E9" w:rsidP="00282155">
            <w:pPr>
              <w:spacing w:line="360" w:lineRule="auto"/>
              <w:rPr>
                <w:del w:id="1895" w:author="Auteur"/>
                <w:color w:val="000000" w:themeColor="text1"/>
              </w:rPr>
            </w:pPr>
            <w:del w:id="1896" w:author="Auteur">
              <w:r w:rsidDel="00AC5E22">
                <w:rPr>
                  <w:color w:val="000000" w:themeColor="text1"/>
                </w:rPr>
                <w:delText>1 to 17 (10 years cycle)</w:delText>
              </w:r>
            </w:del>
          </w:p>
          <w:p w14:paraId="690793D4" w14:textId="7EDE2D5F" w:rsidR="005C48E9" w:rsidRPr="00ED2EEC" w:rsidDel="00AC5E22" w:rsidRDefault="005C48E9" w:rsidP="00282155">
            <w:pPr>
              <w:spacing w:line="360" w:lineRule="auto"/>
              <w:rPr>
                <w:del w:id="1897" w:author="Auteur"/>
                <w:color w:val="000000" w:themeColor="text1"/>
              </w:rPr>
            </w:pPr>
            <w:del w:id="1898" w:author="Auteur">
              <w:r w:rsidDel="00AC5E22">
                <w:rPr>
                  <w:color w:val="000000" w:themeColor="text1"/>
                </w:rPr>
                <w:delText>1 to 27 (20,40 years cycle)</w:delText>
              </w:r>
            </w:del>
          </w:p>
        </w:tc>
        <w:tc>
          <w:tcPr>
            <w:tcW w:w="4230" w:type="dxa"/>
          </w:tcPr>
          <w:p w14:paraId="62BF2792" w14:textId="37A4C7F3" w:rsidR="005C48E9" w:rsidRPr="00ED2EEC" w:rsidDel="00AC5E22" w:rsidRDefault="005C48E9" w:rsidP="00282155">
            <w:pPr>
              <w:spacing w:line="360" w:lineRule="auto"/>
              <w:rPr>
                <w:del w:id="1899" w:author="Auteur"/>
                <w:color w:val="000000" w:themeColor="text1"/>
              </w:rPr>
            </w:pPr>
            <w:del w:id="1900" w:author="Auteur">
              <w:r w:rsidRPr="00ED2EEC" w:rsidDel="00AC5E22">
                <w:rPr>
                  <w:color w:val="000000" w:themeColor="text1"/>
                </w:rPr>
                <w:delText>x-coordinate</w:delText>
              </w:r>
            </w:del>
          </w:p>
        </w:tc>
      </w:tr>
      <w:tr w:rsidR="005C48E9" w:rsidRPr="00ED2EEC" w:rsidDel="00AC5E22" w14:paraId="6E7D5023" w14:textId="62E82210" w:rsidTr="00282155">
        <w:trPr>
          <w:del w:id="1901" w:author="Auteur"/>
        </w:trPr>
        <w:tc>
          <w:tcPr>
            <w:tcW w:w="2268" w:type="dxa"/>
          </w:tcPr>
          <w:p w14:paraId="624DF79F" w14:textId="307DE8B9" w:rsidR="005C48E9" w:rsidRPr="00ED2EEC" w:rsidDel="00AC5E22" w:rsidRDefault="005C48E9" w:rsidP="00282155">
            <w:pPr>
              <w:spacing w:line="360" w:lineRule="auto"/>
              <w:rPr>
                <w:del w:id="1902" w:author="Auteur"/>
                <w:color w:val="000000" w:themeColor="text1"/>
              </w:rPr>
            </w:pPr>
            <w:del w:id="1903" w:author="Auteur">
              <w:r w:rsidRPr="00ED2EEC" w:rsidDel="00AC5E22">
                <w:rPr>
                  <w:color w:val="000000" w:themeColor="text1"/>
                </w:rPr>
                <w:delText>Y</w:delText>
              </w:r>
            </w:del>
          </w:p>
        </w:tc>
        <w:tc>
          <w:tcPr>
            <w:tcW w:w="2862" w:type="dxa"/>
          </w:tcPr>
          <w:p w14:paraId="64216C1F" w14:textId="1CFDB5D4" w:rsidR="005C48E9" w:rsidDel="00AC5E22" w:rsidRDefault="005C48E9" w:rsidP="00282155">
            <w:pPr>
              <w:spacing w:line="360" w:lineRule="auto"/>
              <w:rPr>
                <w:del w:id="1904" w:author="Auteur"/>
                <w:color w:val="000000" w:themeColor="text1"/>
              </w:rPr>
            </w:pPr>
            <w:del w:id="1905" w:author="Auteur">
              <w:r w:rsidDel="00AC5E22">
                <w:rPr>
                  <w:color w:val="000000" w:themeColor="text1"/>
                </w:rPr>
                <w:delText>1 to 17 (10 years cycle)</w:delText>
              </w:r>
            </w:del>
          </w:p>
          <w:p w14:paraId="713DC789" w14:textId="329A950C" w:rsidR="005C48E9" w:rsidRPr="00ED2EEC" w:rsidDel="00AC5E22" w:rsidRDefault="005C48E9" w:rsidP="00282155">
            <w:pPr>
              <w:spacing w:line="360" w:lineRule="auto"/>
              <w:rPr>
                <w:del w:id="1906" w:author="Auteur"/>
                <w:color w:val="000000" w:themeColor="text1"/>
              </w:rPr>
            </w:pPr>
            <w:del w:id="1907" w:author="Auteur">
              <w:r w:rsidDel="00AC5E22">
                <w:rPr>
                  <w:color w:val="000000" w:themeColor="text1"/>
                </w:rPr>
                <w:delText>1 to 27 (20,40 years cycle)</w:delText>
              </w:r>
            </w:del>
          </w:p>
        </w:tc>
        <w:tc>
          <w:tcPr>
            <w:tcW w:w="4230" w:type="dxa"/>
          </w:tcPr>
          <w:p w14:paraId="6A1CD0A6" w14:textId="21B2C97A" w:rsidR="005C48E9" w:rsidRPr="00F95A06" w:rsidDel="00AC5E22" w:rsidRDefault="005C48E9" w:rsidP="00282155">
            <w:pPr>
              <w:spacing w:line="360" w:lineRule="auto"/>
              <w:rPr>
                <w:del w:id="1908" w:author="Auteur"/>
                <w:color w:val="000000" w:themeColor="text1"/>
              </w:rPr>
            </w:pPr>
            <w:del w:id="1909" w:author="Auteur">
              <w:r w:rsidRPr="00F95A06" w:rsidDel="00AC5E22">
                <w:rPr>
                  <w:color w:val="000000" w:themeColor="text1"/>
                </w:rPr>
                <w:delText>y-coordinate</w:delText>
              </w:r>
            </w:del>
          </w:p>
        </w:tc>
      </w:tr>
      <w:tr w:rsidR="005C48E9" w:rsidRPr="00ED2EEC" w14:paraId="7B62DB34" w14:textId="77777777" w:rsidTr="00282155">
        <w:tc>
          <w:tcPr>
            <w:tcW w:w="2268" w:type="dxa"/>
          </w:tcPr>
          <w:p w14:paraId="587834C4" w14:textId="77777777" w:rsidR="005C48E9" w:rsidRPr="00ED2EEC" w:rsidRDefault="005C48E9" w:rsidP="00282155">
            <w:pPr>
              <w:spacing w:line="360" w:lineRule="auto"/>
              <w:rPr>
                <w:color w:val="000000" w:themeColor="text1"/>
              </w:rPr>
            </w:pPr>
            <w:r w:rsidRPr="00ED2EEC">
              <w:rPr>
                <w:color w:val="000000" w:themeColor="text1"/>
              </w:rPr>
              <w:t>K</w:t>
            </w:r>
          </w:p>
        </w:tc>
        <w:tc>
          <w:tcPr>
            <w:tcW w:w="2862" w:type="dxa"/>
          </w:tcPr>
          <w:p w14:paraId="168D2C55" w14:textId="09D18DEA" w:rsidR="005C48E9" w:rsidRPr="00ED2EEC" w:rsidRDefault="005C48E9" w:rsidP="00282155">
            <w:pPr>
              <w:spacing w:line="360" w:lineRule="auto"/>
              <w:rPr>
                <w:color w:val="000000" w:themeColor="text1"/>
              </w:rPr>
            </w:pPr>
            <w:del w:id="1910" w:author="Auteur">
              <w:r w:rsidDel="00AC5E22">
                <w:rPr>
                  <w:color w:val="000000" w:themeColor="text1"/>
                </w:rPr>
                <w:delText>60</w:delText>
              </w:r>
            </w:del>
            <w:ins w:id="1911" w:author="Auteur">
              <w:r w:rsidR="00AC5E22">
                <w:rPr>
                  <w:color w:val="000000" w:themeColor="text1"/>
                </w:rPr>
                <w:t>30</w:t>
              </w:r>
            </w:ins>
          </w:p>
        </w:tc>
        <w:tc>
          <w:tcPr>
            <w:tcW w:w="4230" w:type="dxa"/>
          </w:tcPr>
          <w:p w14:paraId="40EA6649" w14:textId="77777777" w:rsidR="005C48E9" w:rsidRPr="00F95A06" w:rsidRDefault="005C48E9" w:rsidP="00282155">
            <w:pPr>
              <w:spacing w:line="360" w:lineRule="auto"/>
              <w:rPr>
                <w:color w:val="000000" w:themeColor="text1"/>
              </w:rPr>
            </w:pPr>
            <w:r w:rsidRPr="00F95A06">
              <w:rPr>
                <w:color w:val="000000" w:themeColor="text1"/>
              </w:rPr>
              <w:t>Cell carrying capacity</w:t>
            </w:r>
          </w:p>
        </w:tc>
      </w:tr>
      <w:tr w:rsidR="005C48E9" w:rsidRPr="009E5895" w14:paraId="7673EDD3" w14:textId="77777777" w:rsidTr="00282155">
        <w:tc>
          <w:tcPr>
            <w:tcW w:w="2268" w:type="dxa"/>
          </w:tcPr>
          <w:p w14:paraId="1A804E2F" w14:textId="77777777" w:rsidR="005C48E9" w:rsidRPr="00ED2EEC" w:rsidRDefault="005C48E9" w:rsidP="00282155">
            <w:pPr>
              <w:spacing w:line="360" w:lineRule="auto"/>
              <w:rPr>
                <w:color w:val="000000" w:themeColor="text1"/>
              </w:rPr>
            </w:pPr>
            <w:r w:rsidRPr="00ED2EEC">
              <w:rPr>
                <w:color w:val="000000" w:themeColor="text1"/>
              </w:rPr>
              <w:lastRenderedPageBreak/>
              <w:t>N0</w:t>
            </w:r>
          </w:p>
        </w:tc>
        <w:tc>
          <w:tcPr>
            <w:tcW w:w="2862" w:type="dxa"/>
          </w:tcPr>
          <w:p w14:paraId="474410F4" w14:textId="77777777" w:rsidR="005C48E9" w:rsidRPr="00ED2EEC" w:rsidRDefault="005C48E9" w:rsidP="00282155">
            <w:pPr>
              <w:spacing w:line="360" w:lineRule="auto"/>
              <w:rPr>
                <w:color w:val="000000" w:themeColor="text1"/>
              </w:rPr>
            </w:pPr>
            <w:r>
              <w:rPr>
                <w:color w:val="000000" w:themeColor="text1"/>
              </w:rPr>
              <w:t>20 in the refuges</w:t>
            </w:r>
            <w:r w:rsidRPr="00ED2EEC">
              <w:rPr>
                <w:color w:val="000000" w:themeColor="text1"/>
              </w:rPr>
              <w:t>; 0 for the rest of them</w:t>
            </w:r>
          </w:p>
        </w:tc>
        <w:tc>
          <w:tcPr>
            <w:tcW w:w="4230" w:type="dxa"/>
          </w:tcPr>
          <w:p w14:paraId="194B3D1B" w14:textId="77777777" w:rsidR="005C48E9" w:rsidRPr="00F95A06" w:rsidRDefault="005C48E9" w:rsidP="00282155">
            <w:pPr>
              <w:spacing w:line="360" w:lineRule="auto"/>
              <w:rPr>
                <w:color w:val="000000" w:themeColor="text1"/>
              </w:rPr>
            </w:pPr>
            <w:r w:rsidRPr="00F95A06">
              <w:rPr>
                <w:color w:val="000000" w:themeColor="text1"/>
              </w:rPr>
              <w:t xml:space="preserve">Initial population in the </w:t>
            </w:r>
            <w:r>
              <w:rPr>
                <w:color w:val="000000" w:themeColor="text1"/>
              </w:rPr>
              <w:t>centre</w:t>
            </w:r>
            <w:r w:rsidRPr="00F95A06">
              <w:rPr>
                <w:color w:val="000000" w:themeColor="text1"/>
              </w:rPr>
              <w:t xml:space="preserve"> of the </w:t>
            </w:r>
            <w:r>
              <w:rPr>
                <w:color w:val="000000" w:themeColor="text1"/>
              </w:rPr>
              <w:t xml:space="preserve">4% of the </w:t>
            </w:r>
            <w:r w:rsidRPr="00F95A06">
              <w:rPr>
                <w:color w:val="000000" w:themeColor="text1"/>
              </w:rPr>
              <w:t>grid</w:t>
            </w:r>
            <w:r>
              <w:rPr>
                <w:color w:val="000000" w:themeColor="text1"/>
              </w:rPr>
              <w:t xml:space="preserve"> </w:t>
            </w:r>
          </w:p>
        </w:tc>
      </w:tr>
      <w:tr w:rsidR="005C48E9" w:rsidRPr="009E5895" w14:paraId="67889299" w14:textId="77777777" w:rsidTr="00282155">
        <w:tc>
          <w:tcPr>
            <w:tcW w:w="2268" w:type="dxa"/>
          </w:tcPr>
          <w:p w14:paraId="5877C09F" w14:textId="77777777" w:rsidR="005C48E9" w:rsidRPr="00ED2EEC" w:rsidRDefault="005C48E9" w:rsidP="00282155">
            <w:pPr>
              <w:spacing w:line="360" w:lineRule="auto"/>
              <w:rPr>
                <w:color w:val="000000" w:themeColor="text1"/>
              </w:rPr>
            </w:pPr>
            <w:r w:rsidRPr="00ED2EEC">
              <w:rPr>
                <w:color w:val="000000" w:themeColor="text1"/>
              </w:rPr>
              <w:t>Natal.Grounds</w:t>
            </w:r>
          </w:p>
        </w:tc>
        <w:tc>
          <w:tcPr>
            <w:tcW w:w="2862" w:type="dxa"/>
          </w:tcPr>
          <w:p w14:paraId="05256F1A" w14:textId="77777777" w:rsidR="005C48E9" w:rsidRPr="00ED2EEC" w:rsidRDefault="005C48E9" w:rsidP="00282155">
            <w:pPr>
              <w:spacing w:line="360" w:lineRule="auto"/>
              <w:rPr>
                <w:color w:val="000000" w:themeColor="text1"/>
              </w:rPr>
            </w:pPr>
            <w:r w:rsidRPr="00ED2EEC">
              <w:rPr>
                <w:color w:val="000000" w:themeColor="text1"/>
              </w:rPr>
              <w:t>1</w:t>
            </w:r>
          </w:p>
        </w:tc>
        <w:tc>
          <w:tcPr>
            <w:tcW w:w="4230" w:type="dxa"/>
          </w:tcPr>
          <w:p w14:paraId="0823FC09" w14:textId="77777777" w:rsidR="005C48E9" w:rsidRPr="00ED2EEC" w:rsidRDefault="005C48E9" w:rsidP="00282155">
            <w:pPr>
              <w:spacing w:line="360" w:lineRule="auto"/>
              <w:rPr>
                <w:color w:val="000000" w:themeColor="text1"/>
              </w:rPr>
            </w:pPr>
            <w:r w:rsidRPr="00ED2EEC">
              <w:rPr>
                <w:color w:val="000000" w:themeColor="text1"/>
              </w:rPr>
              <w:t>Individuals can occupy a natal cell</w:t>
            </w:r>
          </w:p>
        </w:tc>
      </w:tr>
      <w:tr w:rsidR="005C48E9" w:rsidRPr="009E5895" w14:paraId="5C2BBF3E" w14:textId="77777777" w:rsidTr="00282155">
        <w:tc>
          <w:tcPr>
            <w:tcW w:w="2268" w:type="dxa"/>
          </w:tcPr>
          <w:p w14:paraId="7D6CF3A9" w14:textId="77777777" w:rsidR="005C48E9" w:rsidRPr="00ED2EEC" w:rsidRDefault="005C48E9" w:rsidP="00282155">
            <w:pPr>
              <w:spacing w:line="360" w:lineRule="auto"/>
              <w:rPr>
                <w:color w:val="000000" w:themeColor="text1"/>
              </w:rPr>
            </w:pPr>
            <w:r w:rsidRPr="00ED2EEC">
              <w:rPr>
                <w:color w:val="000000" w:themeColor="text1"/>
              </w:rPr>
              <w:t>Genes.Initialize</w:t>
            </w:r>
          </w:p>
        </w:tc>
        <w:tc>
          <w:tcPr>
            <w:tcW w:w="2862" w:type="dxa"/>
          </w:tcPr>
          <w:p w14:paraId="57CC92CE" w14:textId="77777777" w:rsidR="005C48E9" w:rsidRPr="00ED2EEC" w:rsidRDefault="005C48E9" w:rsidP="00282155">
            <w:pPr>
              <w:spacing w:line="360" w:lineRule="auto"/>
              <w:rPr>
                <w:color w:val="000000" w:themeColor="text1"/>
              </w:rPr>
            </w:pPr>
            <w:r w:rsidRPr="00ED2EEC">
              <w:rPr>
                <w:color w:val="000000" w:themeColor="text1"/>
              </w:rPr>
              <w:t>random</w:t>
            </w:r>
          </w:p>
        </w:tc>
        <w:tc>
          <w:tcPr>
            <w:tcW w:w="4230" w:type="dxa"/>
          </w:tcPr>
          <w:p w14:paraId="5E28BEC7" w14:textId="77777777" w:rsidR="005C48E9" w:rsidRPr="00ED2EEC" w:rsidRDefault="005C48E9" w:rsidP="00282155">
            <w:pPr>
              <w:spacing w:line="360" w:lineRule="auto"/>
              <w:rPr>
                <w:color w:val="000000" w:themeColor="text1"/>
              </w:rPr>
            </w:pPr>
            <w:r w:rsidRPr="00ED2EEC">
              <w:rPr>
                <w:color w:val="000000" w:themeColor="text1"/>
              </w:rPr>
              <w:t>Random initial assignment of alleles</w:t>
            </w:r>
          </w:p>
        </w:tc>
      </w:tr>
      <w:tr w:rsidR="005C48E9" w:rsidRPr="009E5895" w14:paraId="01DFA409" w14:textId="77777777" w:rsidTr="00282155">
        <w:tc>
          <w:tcPr>
            <w:tcW w:w="2268" w:type="dxa"/>
          </w:tcPr>
          <w:p w14:paraId="15549D65" w14:textId="77777777" w:rsidR="005C48E9" w:rsidRPr="00ED2EEC" w:rsidRDefault="005C48E9" w:rsidP="00282155">
            <w:pPr>
              <w:spacing w:line="360" w:lineRule="auto"/>
              <w:rPr>
                <w:color w:val="000000" w:themeColor="text1"/>
              </w:rPr>
            </w:pPr>
            <w:r w:rsidRPr="00ED2EEC">
              <w:rPr>
                <w:color w:val="000000" w:themeColor="text1"/>
              </w:rPr>
              <w:t>Mortality.Back</w:t>
            </w:r>
          </w:p>
        </w:tc>
        <w:tc>
          <w:tcPr>
            <w:tcW w:w="2862" w:type="dxa"/>
          </w:tcPr>
          <w:p w14:paraId="6A26E66F" w14:textId="77777777" w:rsidR="005C48E9" w:rsidRPr="00ED2EEC" w:rsidRDefault="005C48E9" w:rsidP="00282155">
            <w:pPr>
              <w:spacing w:line="360" w:lineRule="auto"/>
              <w:rPr>
                <w:color w:val="000000" w:themeColor="text1"/>
              </w:rPr>
            </w:pPr>
            <w:r w:rsidRPr="00ED2EEC">
              <w:rPr>
                <w:color w:val="000000" w:themeColor="text1"/>
              </w:rPr>
              <w:t>100 for border cells; N for the rest of them</w:t>
            </w:r>
          </w:p>
        </w:tc>
        <w:tc>
          <w:tcPr>
            <w:tcW w:w="4230" w:type="dxa"/>
          </w:tcPr>
          <w:p w14:paraId="716319BF" w14:textId="77777777" w:rsidR="005C48E9" w:rsidRPr="00ED2EEC" w:rsidRDefault="005C48E9" w:rsidP="00282155">
            <w:pPr>
              <w:spacing w:line="360" w:lineRule="auto"/>
              <w:rPr>
                <w:color w:val="000000" w:themeColor="text1"/>
              </w:rPr>
            </w:pPr>
            <w:r w:rsidRPr="00ED2EEC">
              <w:rPr>
                <w:color w:val="000000" w:themeColor="text1"/>
              </w:rPr>
              <w:t>Mortality associates with individuals at the border cells: they can’t disperse out of those cells (they die)</w:t>
            </w:r>
          </w:p>
        </w:tc>
      </w:tr>
      <w:tr w:rsidR="005C48E9" w:rsidRPr="009E5895" w14:paraId="01338B14" w14:textId="77777777" w:rsidTr="00282155">
        <w:tc>
          <w:tcPr>
            <w:tcW w:w="2268" w:type="dxa"/>
          </w:tcPr>
          <w:p w14:paraId="7BA49341" w14:textId="77777777" w:rsidR="005C48E9" w:rsidRPr="00ED2EEC" w:rsidRDefault="005C48E9" w:rsidP="00282155">
            <w:pPr>
              <w:spacing w:line="360" w:lineRule="auto"/>
              <w:rPr>
                <w:color w:val="000000" w:themeColor="text1"/>
              </w:rPr>
            </w:pPr>
            <w:r w:rsidRPr="00ED2EEC">
              <w:rPr>
                <w:color w:val="000000" w:themeColor="text1"/>
              </w:rPr>
              <w:t>Migration</w:t>
            </w:r>
          </w:p>
        </w:tc>
        <w:tc>
          <w:tcPr>
            <w:tcW w:w="2862" w:type="dxa"/>
          </w:tcPr>
          <w:p w14:paraId="73B22856" w14:textId="77777777" w:rsidR="005C48E9" w:rsidRPr="00ED2EEC" w:rsidRDefault="005C48E9" w:rsidP="00282155">
            <w:pPr>
              <w:spacing w:line="360" w:lineRule="auto"/>
              <w:rPr>
                <w:color w:val="000000" w:themeColor="text1"/>
              </w:rPr>
            </w:pPr>
            <w:r w:rsidRPr="00ED2EEC">
              <w:rPr>
                <w:color w:val="000000" w:themeColor="text1"/>
              </w:rPr>
              <w:t>0</w:t>
            </w:r>
          </w:p>
        </w:tc>
        <w:tc>
          <w:tcPr>
            <w:tcW w:w="4230" w:type="dxa"/>
          </w:tcPr>
          <w:p w14:paraId="14C2689A" w14:textId="77777777" w:rsidR="005C48E9" w:rsidRPr="00ED2EEC" w:rsidRDefault="005C48E9" w:rsidP="00282155">
            <w:pPr>
              <w:spacing w:line="360" w:lineRule="auto"/>
              <w:rPr>
                <w:color w:val="000000" w:themeColor="text1"/>
              </w:rPr>
            </w:pPr>
            <w:r w:rsidRPr="00ED2EEC">
              <w:rPr>
                <w:color w:val="000000" w:themeColor="text1"/>
              </w:rPr>
              <w:t>Individuals can’t disperse during simulator’s emigration phase</w:t>
            </w:r>
          </w:p>
        </w:tc>
      </w:tr>
      <w:tr w:rsidR="005C48E9" w:rsidRPr="00ED2EEC" w14:paraId="1EE94AA8" w14:textId="77777777" w:rsidTr="00282155">
        <w:tc>
          <w:tcPr>
            <w:tcW w:w="2268" w:type="dxa"/>
          </w:tcPr>
          <w:p w14:paraId="316B3B69" w14:textId="77777777" w:rsidR="005C48E9" w:rsidRPr="00ED2EEC" w:rsidRDefault="005C48E9" w:rsidP="00282155">
            <w:pPr>
              <w:spacing w:line="360" w:lineRule="auto"/>
              <w:rPr>
                <w:color w:val="000000" w:themeColor="text1"/>
              </w:rPr>
            </w:pPr>
            <w:r w:rsidRPr="00ED2EEC">
              <w:rPr>
                <w:color w:val="000000" w:themeColor="text1"/>
              </w:rPr>
              <w:t>Straying</w:t>
            </w:r>
          </w:p>
        </w:tc>
        <w:tc>
          <w:tcPr>
            <w:tcW w:w="2862" w:type="dxa"/>
          </w:tcPr>
          <w:p w14:paraId="79D2E703" w14:textId="77777777" w:rsidR="005C48E9" w:rsidRPr="00ED2EEC" w:rsidRDefault="005C48E9" w:rsidP="00282155">
            <w:pPr>
              <w:spacing w:line="360" w:lineRule="auto"/>
              <w:rPr>
                <w:color w:val="000000" w:themeColor="text1"/>
              </w:rPr>
            </w:pPr>
            <w:r w:rsidRPr="00ED2EEC">
              <w:rPr>
                <w:color w:val="000000" w:themeColor="text1"/>
              </w:rPr>
              <w:t>1</w:t>
            </w:r>
          </w:p>
        </w:tc>
        <w:tc>
          <w:tcPr>
            <w:tcW w:w="4230" w:type="dxa"/>
          </w:tcPr>
          <w:p w14:paraId="2AF54874" w14:textId="77777777" w:rsidR="005C48E9" w:rsidRPr="00ED2EEC" w:rsidRDefault="005C48E9" w:rsidP="00282155">
            <w:pPr>
              <w:spacing w:line="360" w:lineRule="auto"/>
              <w:rPr>
                <w:color w:val="000000" w:themeColor="text1"/>
              </w:rPr>
            </w:pPr>
            <w:r w:rsidRPr="00ED2EEC">
              <w:rPr>
                <w:color w:val="000000" w:themeColor="text1"/>
              </w:rPr>
              <w:t>Individuals disperse during simulator’s immigration phase</w:t>
            </w:r>
          </w:p>
        </w:tc>
      </w:tr>
      <w:tr w:rsidR="005C48E9" w:rsidRPr="009E5895" w14:paraId="089F70C5" w14:textId="77777777" w:rsidTr="00282155">
        <w:tc>
          <w:tcPr>
            <w:tcW w:w="2268" w:type="dxa"/>
          </w:tcPr>
          <w:p w14:paraId="76E1D191" w14:textId="77777777" w:rsidR="005C48E9" w:rsidRPr="00ED2EEC" w:rsidRDefault="005C48E9" w:rsidP="00282155">
            <w:pPr>
              <w:spacing w:line="360" w:lineRule="auto"/>
              <w:rPr>
                <w:color w:val="000000" w:themeColor="text1"/>
              </w:rPr>
            </w:pPr>
            <w:r w:rsidRPr="00ED2EEC">
              <w:rPr>
                <w:color w:val="000000" w:themeColor="text1"/>
              </w:rPr>
              <w:t>Fitness_AA</w:t>
            </w:r>
          </w:p>
        </w:tc>
        <w:tc>
          <w:tcPr>
            <w:tcW w:w="2862" w:type="dxa"/>
          </w:tcPr>
          <w:p w14:paraId="50318CE7" w14:textId="77777777" w:rsidR="005C48E9" w:rsidRPr="00F95A06" w:rsidRDefault="005C48E9" w:rsidP="00282155">
            <w:pPr>
              <w:spacing w:line="360" w:lineRule="auto"/>
              <w:rPr>
                <w:color w:val="000000" w:themeColor="text1"/>
              </w:rPr>
            </w:pPr>
            <w:r>
              <w:rPr>
                <w:color w:val="000000" w:themeColor="text1"/>
              </w:rPr>
              <w:t>0</w:t>
            </w:r>
          </w:p>
        </w:tc>
        <w:tc>
          <w:tcPr>
            <w:tcW w:w="4230" w:type="dxa"/>
            <w:vMerge w:val="restart"/>
          </w:tcPr>
          <w:p w14:paraId="17F7630C" w14:textId="77777777" w:rsidR="005C48E9" w:rsidRPr="003744B8" w:rsidRDefault="005C48E9" w:rsidP="00282155">
            <w:pPr>
              <w:spacing w:line="360" w:lineRule="auto"/>
              <w:rPr>
                <w:color w:val="000000" w:themeColor="text1"/>
              </w:rPr>
            </w:pPr>
            <w:r>
              <w:rPr>
                <w:color w:val="000000" w:themeColor="text1"/>
              </w:rPr>
              <w:t xml:space="preserve">No </w:t>
            </w:r>
            <w:r w:rsidRPr="003744B8">
              <w:rPr>
                <w:color w:val="000000" w:themeColor="text1"/>
              </w:rPr>
              <w:t xml:space="preserve">selection </w:t>
            </w:r>
            <w:r>
              <w:rPr>
                <w:color w:val="000000" w:themeColor="text1"/>
              </w:rPr>
              <w:t>in genetic level</w:t>
            </w:r>
          </w:p>
        </w:tc>
      </w:tr>
      <w:tr w:rsidR="005C48E9" w:rsidRPr="00945126" w14:paraId="10304886" w14:textId="77777777" w:rsidTr="00282155">
        <w:tc>
          <w:tcPr>
            <w:tcW w:w="2268" w:type="dxa"/>
          </w:tcPr>
          <w:p w14:paraId="67B5EBE3" w14:textId="77777777" w:rsidR="005C48E9" w:rsidRPr="00ED2EEC" w:rsidRDefault="005C48E9" w:rsidP="00282155">
            <w:pPr>
              <w:spacing w:line="360" w:lineRule="auto"/>
              <w:rPr>
                <w:color w:val="000000" w:themeColor="text1"/>
              </w:rPr>
            </w:pPr>
            <w:r w:rsidRPr="00ED2EEC">
              <w:rPr>
                <w:color w:val="000000" w:themeColor="text1"/>
              </w:rPr>
              <w:t>Fitness_Aa</w:t>
            </w:r>
          </w:p>
        </w:tc>
        <w:tc>
          <w:tcPr>
            <w:tcW w:w="2862" w:type="dxa"/>
          </w:tcPr>
          <w:p w14:paraId="492757C1" w14:textId="77777777" w:rsidR="005C48E9" w:rsidRPr="00ED2EEC" w:rsidRDefault="005C48E9" w:rsidP="00282155">
            <w:pPr>
              <w:spacing w:line="360" w:lineRule="auto"/>
              <w:rPr>
                <w:color w:val="000000" w:themeColor="text1"/>
              </w:rPr>
            </w:pPr>
            <w:r>
              <w:rPr>
                <w:color w:val="000000" w:themeColor="text1"/>
              </w:rPr>
              <w:t>0</w:t>
            </w:r>
          </w:p>
        </w:tc>
        <w:tc>
          <w:tcPr>
            <w:tcW w:w="4230" w:type="dxa"/>
            <w:vMerge/>
          </w:tcPr>
          <w:p w14:paraId="055E5D5C" w14:textId="77777777" w:rsidR="005C48E9" w:rsidRPr="00ED2EEC" w:rsidRDefault="005C48E9" w:rsidP="00282155">
            <w:pPr>
              <w:spacing w:line="360" w:lineRule="auto"/>
              <w:rPr>
                <w:color w:val="000000" w:themeColor="text1"/>
              </w:rPr>
            </w:pPr>
          </w:p>
        </w:tc>
      </w:tr>
      <w:tr w:rsidR="005C48E9" w:rsidRPr="00945126" w14:paraId="6B9A5B62" w14:textId="77777777" w:rsidTr="00282155">
        <w:tc>
          <w:tcPr>
            <w:tcW w:w="2268" w:type="dxa"/>
          </w:tcPr>
          <w:p w14:paraId="275AF5B4" w14:textId="77777777" w:rsidR="005C48E9" w:rsidRPr="00ED2EEC" w:rsidRDefault="005C48E9" w:rsidP="00282155">
            <w:pPr>
              <w:spacing w:line="360" w:lineRule="auto"/>
              <w:rPr>
                <w:color w:val="000000" w:themeColor="text1"/>
              </w:rPr>
            </w:pPr>
            <w:r w:rsidRPr="00ED2EEC">
              <w:rPr>
                <w:color w:val="000000" w:themeColor="text1"/>
              </w:rPr>
              <w:t>Fitness_aa</w:t>
            </w:r>
          </w:p>
        </w:tc>
        <w:tc>
          <w:tcPr>
            <w:tcW w:w="2862" w:type="dxa"/>
          </w:tcPr>
          <w:p w14:paraId="6790B6A2" w14:textId="77777777" w:rsidR="005C48E9" w:rsidRPr="00ED2EEC" w:rsidRDefault="005C48E9" w:rsidP="00282155">
            <w:pPr>
              <w:spacing w:line="360" w:lineRule="auto"/>
              <w:rPr>
                <w:color w:val="000000" w:themeColor="text1"/>
              </w:rPr>
            </w:pPr>
            <w:r>
              <w:rPr>
                <w:color w:val="000000" w:themeColor="text1"/>
              </w:rPr>
              <w:t>0</w:t>
            </w:r>
          </w:p>
        </w:tc>
        <w:tc>
          <w:tcPr>
            <w:tcW w:w="4230" w:type="dxa"/>
            <w:vMerge/>
          </w:tcPr>
          <w:p w14:paraId="35BB4031" w14:textId="77777777" w:rsidR="005C48E9" w:rsidRPr="00ED2EEC" w:rsidRDefault="005C48E9" w:rsidP="00282155">
            <w:pPr>
              <w:spacing w:line="360" w:lineRule="auto"/>
              <w:rPr>
                <w:color w:val="000000" w:themeColor="text1"/>
              </w:rPr>
            </w:pPr>
          </w:p>
        </w:tc>
      </w:tr>
    </w:tbl>
    <w:p w14:paraId="1BB0B8AA" w14:textId="77777777" w:rsidR="005C48E9" w:rsidRPr="00ED2EEC" w:rsidRDefault="005C48E9" w:rsidP="005C48E9">
      <w:pPr>
        <w:spacing w:line="360" w:lineRule="auto"/>
      </w:pPr>
    </w:p>
    <w:p w14:paraId="65A9012F" w14:textId="77777777" w:rsidR="005C48E9" w:rsidRPr="00ED2EEC" w:rsidRDefault="005C48E9" w:rsidP="005C48E9">
      <w:pPr>
        <w:pStyle w:val="Paragraphedeliste"/>
        <w:numPr>
          <w:ilvl w:val="0"/>
          <w:numId w:val="1"/>
        </w:numPr>
        <w:spacing w:line="360" w:lineRule="auto"/>
        <w:rPr>
          <w:lang w:val="en-CA"/>
        </w:rPr>
      </w:pPr>
      <w:r w:rsidRPr="00ED2EEC">
        <w:rPr>
          <w:i/>
          <w:lang w:val="en-CA"/>
        </w:rPr>
        <w:t>ClassVars</w:t>
      </w:r>
      <w:r w:rsidRPr="00ED2EEC">
        <w:rPr>
          <w:lang w:val="en-CA"/>
        </w:rPr>
        <w:t xml:space="preserve"> input file: with 3 rows, one for each age class.</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552"/>
        <w:gridCol w:w="3827"/>
      </w:tblGrid>
      <w:tr w:rsidR="005C48E9" w:rsidRPr="00ED2EEC" w14:paraId="1FFF4AC2" w14:textId="77777777" w:rsidTr="00282155">
        <w:tc>
          <w:tcPr>
            <w:tcW w:w="2268" w:type="dxa"/>
          </w:tcPr>
          <w:p w14:paraId="1F9F6774" w14:textId="77777777" w:rsidR="005C48E9" w:rsidRPr="00ED2EEC" w:rsidRDefault="005C48E9" w:rsidP="00282155">
            <w:pPr>
              <w:tabs>
                <w:tab w:val="right" w:pos="2052"/>
              </w:tabs>
              <w:spacing w:line="360" w:lineRule="auto"/>
              <w:rPr>
                <w:color w:val="000000" w:themeColor="text1"/>
              </w:rPr>
            </w:pPr>
            <w:r w:rsidRPr="00ED2EEC">
              <w:rPr>
                <w:color w:val="000000" w:themeColor="text1"/>
              </w:rPr>
              <w:t>Parameters</w:t>
            </w:r>
            <w:r w:rsidRPr="00ED2EEC">
              <w:rPr>
                <w:color w:val="000000" w:themeColor="text1"/>
              </w:rPr>
              <w:tab/>
            </w:r>
          </w:p>
        </w:tc>
        <w:tc>
          <w:tcPr>
            <w:tcW w:w="2552" w:type="dxa"/>
          </w:tcPr>
          <w:p w14:paraId="41509EE3" w14:textId="77777777" w:rsidR="005C48E9" w:rsidRPr="00ED2EEC" w:rsidRDefault="005C48E9" w:rsidP="00282155">
            <w:pPr>
              <w:spacing w:line="360" w:lineRule="auto"/>
              <w:rPr>
                <w:color w:val="000000" w:themeColor="text1"/>
              </w:rPr>
            </w:pPr>
            <w:r w:rsidRPr="00ED2EEC">
              <w:rPr>
                <w:color w:val="000000" w:themeColor="text1"/>
              </w:rPr>
              <w:t>Value</w:t>
            </w:r>
          </w:p>
        </w:tc>
        <w:tc>
          <w:tcPr>
            <w:tcW w:w="3827" w:type="dxa"/>
          </w:tcPr>
          <w:p w14:paraId="4CEC4AD2" w14:textId="77777777" w:rsidR="005C48E9" w:rsidRPr="00ED2EEC" w:rsidRDefault="005C48E9" w:rsidP="00282155">
            <w:pPr>
              <w:spacing w:line="360" w:lineRule="auto"/>
              <w:rPr>
                <w:color w:val="000000" w:themeColor="text1"/>
              </w:rPr>
            </w:pPr>
            <w:r w:rsidRPr="00ED2EEC">
              <w:rPr>
                <w:color w:val="000000" w:themeColor="text1"/>
              </w:rPr>
              <w:t>Justification</w:t>
            </w:r>
          </w:p>
        </w:tc>
      </w:tr>
      <w:tr w:rsidR="005C48E9" w:rsidRPr="00945126" w14:paraId="6C053639" w14:textId="77777777" w:rsidTr="00282155">
        <w:tc>
          <w:tcPr>
            <w:tcW w:w="2268" w:type="dxa"/>
          </w:tcPr>
          <w:p w14:paraId="1FE3C09B" w14:textId="77777777" w:rsidR="005C48E9" w:rsidRPr="00ED2EEC" w:rsidRDefault="005C48E9" w:rsidP="00282155">
            <w:pPr>
              <w:spacing w:line="360" w:lineRule="auto"/>
              <w:rPr>
                <w:color w:val="000000" w:themeColor="text1"/>
              </w:rPr>
            </w:pPr>
            <w:r w:rsidRPr="00ED2EEC">
              <w:rPr>
                <w:color w:val="000000" w:themeColor="text1"/>
              </w:rPr>
              <w:t>Age class</w:t>
            </w:r>
          </w:p>
        </w:tc>
        <w:tc>
          <w:tcPr>
            <w:tcW w:w="2552" w:type="dxa"/>
          </w:tcPr>
          <w:p w14:paraId="7F60C2C3" w14:textId="77777777" w:rsidR="005C48E9" w:rsidRPr="00ED2EEC" w:rsidRDefault="005C48E9" w:rsidP="00282155">
            <w:pPr>
              <w:spacing w:line="360" w:lineRule="auto"/>
              <w:rPr>
                <w:color w:val="000000" w:themeColor="text1"/>
              </w:rPr>
            </w:pPr>
            <w:r w:rsidRPr="00ED2EEC">
              <w:rPr>
                <w:color w:val="000000" w:themeColor="text1"/>
              </w:rPr>
              <w:t>0, 1 and 2</w:t>
            </w:r>
          </w:p>
        </w:tc>
        <w:tc>
          <w:tcPr>
            <w:tcW w:w="3827" w:type="dxa"/>
          </w:tcPr>
          <w:p w14:paraId="3E1CA57B" w14:textId="77777777" w:rsidR="005C48E9" w:rsidRPr="00F95A06" w:rsidRDefault="005C48E9" w:rsidP="00282155">
            <w:pPr>
              <w:spacing w:line="360" w:lineRule="auto"/>
              <w:rPr>
                <w:color w:val="000000" w:themeColor="text1"/>
              </w:rPr>
            </w:pPr>
            <w:r w:rsidRPr="00F95A06">
              <w:rPr>
                <w:color w:val="000000" w:themeColor="text1"/>
              </w:rPr>
              <w:t>Three age classes in order to produce a univoltin species model in CDmetaPOP</w:t>
            </w:r>
          </w:p>
        </w:tc>
      </w:tr>
      <w:tr w:rsidR="005C48E9" w:rsidRPr="009E5895" w14:paraId="2764FEA5" w14:textId="77777777" w:rsidTr="00282155">
        <w:tc>
          <w:tcPr>
            <w:tcW w:w="2268" w:type="dxa"/>
          </w:tcPr>
          <w:p w14:paraId="1EFE210B" w14:textId="77777777" w:rsidR="005C48E9" w:rsidRPr="00ED2EEC" w:rsidRDefault="005C48E9" w:rsidP="00282155">
            <w:pPr>
              <w:spacing w:line="360" w:lineRule="auto"/>
              <w:rPr>
                <w:color w:val="000000" w:themeColor="text1"/>
              </w:rPr>
            </w:pPr>
            <w:r w:rsidRPr="00ED2EEC">
              <w:rPr>
                <w:color w:val="000000" w:themeColor="text1"/>
              </w:rPr>
              <w:t>Distribution</w:t>
            </w:r>
          </w:p>
        </w:tc>
        <w:tc>
          <w:tcPr>
            <w:tcW w:w="2552" w:type="dxa"/>
          </w:tcPr>
          <w:p w14:paraId="1646720C" w14:textId="77777777" w:rsidR="005C48E9" w:rsidRPr="00ED2EEC" w:rsidRDefault="005C48E9" w:rsidP="00282155">
            <w:pPr>
              <w:spacing w:line="360" w:lineRule="auto"/>
              <w:rPr>
                <w:color w:val="000000" w:themeColor="text1"/>
              </w:rPr>
            </w:pPr>
            <w:r w:rsidRPr="00ED2EEC">
              <w:rPr>
                <w:color w:val="000000" w:themeColor="text1"/>
              </w:rPr>
              <w:t>1 for Age 0</w:t>
            </w:r>
          </w:p>
        </w:tc>
        <w:tc>
          <w:tcPr>
            <w:tcW w:w="3827" w:type="dxa"/>
          </w:tcPr>
          <w:p w14:paraId="2792020A" w14:textId="77777777" w:rsidR="005C48E9" w:rsidRPr="00ED2EEC" w:rsidRDefault="005C48E9" w:rsidP="00282155">
            <w:pPr>
              <w:spacing w:line="360" w:lineRule="auto"/>
              <w:rPr>
                <w:color w:val="000000" w:themeColor="text1"/>
              </w:rPr>
            </w:pPr>
            <w:r w:rsidRPr="00ED2EEC">
              <w:rPr>
                <w:color w:val="000000" w:themeColor="text1"/>
              </w:rPr>
              <w:t>Simulations begin with only Age 0 individuals</w:t>
            </w:r>
          </w:p>
        </w:tc>
      </w:tr>
      <w:tr w:rsidR="005C48E9" w:rsidRPr="009E5895" w14:paraId="45A502E7" w14:textId="77777777" w:rsidTr="00282155">
        <w:tc>
          <w:tcPr>
            <w:tcW w:w="2268" w:type="dxa"/>
          </w:tcPr>
          <w:p w14:paraId="6889BE94" w14:textId="77777777" w:rsidR="005C48E9" w:rsidRPr="00ED2EEC" w:rsidRDefault="005C48E9" w:rsidP="00282155">
            <w:pPr>
              <w:spacing w:line="360" w:lineRule="auto"/>
              <w:rPr>
                <w:color w:val="000000" w:themeColor="text1"/>
              </w:rPr>
            </w:pPr>
            <w:r w:rsidRPr="00ED2EEC">
              <w:rPr>
                <w:color w:val="000000" w:themeColor="text1"/>
              </w:rPr>
              <w:t>Percent Female</w:t>
            </w:r>
          </w:p>
        </w:tc>
        <w:tc>
          <w:tcPr>
            <w:tcW w:w="2552" w:type="dxa"/>
          </w:tcPr>
          <w:p w14:paraId="07612E47" w14:textId="77777777" w:rsidR="005C48E9" w:rsidRPr="00ED2EEC" w:rsidRDefault="005C48E9" w:rsidP="00282155">
            <w:pPr>
              <w:spacing w:line="360" w:lineRule="auto"/>
              <w:rPr>
                <w:color w:val="000000" w:themeColor="text1"/>
              </w:rPr>
            </w:pPr>
            <w:r w:rsidRPr="00ED2EEC">
              <w:rPr>
                <w:color w:val="000000" w:themeColor="text1"/>
              </w:rPr>
              <w:t>66 for all age classes</w:t>
            </w:r>
          </w:p>
        </w:tc>
        <w:tc>
          <w:tcPr>
            <w:tcW w:w="3827" w:type="dxa"/>
          </w:tcPr>
          <w:p w14:paraId="36390C98" w14:textId="77777777" w:rsidR="005C48E9" w:rsidRPr="00ED2EEC" w:rsidRDefault="005C48E9" w:rsidP="00282155">
            <w:pPr>
              <w:spacing w:line="360" w:lineRule="auto"/>
              <w:rPr>
                <w:color w:val="000000" w:themeColor="text1"/>
              </w:rPr>
            </w:pPr>
            <w:r w:rsidRPr="00ED2EEC">
              <w:rPr>
                <w:color w:val="000000" w:themeColor="text1"/>
              </w:rPr>
              <w:t xml:space="preserve">Sex ratio for MPB is about 1 male for 2 females, although it can change according to climatic conditions and </w:t>
            </w:r>
            <w:r w:rsidRPr="00ED2EEC">
              <w:rPr>
                <w:color w:val="000000" w:themeColor="text1"/>
              </w:rPr>
              <w:lastRenderedPageBreak/>
              <w:t xml:space="preserve">epidemic stages </w:t>
            </w:r>
            <w:r w:rsidRPr="00ED2EEC">
              <w:rPr>
                <w:color w:val="000000" w:themeColor="text1"/>
              </w:rPr>
              <w:fldChar w:fldCharType="begin"/>
            </w:r>
            <w:r>
              <w:rPr>
                <w:color w:val="000000" w:themeColor="text1"/>
              </w:rPr>
              <w:instrText xml:space="preserve"> ADDIN EN.CITE &lt;EndNote&gt;&lt;Cite&gt;&lt;Author&gt;Safranyik&lt;/Author&gt;&lt;Year&gt;2006&lt;/Year&gt;&lt;RecNum&gt;108&lt;/RecNum&gt;&lt;DisplayText&gt;(Les Safranyik &amp;amp; Wilson, 2006)&lt;/DisplayText&gt;&lt;record&gt;&lt;rec-number&gt;108&lt;/rec-number&gt;&lt;foreign-keys&gt;&lt;key app="EN" db-id="dsp9awas1x5p0wewsza5twv8sxrs9evxpt95" timestamp="1417186801"&gt;108&lt;/key&gt;&lt;/foreign-keys&gt;&lt;ref-type name="Journal Article"&gt;17&lt;/ref-type&gt;&lt;contributors&gt;&lt;authors&gt;&lt;author&gt;Les Safranyik&lt;/author&gt;&lt;author&gt;Bill Wilson&lt;/author&gt;&lt;/authors&gt;&lt;/contributors&gt;&lt;titles&gt;&lt;title&gt;The Mountain Pine Beetle: A Synthesis of Biology, Management, and Impacts on Lodgepole Pine&lt;/title&gt;&lt;secondary-title&gt;Natural Resources Canada&lt;/secondary-title&gt;&lt;/titles&gt;&lt;periodical&gt;&lt;full-title&gt;Natural Resources Canada&lt;/full-title&gt;&lt;/periodical&gt;&lt;pages&gt;304&lt;/pages&gt;&lt;dates&gt;&lt;year&gt;2006&lt;/year&gt;&lt;/dates&gt;&lt;urls&gt;&lt;/urls&gt;&lt;/record&gt;&lt;/Cite&gt;&lt;/EndNote&gt;</w:instrText>
            </w:r>
            <w:r w:rsidRPr="00ED2EEC">
              <w:rPr>
                <w:color w:val="000000" w:themeColor="text1"/>
              </w:rPr>
              <w:fldChar w:fldCharType="separate"/>
            </w:r>
            <w:r>
              <w:rPr>
                <w:noProof/>
                <w:color w:val="000000" w:themeColor="text1"/>
              </w:rPr>
              <w:t>(Les Safranyik &amp; Wilson, 2006)</w:t>
            </w:r>
            <w:r w:rsidRPr="00ED2EEC">
              <w:rPr>
                <w:color w:val="000000" w:themeColor="text1"/>
              </w:rPr>
              <w:fldChar w:fldCharType="end"/>
            </w:r>
          </w:p>
        </w:tc>
      </w:tr>
      <w:tr w:rsidR="005C48E9" w:rsidRPr="009E5895" w14:paraId="74398FB9" w14:textId="77777777" w:rsidTr="00282155">
        <w:tc>
          <w:tcPr>
            <w:tcW w:w="2268" w:type="dxa"/>
          </w:tcPr>
          <w:p w14:paraId="666D3008" w14:textId="77777777" w:rsidR="005C48E9" w:rsidRPr="00ED2EEC" w:rsidRDefault="005C48E9" w:rsidP="00282155">
            <w:pPr>
              <w:spacing w:line="360" w:lineRule="auto"/>
              <w:rPr>
                <w:color w:val="000000" w:themeColor="text1"/>
              </w:rPr>
            </w:pPr>
            <w:r w:rsidRPr="00ED2EEC">
              <w:rPr>
                <w:color w:val="000000" w:themeColor="text1"/>
              </w:rPr>
              <w:lastRenderedPageBreak/>
              <w:t>Age Mortality Out %</w:t>
            </w:r>
          </w:p>
        </w:tc>
        <w:tc>
          <w:tcPr>
            <w:tcW w:w="2552" w:type="dxa"/>
          </w:tcPr>
          <w:p w14:paraId="05D89420" w14:textId="77777777" w:rsidR="005C48E9" w:rsidRPr="00ED2EEC" w:rsidRDefault="005C48E9" w:rsidP="00282155">
            <w:pPr>
              <w:spacing w:line="360" w:lineRule="auto"/>
              <w:rPr>
                <w:color w:val="000000" w:themeColor="text1"/>
              </w:rPr>
            </w:pPr>
            <w:r w:rsidRPr="00ED2EEC">
              <w:rPr>
                <w:color w:val="000000" w:themeColor="text1"/>
              </w:rPr>
              <w:t>100 for Age 3</w:t>
            </w:r>
          </w:p>
        </w:tc>
        <w:tc>
          <w:tcPr>
            <w:tcW w:w="3827" w:type="dxa"/>
            <w:vMerge w:val="restart"/>
          </w:tcPr>
          <w:p w14:paraId="60B754B5" w14:textId="77777777" w:rsidR="005C48E9" w:rsidRPr="00ED2EEC" w:rsidRDefault="005C48E9" w:rsidP="00282155">
            <w:pPr>
              <w:spacing w:line="360" w:lineRule="auto"/>
              <w:rPr>
                <w:color w:val="000000" w:themeColor="text1"/>
              </w:rPr>
            </w:pPr>
            <w:r w:rsidRPr="00ED2EEC">
              <w:rPr>
                <w:color w:val="000000" w:themeColor="text1"/>
              </w:rPr>
              <w:t>All Age 2 individuals are discarded each generation during the simulation process (they don’t contribute to dispersal or reproduction)</w:t>
            </w:r>
          </w:p>
        </w:tc>
      </w:tr>
      <w:tr w:rsidR="005C48E9" w:rsidRPr="00ED2EEC" w14:paraId="27D7973D" w14:textId="77777777" w:rsidTr="00282155">
        <w:tc>
          <w:tcPr>
            <w:tcW w:w="2268" w:type="dxa"/>
          </w:tcPr>
          <w:p w14:paraId="5F4BA298" w14:textId="77777777" w:rsidR="005C48E9" w:rsidRPr="00ED2EEC" w:rsidRDefault="005C48E9" w:rsidP="00282155">
            <w:pPr>
              <w:spacing w:line="360" w:lineRule="auto"/>
              <w:rPr>
                <w:color w:val="000000" w:themeColor="text1"/>
              </w:rPr>
            </w:pPr>
            <w:r w:rsidRPr="00ED2EEC">
              <w:rPr>
                <w:color w:val="000000" w:themeColor="text1"/>
              </w:rPr>
              <w:t>Age Mortality Back %</w:t>
            </w:r>
          </w:p>
        </w:tc>
        <w:tc>
          <w:tcPr>
            <w:tcW w:w="2552" w:type="dxa"/>
          </w:tcPr>
          <w:p w14:paraId="73A97AC1" w14:textId="77777777" w:rsidR="005C48E9" w:rsidRPr="00ED2EEC" w:rsidRDefault="005C48E9" w:rsidP="00282155">
            <w:pPr>
              <w:spacing w:line="360" w:lineRule="auto"/>
              <w:rPr>
                <w:color w:val="000000" w:themeColor="text1"/>
              </w:rPr>
            </w:pPr>
            <w:r w:rsidRPr="00ED2EEC">
              <w:rPr>
                <w:color w:val="000000" w:themeColor="text1"/>
              </w:rPr>
              <w:t>100 for Age 3</w:t>
            </w:r>
          </w:p>
        </w:tc>
        <w:tc>
          <w:tcPr>
            <w:tcW w:w="3827" w:type="dxa"/>
            <w:vMerge/>
          </w:tcPr>
          <w:p w14:paraId="47D740A3" w14:textId="77777777" w:rsidR="005C48E9" w:rsidRPr="00ED2EEC" w:rsidRDefault="005C48E9" w:rsidP="00282155">
            <w:pPr>
              <w:spacing w:line="360" w:lineRule="auto"/>
              <w:rPr>
                <w:color w:val="000000" w:themeColor="text1"/>
              </w:rPr>
            </w:pPr>
          </w:p>
        </w:tc>
      </w:tr>
      <w:tr w:rsidR="005C48E9" w:rsidRPr="009E5895" w14:paraId="2F15EAD5" w14:textId="77777777" w:rsidTr="00282155">
        <w:tc>
          <w:tcPr>
            <w:tcW w:w="2268" w:type="dxa"/>
          </w:tcPr>
          <w:p w14:paraId="14D1D9D4" w14:textId="77777777" w:rsidR="005C48E9" w:rsidRPr="00D4025A" w:rsidRDefault="005C48E9" w:rsidP="00282155">
            <w:pPr>
              <w:spacing w:line="360" w:lineRule="auto"/>
              <w:rPr>
                <w:color w:val="000000" w:themeColor="text1"/>
              </w:rPr>
            </w:pPr>
            <w:r w:rsidRPr="00D4025A">
              <w:rPr>
                <w:color w:val="000000" w:themeColor="text1"/>
              </w:rPr>
              <w:t>Migration</w:t>
            </w:r>
          </w:p>
        </w:tc>
        <w:tc>
          <w:tcPr>
            <w:tcW w:w="2552" w:type="dxa"/>
          </w:tcPr>
          <w:p w14:paraId="519E4540" w14:textId="77777777" w:rsidR="005C48E9" w:rsidRPr="00D4025A" w:rsidRDefault="005C48E9" w:rsidP="00282155">
            <w:pPr>
              <w:spacing w:line="360" w:lineRule="auto"/>
              <w:rPr>
                <w:color w:val="000000" w:themeColor="text1"/>
              </w:rPr>
            </w:pPr>
            <w:r w:rsidRPr="00D4025A">
              <w:rPr>
                <w:color w:val="000000" w:themeColor="text1"/>
              </w:rPr>
              <w:t>0 for all age classes</w:t>
            </w:r>
          </w:p>
        </w:tc>
        <w:tc>
          <w:tcPr>
            <w:tcW w:w="3827" w:type="dxa"/>
            <w:vMerge w:val="restart"/>
          </w:tcPr>
          <w:p w14:paraId="3FD37AAC" w14:textId="77777777" w:rsidR="005C48E9" w:rsidRPr="00D4025A" w:rsidRDefault="005C48E9" w:rsidP="00282155">
            <w:pPr>
              <w:spacing w:line="360" w:lineRule="auto"/>
              <w:rPr>
                <w:color w:val="000000" w:themeColor="text1"/>
              </w:rPr>
            </w:pPr>
            <w:r w:rsidRPr="00D4025A">
              <w:rPr>
                <w:color w:val="000000" w:themeColor="text1"/>
              </w:rPr>
              <w:t>Age 1 individuals are dispersing during the immigration phase, before reproducing</w:t>
            </w:r>
          </w:p>
        </w:tc>
      </w:tr>
      <w:tr w:rsidR="005C48E9" w:rsidRPr="00ED2EEC" w14:paraId="0ACD486F" w14:textId="77777777" w:rsidTr="00282155">
        <w:tc>
          <w:tcPr>
            <w:tcW w:w="2268" w:type="dxa"/>
          </w:tcPr>
          <w:p w14:paraId="76DEB8C1" w14:textId="77777777" w:rsidR="005C48E9" w:rsidRPr="00D4025A" w:rsidRDefault="005C48E9" w:rsidP="00282155">
            <w:pPr>
              <w:spacing w:line="360" w:lineRule="auto"/>
              <w:rPr>
                <w:color w:val="000000" w:themeColor="text1"/>
              </w:rPr>
            </w:pPr>
            <w:r w:rsidRPr="00D4025A">
              <w:rPr>
                <w:color w:val="000000" w:themeColor="text1"/>
              </w:rPr>
              <w:t>Straying</w:t>
            </w:r>
          </w:p>
        </w:tc>
        <w:tc>
          <w:tcPr>
            <w:tcW w:w="2552" w:type="dxa"/>
          </w:tcPr>
          <w:p w14:paraId="5962B9F9" w14:textId="77777777" w:rsidR="005C48E9" w:rsidRPr="00D4025A" w:rsidRDefault="005C48E9" w:rsidP="00282155">
            <w:pPr>
              <w:spacing w:line="360" w:lineRule="auto"/>
              <w:rPr>
                <w:color w:val="000000" w:themeColor="text1"/>
              </w:rPr>
            </w:pPr>
            <w:r w:rsidRPr="00D4025A">
              <w:rPr>
                <w:color w:val="000000" w:themeColor="text1"/>
              </w:rPr>
              <w:t>1 for Age 1</w:t>
            </w:r>
          </w:p>
        </w:tc>
        <w:tc>
          <w:tcPr>
            <w:tcW w:w="3827" w:type="dxa"/>
            <w:vMerge/>
          </w:tcPr>
          <w:p w14:paraId="3B857B05" w14:textId="77777777" w:rsidR="005C48E9" w:rsidRPr="00D4025A" w:rsidRDefault="005C48E9" w:rsidP="00282155">
            <w:pPr>
              <w:spacing w:line="360" w:lineRule="auto"/>
              <w:rPr>
                <w:color w:val="000000" w:themeColor="text1"/>
              </w:rPr>
            </w:pPr>
          </w:p>
        </w:tc>
      </w:tr>
      <w:tr w:rsidR="005C48E9" w:rsidRPr="009E5895" w14:paraId="1F45C01E" w14:textId="77777777" w:rsidTr="00282155">
        <w:tc>
          <w:tcPr>
            <w:tcW w:w="2268" w:type="dxa"/>
          </w:tcPr>
          <w:p w14:paraId="00608718" w14:textId="77777777" w:rsidR="005C48E9" w:rsidRPr="00ED2EEC" w:rsidRDefault="005C48E9" w:rsidP="00282155">
            <w:pPr>
              <w:spacing w:line="360" w:lineRule="auto"/>
              <w:rPr>
                <w:color w:val="000000" w:themeColor="text1"/>
              </w:rPr>
            </w:pPr>
            <w:r w:rsidRPr="00ED2EEC">
              <w:rPr>
                <w:color w:val="000000" w:themeColor="text1"/>
              </w:rPr>
              <w:t>Male Maturation</w:t>
            </w:r>
          </w:p>
        </w:tc>
        <w:tc>
          <w:tcPr>
            <w:tcW w:w="2552" w:type="dxa"/>
          </w:tcPr>
          <w:p w14:paraId="122B631C" w14:textId="77777777" w:rsidR="005C48E9" w:rsidRPr="00ED2EEC" w:rsidRDefault="005C48E9" w:rsidP="00282155">
            <w:pPr>
              <w:spacing w:line="360" w:lineRule="auto"/>
              <w:rPr>
                <w:color w:val="000000" w:themeColor="text1"/>
              </w:rPr>
            </w:pPr>
            <w:r w:rsidRPr="00ED2EEC">
              <w:rPr>
                <w:color w:val="000000" w:themeColor="text1"/>
              </w:rPr>
              <w:t>1 for Age 1</w:t>
            </w:r>
          </w:p>
        </w:tc>
        <w:tc>
          <w:tcPr>
            <w:tcW w:w="3827" w:type="dxa"/>
            <w:vMerge w:val="restart"/>
          </w:tcPr>
          <w:p w14:paraId="2585F647" w14:textId="77777777" w:rsidR="005C48E9" w:rsidRPr="003744B8" w:rsidRDefault="005C48E9" w:rsidP="00282155">
            <w:pPr>
              <w:spacing w:line="360" w:lineRule="auto"/>
              <w:rPr>
                <w:color w:val="000000" w:themeColor="text1"/>
              </w:rPr>
            </w:pPr>
            <w:r w:rsidRPr="00F95A06">
              <w:rPr>
                <w:color w:val="000000" w:themeColor="text1"/>
              </w:rPr>
              <w:t>Age 1 individ</w:t>
            </w:r>
            <w:r w:rsidRPr="003744B8">
              <w:rPr>
                <w:color w:val="000000" w:themeColor="text1"/>
              </w:rPr>
              <w:t>uals become sexually mature right before the simulator’s reproduction process</w:t>
            </w:r>
          </w:p>
        </w:tc>
      </w:tr>
      <w:tr w:rsidR="005C48E9" w:rsidRPr="00ED2EEC" w14:paraId="1790E9BF" w14:textId="77777777" w:rsidTr="00282155">
        <w:tc>
          <w:tcPr>
            <w:tcW w:w="2268" w:type="dxa"/>
          </w:tcPr>
          <w:p w14:paraId="51E7FF09" w14:textId="77777777" w:rsidR="005C48E9" w:rsidRPr="00ED2EEC" w:rsidRDefault="005C48E9" w:rsidP="00282155">
            <w:pPr>
              <w:spacing w:line="360" w:lineRule="auto"/>
              <w:rPr>
                <w:color w:val="000000" w:themeColor="text1"/>
              </w:rPr>
            </w:pPr>
            <w:r w:rsidRPr="00ED2EEC">
              <w:rPr>
                <w:color w:val="000000" w:themeColor="text1"/>
              </w:rPr>
              <w:t>Female Maturation</w:t>
            </w:r>
          </w:p>
        </w:tc>
        <w:tc>
          <w:tcPr>
            <w:tcW w:w="2552" w:type="dxa"/>
          </w:tcPr>
          <w:p w14:paraId="4C2FE8B1" w14:textId="77777777" w:rsidR="005C48E9" w:rsidRPr="00ED2EEC" w:rsidRDefault="005C48E9" w:rsidP="00282155">
            <w:pPr>
              <w:spacing w:line="360" w:lineRule="auto"/>
              <w:rPr>
                <w:color w:val="000000" w:themeColor="text1"/>
              </w:rPr>
            </w:pPr>
            <w:r w:rsidRPr="00ED2EEC">
              <w:rPr>
                <w:color w:val="000000" w:themeColor="text1"/>
              </w:rPr>
              <w:t>1 for Age 1</w:t>
            </w:r>
          </w:p>
        </w:tc>
        <w:tc>
          <w:tcPr>
            <w:tcW w:w="3827" w:type="dxa"/>
            <w:vMerge/>
          </w:tcPr>
          <w:p w14:paraId="64FEA1C5" w14:textId="77777777" w:rsidR="005C48E9" w:rsidRPr="00ED2EEC" w:rsidRDefault="005C48E9" w:rsidP="00282155">
            <w:pPr>
              <w:spacing w:line="360" w:lineRule="auto"/>
              <w:rPr>
                <w:color w:val="000000" w:themeColor="text1"/>
              </w:rPr>
            </w:pPr>
          </w:p>
        </w:tc>
      </w:tr>
      <w:tr w:rsidR="005C48E9" w:rsidRPr="009E5895" w14:paraId="431BD76F" w14:textId="77777777" w:rsidTr="00282155">
        <w:tc>
          <w:tcPr>
            <w:tcW w:w="2268" w:type="dxa"/>
          </w:tcPr>
          <w:p w14:paraId="2D63FC6F" w14:textId="77777777" w:rsidR="005C48E9" w:rsidRPr="00ED2EEC" w:rsidRDefault="005C48E9" w:rsidP="00282155">
            <w:pPr>
              <w:spacing w:line="360" w:lineRule="auto"/>
              <w:rPr>
                <w:color w:val="000000" w:themeColor="text1"/>
              </w:rPr>
            </w:pPr>
            <w:r w:rsidRPr="00ED2EEC">
              <w:rPr>
                <w:color w:val="000000" w:themeColor="text1"/>
              </w:rPr>
              <w:t>Fecundity_mu</w:t>
            </w:r>
          </w:p>
        </w:tc>
        <w:tc>
          <w:tcPr>
            <w:tcW w:w="2552" w:type="dxa"/>
          </w:tcPr>
          <w:p w14:paraId="6FD80311" w14:textId="77777777" w:rsidR="005C48E9" w:rsidRPr="00ED2EEC" w:rsidRDefault="005C48E9" w:rsidP="00282155">
            <w:pPr>
              <w:spacing w:line="360" w:lineRule="auto"/>
              <w:rPr>
                <w:color w:val="000000" w:themeColor="text1"/>
              </w:rPr>
            </w:pPr>
            <w:r w:rsidRPr="00ED2EEC">
              <w:rPr>
                <w:color w:val="000000" w:themeColor="text1"/>
              </w:rPr>
              <w:t>60 for Age 1</w:t>
            </w:r>
          </w:p>
        </w:tc>
        <w:tc>
          <w:tcPr>
            <w:tcW w:w="3827" w:type="dxa"/>
          </w:tcPr>
          <w:p w14:paraId="4CFA8DB9" w14:textId="77777777" w:rsidR="005C48E9" w:rsidRPr="00ED2EEC" w:rsidRDefault="005C48E9" w:rsidP="00282155">
            <w:pPr>
              <w:spacing w:line="360" w:lineRule="auto"/>
              <w:rPr>
                <w:color w:val="000000" w:themeColor="text1"/>
              </w:rPr>
            </w:pPr>
            <w:r w:rsidRPr="00F95A06">
              <w:rPr>
                <w:color w:val="000000" w:themeColor="text1"/>
              </w:rPr>
              <w:t xml:space="preserve">MPB females lay on average 60 eggs per mating event </w:t>
            </w:r>
            <w:r w:rsidRPr="00ED2EEC">
              <w:rPr>
                <w:color w:val="000000" w:themeColor="text1"/>
              </w:rPr>
              <w:fldChar w:fldCharType="begin"/>
            </w:r>
            <w:r>
              <w:rPr>
                <w:color w:val="000000" w:themeColor="text1"/>
              </w:rPr>
              <w:instrText xml:space="preserve"> ADDIN EN.CITE &lt;EndNote&gt;&lt;Cite&gt;&lt;Author&gt;Safranyik&lt;/Author&gt;&lt;Year&gt;2006&lt;/Year&gt;&lt;RecNum&gt;108&lt;/RecNum&gt;&lt;DisplayText&gt;(Les Safranyik &amp;amp; Wilson, 2006)&lt;/DisplayText&gt;&lt;record&gt;&lt;rec-number&gt;108&lt;/rec-number&gt;&lt;foreign-keys&gt;&lt;key app="EN" db-id="dsp9awas1x5p0wewsza5twv8sxrs9evxpt95" timestamp="1417186801"&gt;108&lt;/key&gt;&lt;/foreign-keys&gt;&lt;ref-type name="Journal Article"&gt;17&lt;/ref-type&gt;&lt;contributors&gt;&lt;authors&gt;&lt;author&gt;Les Safranyik&lt;/author&gt;&lt;author&gt;Bill Wilson&lt;/author&gt;&lt;/authors&gt;&lt;/contributors&gt;&lt;titles&gt;&lt;title&gt;The Mountain Pine Beetle: A Synthesis of Biology, Management, and Impacts on Lodgepole Pine&lt;/title&gt;&lt;secondary-title&gt;Natural Resources Canada&lt;/secondary-title&gt;&lt;/titles&gt;&lt;periodical&gt;&lt;full-title&gt;Natural Resources Canada&lt;/full-title&gt;&lt;/periodical&gt;&lt;pages&gt;304&lt;/pages&gt;&lt;dates&gt;&lt;year&gt;2006&lt;/year&gt;&lt;/dates&gt;&lt;urls&gt;&lt;/urls&gt;&lt;/record&gt;&lt;/Cite&gt;&lt;/EndNote&gt;</w:instrText>
            </w:r>
            <w:r w:rsidRPr="00ED2EEC">
              <w:rPr>
                <w:color w:val="000000" w:themeColor="text1"/>
              </w:rPr>
              <w:fldChar w:fldCharType="separate"/>
            </w:r>
            <w:r>
              <w:rPr>
                <w:noProof/>
                <w:color w:val="000000" w:themeColor="text1"/>
              </w:rPr>
              <w:t>(Les Safranyik &amp; Wilson, 2006)</w:t>
            </w:r>
            <w:r w:rsidRPr="00ED2EEC">
              <w:rPr>
                <w:color w:val="000000" w:themeColor="text1"/>
              </w:rPr>
              <w:fldChar w:fldCharType="end"/>
            </w:r>
          </w:p>
        </w:tc>
      </w:tr>
    </w:tbl>
    <w:p w14:paraId="1E24A660" w14:textId="77777777" w:rsidR="005C48E9" w:rsidRPr="00ED2EEC" w:rsidRDefault="005C48E9" w:rsidP="005C48E9">
      <w:pPr>
        <w:spacing w:line="360" w:lineRule="auto"/>
      </w:pPr>
    </w:p>
    <w:p w14:paraId="7F0F7DAC" w14:textId="77777777" w:rsidR="005C48E9" w:rsidRPr="00ED2EEC" w:rsidRDefault="005C48E9" w:rsidP="005C48E9">
      <w:pPr>
        <w:pStyle w:val="Paragraphedeliste"/>
        <w:numPr>
          <w:ilvl w:val="0"/>
          <w:numId w:val="1"/>
        </w:numPr>
        <w:spacing w:line="360" w:lineRule="auto"/>
        <w:rPr>
          <w:lang w:val="en-CA"/>
        </w:rPr>
      </w:pPr>
      <w:r w:rsidRPr="00ED2EEC">
        <w:rPr>
          <w:i/>
          <w:lang w:val="en-CA"/>
        </w:rPr>
        <w:t xml:space="preserve">PopVars </w:t>
      </w:r>
      <w:r w:rsidRPr="00ED2EEC">
        <w:rPr>
          <w:lang w:val="en-CA"/>
        </w:rPr>
        <w:t>input file</w:t>
      </w:r>
    </w:p>
    <w:tbl>
      <w:tblPr>
        <w:tblStyle w:val="Grilledutableau"/>
        <w:tblW w:w="8647" w:type="dxa"/>
        <w:tblLayout w:type="fixed"/>
        <w:tblLook w:val="04A0" w:firstRow="1" w:lastRow="0" w:firstColumn="1" w:lastColumn="0" w:noHBand="0" w:noVBand="1"/>
      </w:tblPr>
      <w:tblGrid>
        <w:gridCol w:w="2268"/>
        <w:gridCol w:w="2552"/>
        <w:gridCol w:w="3827"/>
      </w:tblGrid>
      <w:tr w:rsidR="005C48E9" w:rsidRPr="00ED2EEC" w14:paraId="75E1CCE4" w14:textId="77777777" w:rsidTr="00282155">
        <w:tc>
          <w:tcPr>
            <w:tcW w:w="2268" w:type="dxa"/>
          </w:tcPr>
          <w:p w14:paraId="105536A9" w14:textId="77777777" w:rsidR="005C48E9" w:rsidRPr="00ED2EEC" w:rsidRDefault="005C48E9" w:rsidP="00282155">
            <w:pPr>
              <w:spacing w:line="360" w:lineRule="auto"/>
              <w:rPr>
                <w:color w:val="000000" w:themeColor="text1"/>
              </w:rPr>
            </w:pPr>
            <w:r w:rsidRPr="00ED2EEC">
              <w:rPr>
                <w:color w:val="000000" w:themeColor="text1"/>
              </w:rPr>
              <w:t>Parameters</w:t>
            </w:r>
          </w:p>
        </w:tc>
        <w:tc>
          <w:tcPr>
            <w:tcW w:w="2552" w:type="dxa"/>
          </w:tcPr>
          <w:p w14:paraId="301E9895" w14:textId="77777777" w:rsidR="005C48E9" w:rsidRPr="00ED2EEC" w:rsidRDefault="005C48E9" w:rsidP="00282155">
            <w:pPr>
              <w:spacing w:line="360" w:lineRule="auto"/>
              <w:rPr>
                <w:color w:val="000000" w:themeColor="text1"/>
              </w:rPr>
            </w:pPr>
            <w:r w:rsidRPr="00ED2EEC">
              <w:rPr>
                <w:color w:val="000000" w:themeColor="text1"/>
              </w:rPr>
              <w:t>Value</w:t>
            </w:r>
          </w:p>
        </w:tc>
        <w:tc>
          <w:tcPr>
            <w:tcW w:w="3827" w:type="dxa"/>
          </w:tcPr>
          <w:p w14:paraId="20D065E5" w14:textId="77777777" w:rsidR="005C48E9" w:rsidRPr="00ED2EEC" w:rsidRDefault="005C48E9" w:rsidP="00282155">
            <w:pPr>
              <w:spacing w:line="360" w:lineRule="auto"/>
              <w:rPr>
                <w:color w:val="000000" w:themeColor="text1"/>
              </w:rPr>
            </w:pPr>
            <w:r w:rsidRPr="00ED2EEC">
              <w:rPr>
                <w:color w:val="000000" w:themeColor="text1"/>
              </w:rPr>
              <w:t>Justification</w:t>
            </w:r>
          </w:p>
        </w:tc>
      </w:tr>
      <w:tr w:rsidR="005C48E9" w:rsidRPr="009E5895" w14:paraId="35031FEC" w14:textId="77777777" w:rsidTr="00282155">
        <w:tc>
          <w:tcPr>
            <w:tcW w:w="2268" w:type="dxa"/>
          </w:tcPr>
          <w:p w14:paraId="727E4AB3" w14:textId="77777777" w:rsidR="005C48E9" w:rsidRPr="00ED2EEC" w:rsidRDefault="005C48E9" w:rsidP="00282155">
            <w:pPr>
              <w:spacing w:line="360" w:lineRule="auto"/>
              <w:rPr>
                <w:color w:val="000000" w:themeColor="text1"/>
              </w:rPr>
            </w:pPr>
            <w:r w:rsidRPr="00ED2EEC">
              <w:rPr>
                <w:color w:val="000000" w:themeColor="text1"/>
              </w:rPr>
              <w:t>runtime</w:t>
            </w:r>
          </w:p>
        </w:tc>
        <w:tc>
          <w:tcPr>
            <w:tcW w:w="2552" w:type="dxa"/>
          </w:tcPr>
          <w:p w14:paraId="7204A93D" w14:textId="748B4C58" w:rsidR="005C48E9" w:rsidRDefault="005C48E9" w:rsidP="00282155">
            <w:pPr>
              <w:spacing w:line="360" w:lineRule="auto"/>
              <w:rPr>
                <w:color w:val="000000" w:themeColor="text1"/>
              </w:rPr>
            </w:pPr>
            <w:del w:id="1912" w:author="Auteur">
              <w:r w:rsidDel="00AC5E22">
                <w:rPr>
                  <w:color w:val="000000" w:themeColor="text1"/>
                </w:rPr>
                <w:delText xml:space="preserve">250 </w:delText>
              </w:r>
            </w:del>
            <w:ins w:id="1913" w:author="Auteur">
              <w:r w:rsidR="00AC5E22">
                <w:rPr>
                  <w:color w:val="000000" w:themeColor="text1"/>
                </w:rPr>
                <w:t xml:space="preserve">200 </w:t>
              </w:r>
            </w:ins>
            <w:r>
              <w:rPr>
                <w:color w:val="000000" w:themeColor="text1"/>
              </w:rPr>
              <w:t>(10 years cycle)</w:t>
            </w:r>
          </w:p>
          <w:p w14:paraId="37DD7EE0" w14:textId="5E7B61A9" w:rsidR="005C48E9" w:rsidRDefault="005C48E9" w:rsidP="00282155">
            <w:pPr>
              <w:spacing w:line="360" w:lineRule="auto"/>
              <w:rPr>
                <w:color w:val="000000" w:themeColor="text1"/>
              </w:rPr>
            </w:pPr>
            <w:del w:id="1914" w:author="Auteur">
              <w:r w:rsidDel="00AC5E22">
                <w:rPr>
                  <w:color w:val="000000" w:themeColor="text1"/>
                </w:rPr>
                <w:delText xml:space="preserve">500 </w:delText>
              </w:r>
            </w:del>
            <w:ins w:id="1915" w:author="Auteur">
              <w:r w:rsidR="00AC5E22">
                <w:rPr>
                  <w:color w:val="000000" w:themeColor="text1"/>
                </w:rPr>
                <w:t xml:space="preserve">400 </w:t>
              </w:r>
            </w:ins>
            <w:r>
              <w:rPr>
                <w:color w:val="000000" w:themeColor="text1"/>
              </w:rPr>
              <w:t>(20 years cycle)</w:t>
            </w:r>
          </w:p>
          <w:p w14:paraId="475918A3" w14:textId="7D9791C3" w:rsidR="005C48E9" w:rsidRPr="00ED2EEC" w:rsidRDefault="005C48E9" w:rsidP="00282155">
            <w:pPr>
              <w:spacing w:line="360" w:lineRule="auto"/>
              <w:rPr>
                <w:color w:val="000000" w:themeColor="text1"/>
              </w:rPr>
            </w:pPr>
            <w:del w:id="1916" w:author="Auteur">
              <w:r w:rsidDel="00AC5E22">
                <w:rPr>
                  <w:color w:val="000000" w:themeColor="text1"/>
                </w:rPr>
                <w:delText xml:space="preserve">900 </w:delText>
              </w:r>
            </w:del>
            <w:ins w:id="1917" w:author="Auteur">
              <w:r w:rsidR="00AC5E22">
                <w:rPr>
                  <w:color w:val="000000" w:themeColor="text1"/>
                </w:rPr>
                <w:t xml:space="preserve">800 </w:t>
              </w:r>
            </w:ins>
            <w:r>
              <w:rPr>
                <w:color w:val="000000" w:themeColor="text1"/>
              </w:rPr>
              <w:t>(40 years cyce)</w:t>
            </w:r>
          </w:p>
        </w:tc>
        <w:tc>
          <w:tcPr>
            <w:tcW w:w="3827" w:type="dxa"/>
          </w:tcPr>
          <w:p w14:paraId="40130712" w14:textId="3C6B5348" w:rsidR="005C48E9" w:rsidRPr="00F95A06" w:rsidRDefault="005C48E9" w:rsidP="00611847">
            <w:pPr>
              <w:spacing w:line="360" w:lineRule="auto"/>
              <w:rPr>
                <w:color w:val="000000" w:themeColor="text1"/>
              </w:rPr>
              <w:pPrChange w:id="1918" w:author="Auteur">
                <w:pPr>
                  <w:spacing w:line="360" w:lineRule="auto"/>
                </w:pPr>
              </w:pPrChange>
            </w:pPr>
            <w:r>
              <w:rPr>
                <w:color w:val="000000" w:themeColor="text1"/>
              </w:rPr>
              <w:t xml:space="preserve">For every scenario, </w:t>
            </w:r>
            <w:del w:id="1919" w:author="Auteur">
              <w:r w:rsidDel="00AC5E22">
                <w:rPr>
                  <w:color w:val="000000" w:themeColor="text1"/>
                </w:rPr>
                <w:delText>at least 10 cycles will be simulated</w:delText>
              </w:r>
            </w:del>
            <w:ins w:id="1920" w:author="Auteur">
              <w:r w:rsidR="00AC5E22">
                <w:rPr>
                  <w:color w:val="000000" w:themeColor="text1"/>
                </w:rPr>
                <w:t>simulate 10 cycles</w:t>
              </w:r>
            </w:ins>
          </w:p>
        </w:tc>
      </w:tr>
      <w:tr w:rsidR="005C48E9" w:rsidRPr="009E5895" w14:paraId="4E8253F4" w14:textId="77777777" w:rsidTr="00282155">
        <w:tc>
          <w:tcPr>
            <w:tcW w:w="2268" w:type="dxa"/>
          </w:tcPr>
          <w:p w14:paraId="53EC672B" w14:textId="77777777" w:rsidR="005C48E9" w:rsidRPr="00ED2EEC" w:rsidRDefault="005C48E9" w:rsidP="00282155">
            <w:pPr>
              <w:spacing w:line="360" w:lineRule="auto"/>
              <w:rPr>
                <w:color w:val="000000" w:themeColor="text1"/>
              </w:rPr>
            </w:pPr>
            <w:r w:rsidRPr="00ED2EEC">
              <w:rPr>
                <w:color w:val="000000" w:themeColor="text1"/>
              </w:rPr>
              <w:t>output_years</w:t>
            </w:r>
          </w:p>
        </w:tc>
        <w:tc>
          <w:tcPr>
            <w:tcW w:w="2552" w:type="dxa"/>
          </w:tcPr>
          <w:p w14:paraId="2F3EAC92" w14:textId="77777777" w:rsidR="005C48E9" w:rsidRPr="00ED2EEC" w:rsidRDefault="005C48E9" w:rsidP="00282155">
            <w:pPr>
              <w:spacing w:line="360" w:lineRule="auto"/>
              <w:rPr>
                <w:color w:val="000000" w:themeColor="text1"/>
              </w:rPr>
            </w:pPr>
            <w:r w:rsidRPr="00ED2EEC">
              <w:rPr>
                <w:color w:val="000000" w:themeColor="text1"/>
              </w:rPr>
              <w:t>2</w:t>
            </w:r>
          </w:p>
        </w:tc>
        <w:tc>
          <w:tcPr>
            <w:tcW w:w="3827" w:type="dxa"/>
          </w:tcPr>
          <w:p w14:paraId="126F2F9D" w14:textId="77777777" w:rsidR="005C48E9" w:rsidRPr="00ED2EEC" w:rsidRDefault="005C48E9" w:rsidP="00282155">
            <w:pPr>
              <w:spacing w:line="360" w:lineRule="auto"/>
              <w:rPr>
                <w:color w:val="000000" w:themeColor="text1"/>
              </w:rPr>
            </w:pPr>
            <w:r w:rsidRPr="00ED2EEC">
              <w:rPr>
                <w:color w:val="000000" w:themeColor="text1"/>
              </w:rPr>
              <w:t>Extract genetic data at the beginning of every generation</w:t>
            </w:r>
          </w:p>
        </w:tc>
      </w:tr>
      <w:tr w:rsidR="005C48E9" w:rsidRPr="009E5895" w14:paraId="19D08541" w14:textId="77777777" w:rsidTr="00282155">
        <w:tc>
          <w:tcPr>
            <w:tcW w:w="2268" w:type="dxa"/>
          </w:tcPr>
          <w:p w14:paraId="78DBA123" w14:textId="77777777" w:rsidR="005C48E9" w:rsidRPr="00ED2EEC" w:rsidRDefault="005C48E9" w:rsidP="00282155">
            <w:pPr>
              <w:spacing w:line="360" w:lineRule="auto"/>
              <w:rPr>
                <w:color w:val="000000" w:themeColor="text1"/>
              </w:rPr>
            </w:pPr>
            <w:r w:rsidRPr="00ED2EEC">
              <w:rPr>
                <w:color w:val="000000" w:themeColor="text1"/>
              </w:rPr>
              <w:t>cdclimgentime</w:t>
            </w:r>
          </w:p>
        </w:tc>
        <w:tc>
          <w:tcPr>
            <w:tcW w:w="2552" w:type="dxa"/>
          </w:tcPr>
          <w:p w14:paraId="1CC1B254" w14:textId="77777777" w:rsidR="005C48E9" w:rsidRPr="00ED2EEC" w:rsidRDefault="005C48E9" w:rsidP="00282155">
            <w:pPr>
              <w:spacing w:line="360" w:lineRule="auto"/>
              <w:rPr>
                <w:color w:val="000000" w:themeColor="text1"/>
              </w:rPr>
            </w:pPr>
            <w:r w:rsidRPr="00ED2EEC">
              <w:rPr>
                <w:color w:val="000000" w:themeColor="text1"/>
              </w:rPr>
              <w:t>0|2|</w:t>
            </w:r>
            <w:r>
              <w:rPr>
                <w:color w:val="000000" w:themeColor="text1"/>
              </w:rPr>
              <w:t>4</w:t>
            </w:r>
            <w:r w:rsidRPr="00ED2EEC">
              <w:rPr>
                <w:color w:val="000000" w:themeColor="text1"/>
              </w:rPr>
              <w:t>|</w:t>
            </w:r>
            <w:r>
              <w:rPr>
                <w:color w:val="000000" w:themeColor="text1"/>
              </w:rPr>
              <w:t>……..</w:t>
            </w:r>
          </w:p>
        </w:tc>
        <w:tc>
          <w:tcPr>
            <w:tcW w:w="3827" w:type="dxa"/>
            <w:vMerge w:val="restart"/>
          </w:tcPr>
          <w:p w14:paraId="4DE308AC" w14:textId="58078AB7" w:rsidR="005C48E9" w:rsidRPr="00ED2EEC" w:rsidRDefault="005C48E9" w:rsidP="00611847">
            <w:pPr>
              <w:spacing w:line="360" w:lineRule="auto"/>
              <w:rPr>
                <w:color w:val="000000" w:themeColor="text1"/>
              </w:rPr>
              <w:pPrChange w:id="1921" w:author="Auteur">
                <w:pPr>
                  <w:spacing w:line="360" w:lineRule="auto"/>
                </w:pPr>
              </w:pPrChange>
            </w:pPr>
            <w:r>
              <w:rPr>
                <w:color w:val="000000" w:themeColor="text1"/>
              </w:rPr>
              <w:t xml:space="preserve">Carrying capacity K changes every 2 timestep (correspond a generation) following a </w:t>
            </w:r>
            <w:del w:id="1922" w:author="Auteur">
              <w:r w:rsidDel="00AC5E22">
                <w:rPr>
                  <w:color w:val="000000" w:themeColor="text1"/>
                </w:rPr>
                <w:delText xml:space="preserve">sine </w:delText>
              </w:r>
            </w:del>
            <w:ins w:id="1923" w:author="Auteur">
              <w:r w:rsidR="00AC5E22">
                <w:rPr>
                  <w:color w:val="000000" w:themeColor="text1"/>
                </w:rPr>
                <w:t xml:space="preserve">sinusoidal </w:t>
              </w:r>
            </w:ins>
            <w:r>
              <w:rPr>
                <w:color w:val="000000" w:themeColor="text1"/>
              </w:rPr>
              <w:t>curve</w:t>
            </w:r>
          </w:p>
        </w:tc>
      </w:tr>
      <w:tr w:rsidR="005C48E9" w:rsidRPr="00ED2EEC" w14:paraId="068A8156" w14:textId="77777777" w:rsidTr="00282155">
        <w:tc>
          <w:tcPr>
            <w:tcW w:w="2268" w:type="dxa"/>
          </w:tcPr>
          <w:p w14:paraId="6F94CF20" w14:textId="77777777" w:rsidR="005C48E9" w:rsidRPr="00ED2EEC" w:rsidRDefault="005C48E9" w:rsidP="00282155">
            <w:pPr>
              <w:spacing w:line="360" w:lineRule="auto"/>
              <w:rPr>
                <w:color w:val="000000" w:themeColor="text1"/>
              </w:rPr>
            </w:pPr>
            <w:r w:rsidRPr="00ED2EEC">
              <w:rPr>
                <w:color w:val="000000" w:themeColor="text1"/>
              </w:rPr>
              <w:t>cdmat (mate, dispout, dispback and stray)</w:t>
            </w:r>
          </w:p>
        </w:tc>
        <w:tc>
          <w:tcPr>
            <w:tcW w:w="2552" w:type="dxa"/>
          </w:tcPr>
          <w:p w14:paraId="3ADAE786" w14:textId="77777777" w:rsidR="005C48E9" w:rsidRPr="00ED2EEC" w:rsidRDefault="005C48E9" w:rsidP="00282155">
            <w:pPr>
              <w:spacing w:line="360" w:lineRule="auto"/>
              <w:rPr>
                <w:color w:val="000000" w:themeColor="text1"/>
              </w:rPr>
            </w:pPr>
            <w:r w:rsidRPr="00ED2EEC">
              <w:rPr>
                <w:color w:val="000000" w:themeColor="text1"/>
              </w:rPr>
              <w:t>Cdmatrix.csv</w:t>
            </w:r>
          </w:p>
        </w:tc>
        <w:tc>
          <w:tcPr>
            <w:tcW w:w="3827" w:type="dxa"/>
            <w:vMerge/>
          </w:tcPr>
          <w:p w14:paraId="7AF0E4E8" w14:textId="77777777" w:rsidR="005C48E9" w:rsidRPr="00ED2EEC" w:rsidRDefault="005C48E9" w:rsidP="00282155">
            <w:pPr>
              <w:spacing w:line="360" w:lineRule="auto"/>
              <w:rPr>
                <w:color w:val="000000" w:themeColor="text1"/>
              </w:rPr>
            </w:pPr>
          </w:p>
        </w:tc>
      </w:tr>
      <w:tr w:rsidR="005C48E9" w:rsidRPr="00ED2EEC" w14:paraId="2EC95B52" w14:textId="77777777" w:rsidTr="00282155">
        <w:trPr>
          <w:trHeight w:val="330"/>
        </w:trPr>
        <w:tc>
          <w:tcPr>
            <w:tcW w:w="2268" w:type="dxa"/>
          </w:tcPr>
          <w:p w14:paraId="0A9066D5" w14:textId="77777777" w:rsidR="005C48E9" w:rsidRPr="00ED2EEC" w:rsidRDefault="005C48E9" w:rsidP="00282155">
            <w:pPr>
              <w:spacing w:line="360" w:lineRule="auto"/>
              <w:rPr>
                <w:color w:val="000000" w:themeColor="text1"/>
              </w:rPr>
            </w:pPr>
            <w:r>
              <w:rPr>
                <w:color w:val="000000" w:themeColor="text1"/>
              </w:rPr>
              <w:t>StrayBackno</w:t>
            </w:r>
          </w:p>
        </w:tc>
        <w:tc>
          <w:tcPr>
            <w:tcW w:w="2552" w:type="dxa"/>
          </w:tcPr>
          <w:p w14:paraId="60C5C1C2" w14:textId="77777777" w:rsidR="005C48E9" w:rsidRPr="005E2F6F" w:rsidRDefault="005C48E9" w:rsidP="00282155">
            <w:pPr>
              <w:spacing w:line="360" w:lineRule="auto"/>
              <w:rPr>
                <w:color w:val="000000" w:themeColor="text1"/>
              </w:rPr>
            </w:pPr>
            <w:r w:rsidRPr="005E2F6F">
              <w:rPr>
                <w:color w:val="000000" w:themeColor="text1"/>
              </w:rPr>
              <w:t>5</w:t>
            </w:r>
          </w:p>
        </w:tc>
        <w:tc>
          <w:tcPr>
            <w:tcW w:w="3827" w:type="dxa"/>
          </w:tcPr>
          <w:p w14:paraId="1DA71B27" w14:textId="77777777" w:rsidR="005C48E9" w:rsidRPr="00F95A06" w:rsidRDefault="005C48E9" w:rsidP="00282155">
            <w:pPr>
              <w:spacing w:line="360" w:lineRule="auto"/>
              <w:rPr>
                <w:color w:val="000000" w:themeColor="text1"/>
              </w:rPr>
            </w:pPr>
          </w:p>
        </w:tc>
      </w:tr>
      <w:tr w:rsidR="005C48E9" w:rsidRPr="00ED2EEC" w14:paraId="30FD048B" w14:textId="77777777" w:rsidTr="00282155">
        <w:trPr>
          <w:trHeight w:val="103"/>
        </w:trPr>
        <w:tc>
          <w:tcPr>
            <w:tcW w:w="2268" w:type="dxa"/>
          </w:tcPr>
          <w:p w14:paraId="7DC11C72" w14:textId="77777777" w:rsidR="005C48E9" w:rsidRDefault="005C48E9" w:rsidP="00282155">
            <w:pPr>
              <w:spacing w:line="360" w:lineRule="auto"/>
              <w:rPr>
                <w:color w:val="000000" w:themeColor="text1"/>
              </w:rPr>
            </w:pPr>
            <w:r>
              <w:rPr>
                <w:color w:val="000000" w:themeColor="text1"/>
              </w:rPr>
              <w:t>StrayBackparA</w:t>
            </w:r>
          </w:p>
        </w:tc>
        <w:tc>
          <w:tcPr>
            <w:tcW w:w="2552" w:type="dxa"/>
          </w:tcPr>
          <w:p w14:paraId="746D4270" w14:textId="53445510" w:rsidR="005C48E9" w:rsidRPr="005E2F6F" w:rsidRDefault="005C48E9" w:rsidP="00611847">
            <w:pPr>
              <w:spacing w:line="360" w:lineRule="auto"/>
              <w:rPr>
                <w:color w:val="000000" w:themeColor="text1"/>
              </w:rPr>
              <w:pPrChange w:id="1924" w:author="Auteur">
                <w:pPr>
                  <w:spacing w:line="360" w:lineRule="auto"/>
                </w:pPr>
              </w:pPrChange>
            </w:pPr>
            <w:r>
              <w:rPr>
                <w:color w:val="000000" w:themeColor="text1"/>
              </w:rPr>
              <w:t>1</w:t>
            </w:r>
            <w:del w:id="1925" w:author="Auteur">
              <w:r w:rsidDel="00611847">
                <w:rPr>
                  <w:color w:val="000000" w:themeColor="text1"/>
                </w:rPr>
                <w:delText>00</w:delText>
              </w:r>
            </w:del>
          </w:p>
        </w:tc>
        <w:tc>
          <w:tcPr>
            <w:tcW w:w="3827" w:type="dxa"/>
          </w:tcPr>
          <w:p w14:paraId="1E9ABACD" w14:textId="77777777" w:rsidR="005C48E9" w:rsidRPr="00F95A06" w:rsidRDefault="005C48E9" w:rsidP="00282155">
            <w:pPr>
              <w:spacing w:line="360" w:lineRule="auto"/>
              <w:rPr>
                <w:color w:val="000000" w:themeColor="text1"/>
              </w:rPr>
            </w:pPr>
          </w:p>
        </w:tc>
      </w:tr>
      <w:tr w:rsidR="005C48E9" w:rsidRPr="00ED2EEC" w14:paraId="30394F6E" w14:textId="77777777" w:rsidTr="00282155">
        <w:trPr>
          <w:trHeight w:val="290"/>
        </w:trPr>
        <w:tc>
          <w:tcPr>
            <w:tcW w:w="2268" w:type="dxa"/>
          </w:tcPr>
          <w:p w14:paraId="75A41991" w14:textId="77777777" w:rsidR="005C48E9" w:rsidRDefault="005C48E9" w:rsidP="00282155">
            <w:pPr>
              <w:spacing w:line="360" w:lineRule="auto"/>
              <w:rPr>
                <w:color w:val="000000" w:themeColor="text1"/>
              </w:rPr>
            </w:pPr>
            <w:r>
              <w:rPr>
                <w:color w:val="000000" w:themeColor="text1"/>
              </w:rPr>
              <w:t>StrayBackparB</w:t>
            </w:r>
          </w:p>
        </w:tc>
        <w:tc>
          <w:tcPr>
            <w:tcW w:w="2552" w:type="dxa"/>
          </w:tcPr>
          <w:p w14:paraId="3375BE0C" w14:textId="77777777" w:rsidR="005C48E9" w:rsidRPr="005E2F6F" w:rsidRDefault="005C48E9" w:rsidP="00282155">
            <w:pPr>
              <w:spacing w:line="360" w:lineRule="auto"/>
              <w:rPr>
                <w:color w:val="000000" w:themeColor="text1"/>
              </w:rPr>
            </w:pPr>
            <w:r>
              <w:rPr>
                <w:color w:val="000000" w:themeColor="text1"/>
              </w:rPr>
              <w:t>0.3</w:t>
            </w:r>
          </w:p>
        </w:tc>
        <w:tc>
          <w:tcPr>
            <w:tcW w:w="3827" w:type="dxa"/>
          </w:tcPr>
          <w:p w14:paraId="47089B44" w14:textId="77777777" w:rsidR="005C48E9" w:rsidRPr="00F95A06" w:rsidRDefault="005C48E9" w:rsidP="00282155">
            <w:pPr>
              <w:spacing w:line="360" w:lineRule="auto"/>
              <w:rPr>
                <w:color w:val="000000" w:themeColor="text1"/>
              </w:rPr>
            </w:pPr>
          </w:p>
        </w:tc>
      </w:tr>
      <w:tr w:rsidR="005C48E9" w:rsidRPr="00ED2EEC" w14:paraId="123BC35E" w14:textId="77777777" w:rsidTr="00282155">
        <w:trPr>
          <w:trHeight w:val="290"/>
        </w:trPr>
        <w:tc>
          <w:tcPr>
            <w:tcW w:w="2268" w:type="dxa"/>
          </w:tcPr>
          <w:p w14:paraId="21A8ECA1" w14:textId="77777777" w:rsidR="005C48E9" w:rsidRDefault="005C48E9" w:rsidP="00282155">
            <w:pPr>
              <w:spacing w:line="360" w:lineRule="auto"/>
              <w:rPr>
                <w:color w:val="000000" w:themeColor="text1"/>
              </w:rPr>
            </w:pPr>
            <w:r>
              <w:rPr>
                <w:color w:val="000000" w:themeColor="text1"/>
              </w:rPr>
              <w:lastRenderedPageBreak/>
              <w:t>StrayBackparC</w:t>
            </w:r>
          </w:p>
        </w:tc>
        <w:tc>
          <w:tcPr>
            <w:tcW w:w="2552" w:type="dxa"/>
          </w:tcPr>
          <w:p w14:paraId="688AA2C5" w14:textId="77777777" w:rsidR="005C48E9" w:rsidRPr="005E2F6F" w:rsidRDefault="005C48E9" w:rsidP="00282155">
            <w:pPr>
              <w:spacing w:line="360" w:lineRule="auto"/>
              <w:rPr>
                <w:color w:val="000000" w:themeColor="text1"/>
              </w:rPr>
            </w:pPr>
            <w:r>
              <w:rPr>
                <w:color w:val="000000" w:themeColor="text1"/>
              </w:rPr>
              <w:t>1</w:t>
            </w:r>
          </w:p>
        </w:tc>
        <w:tc>
          <w:tcPr>
            <w:tcW w:w="3827" w:type="dxa"/>
          </w:tcPr>
          <w:p w14:paraId="299347F1" w14:textId="77777777" w:rsidR="005C48E9" w:rsidRPr="00F95A06" w:rsidRDefault="005C48E9" w:rsidP="00282155">
            <w:pPr>
              <w:spacing w:line="360" w:lineRule="auto"/>
              <w:rPr>
                <w:color w:val="000000" w:themeColor="text1"/>
              </w:rPr>
            </w:pPr>
          </w:p>
        </w:tc>
      </w:tr>
      <w:tr w:rsidR="005C48E9" w:rsidRPr="00ED2EEC" w14:paraId="42FF2E23" w14:textId="77777777" w:rsidTr="00282155">
        <w:trPr>
          <w:trHeight w:val="260"/>
        </w:trPr>
        <w:tc>
          <w:tcPr>
            <w:tcW w:w="2268" w:type="dxa"/>
          </w:tcPr>
          <w:p w14:paraId="19C2A652" w14:textId="77777777" w:rsidR="005C48E9" w:rsidRDefault="005C48E9" w:rsidP="00282155">
            <w:pPr>
              <w:spacing w:line="360" w:lineRule="auto"/>
              <w:rPr>
                <w:color w:val="000000" w:themeColor="text1"/>
              </w:rPr>
            </w:pPr>
            <w:r>
              <w:rPr>
                <w:color w:val="000000" w:themeColor="text1"/>
              </w:rPr>
              <w:t>StrayBackthresh</w:t>
            </w:r>
          </w:p>
        </w:tc>
        <w:tc>
          <w:tcPr>
            <w:tcW w:w="2552" w:type="dxa"/>
          </w:tcPr>
          <w:p w14:paraId="5B7361F7" w14:textId="290C8508" w:rsidR="005C48E9" w:rsidRPr="005E2F6F" w:rsidRDefault="005C48E9" w:rsidP="00282155">
            <w:pPr>
              <w:spacing w:line="360" w:lineRule="auto"/>
              <w:rPr>
                <w:color w:val="000000" w:themeColor="text1"/>
              </w:rPr>
            </w:pPr>
            <w:del w:id="1926" w:author="Auteur">
              <w:r w:rsidDel="00611847">
                <w:rPr>
                  <w:color w:val="000000" w:themeColor="text1"/>
                </w:rPr>
                <w:delText>8.99</w:delText>
              </w:r>
            </w:del>
            <w:ins w:id="1927" w:author="Auteur">
              <w:r w:rsidR="00611847">
                <w:rPr>
                  <w:color w:val="000000" w:themeColor="text1"/>
                </w:rPr>
                <w:t>see Table1 dispersal</w:t>
              </w:r>
            </w:ins>
            <w:bookmarkStart w:id="1928" w:name="_GoBack"/>
            <w:bookmarkEnd w:id="1928"/>
          </w:p>
        </w:tc>
        <w:tc>
          <w:tcPr>
            <w:tcW w:w="3827" w:type="dxa"/>
          </w:tcPr>
          <w:p w14:paraId="74823A30" w14:textId="77777777" w:rsidR="005C48E9" w:rsidRPr="00F95A06" w:rsidRDefault="005C48E9" w:rsidP="00282155">
            <w:pPr>
              <w:spacing w:line="360" w:lineRule="auto"/>
              <w:rPr>
                <w:color w:val="000000" w:themeColor="text1"/>
              </w:rPr>
            </w:pPr>
            <w:r>
              <w:rPr>
                <w:color w:val="000000" w:themeColor="text1"/>
              </w:rPr>
              <w:t>The maximal dispersal distance</w:t>
            </w:r>
          </w:p>
        </w:tc>
      </w:tr>
      <w:tr w:rsidR="005C48E9" w:rsidRPr="009E5895" w14:paraId="3F2010C3" w14:textId="77777777" w:rsidTr="00282155">
        <w:tc>
          <w:tcPr>
            <w:tcW w:w="2268" w:type="dxa"/>
          </w:tcPr>
          <w:p w14:paraId="5299C15E" w14:textId="77777777" w:rsidR="005C48E9" w:rsidRPr="00ED2EEC" w:rsidRDefault="005C48E9" w:rsidP="00282155">
            <w:pPr>
              <w:spacing w:line="360" w:lineRule="auto"/>
              <w:rPr>
                <w:color w:val="000000" w:themeColor="text1"/>
              </w:rPr>
            </w:pPr>
            <w:r w:rsidRPr="00ED2EEC">
              <w:rPr>
                <w:color w:val="000000" w:themeColor="text1"/>
              </w:rPr>
              <w:t>Freplace</w:t>
            </w:r>
          </w:p>
        </w:tc>
        <w:tc>
          <w:tcPr>
            <w:tcW w:w="2552" w:type="dxa"/>
          </w:tcPr>
          <w:p w14:paraId="6F9C0604" w14:textId="77777777" w:rsidR="005C48E9" w:rsidRPr="00ED2EEC" w:rsidRDefault="005C48E9" w:rsidP="00282155">
            <w:pPr>
              <w:spacing w:line="360" w:lineRule="auto"/>
              <w:rPr>
                <w:color w:val="000000" w:themeColor="text1"/>
              </w:rPr>
            </w:pPr>
            <w:r w:rsidRPr="00ED2EEC">
              <w:rPr>
                <w:color w:val="000000" w:themeColor="text1"/>
              </w:rPr>
              <w:t>N</w:t>
            </w:r>
          </w:p>
        </w:tc>
        <w:tc>
          <w:tcPr>
            <w:tcW w:w="3827" w:type="dxa"/>
            <w:vMerge w:val="restart"/>
          </w:tcPr>
          <w:p w14:paraId="4F9FC39C" w14:textId="77777777" w:rsidR="005C48E9" w:rsidRPr="00ED2EEC" w:rsidRDefault="005C48E9" w:rsidP="00282155">
            <w:pPr>
              <w:spacing w:line="360" w:lineRule="auto"/>
              <w:rPr>
                <w:color w:val="000000" w:themeColor="text1"/>
              </w:rPr>
            </w:pPr>
            <w:r w:rsidRPr="00F95A06">
              <w:rPr>
                <w:color w:val="000000" w:themeColor="text1"/>
              </w:rPr>
              <w:t xml:space="preserve">Males MPB sometimes reproduce with more than one female </w:t>
            </w:r>
            <w:r w:rsidRPr="00ED2EEC">
              <w:rPr>
                <w:color w:val="000000" w:themeColor="text1"/>
              </w:rPr>
              <w:fldChar w:fldCharType="begin"/>
            </w:r>
            <w:r>
              <w:rPr>
                <w:color w:val="000000" w:themeColor="text1"/>
              </w:rPr>
              <w:instrText xml:space="preserve"> ADDIN EN.CITE &lt;EndNote&gt;&lt;Cite&gt;&lt;Author&gt;Safranyik&lt;/Author&gt;&lt;Year&gt;2006&lt;/Year&gt;&lt;RecNum&gt;108&lt;/RecNum&gt;&lt;DisplayText&gt;(Les Safranyik &amp;amp; Wilson, 2006)&lt;/DisplayText&gt;&lt;record&gt;&lt;rec-number&gt;108&lt;/rec-number&gt;&lt;foreign-keys&gt;&lt;key app="EN" db-id="dsp9awas1x5p0wewsza5twv8sxrs9evxpt95" timestamp="1417186801"&gt;108&lt;/key&gt;&lt;/foreign-keys&gt;&lt;ref-type name="Journal Article"&gt;17&lt;/ref-type&gt;&lt;contributors&gt;&lt;authors&gt;&lt;author&gt;Les Safranyik&lt;/author&gt;&lt;author&gt;Bill Wilson&lt;/author&gt;&lt;/authors&gt;&lt;/contributors&gt;&lt;titles&gt;&lt;title&gt;The Mountain Pine Beetle: A Synthesis of Biology, Management, and Impacts on Lodgepole Pine&lt;/title&gt;&lt;secondary-title&gt;Natural Resources Canada&lt;/secondary-title&gt;&lt;/titles&gt;&lt;periodical&gt;&lt;full-title&gt;Natural Resources Canada&lt;/full-title&gt;&lt;/periodical&gt;&lt;pages&gt;304&lt;/pages&gt;&lt;dates&gt;&lt;year&gt;2006&lt;/year&gt;&lt;/dates&gt;&lt;urls&gt;&lt;/urls&gt;&lt;/record&gt;&lt;/Cite&gt;&lt;/EndNote&gt;</w:instrText>
            </w:r>
            <w:r w:rsidRPr="00ED2EEC">
              <w:rPr>
                <w:color w:val="000000" w:themeColor="text1"/>
              </w:rPr>
              <w:fldChar w:fldCharType="separate"/>
            </w:r>
            <w:r>
              <w:rPr>
                <w:noProof/>
                <w:color w:val="000000" w:themeColor="text1"/>
              </w:rPr>
              <w:t>(Les Safranyik &amp; Wilson, 2006)</w:t>
            </w:r>
            <w:r w:rsidRPr="00ED2EEC">
              <w:rPr>
                <w:color w:val="000000" w:themeColor="text1"/>
              </w:rPr>
              <w:fldChar w:fldCharType="end"/>
            </w:r>
          </w:p>
        </w:tc>
      </w:tr>
      <w:tr w:rsidR="005C48E9" w:rsidRPr="00ED2EEC" w14:paraId="0825E5F6" w14:textId="77777777" w:rsidTr="00282155">
        <w:tc>
          <w:tcPr>
            <w:tcW w:w="2268" w:type="dxa"/>
          </w:tcPr>
          <w:p w14:paraId="4C2FE18E" w14:textId="77777777" w:rsidR="005C48E9" w:rsidRPr="00ED2EEC" w:rsidRDefault="005C48E9" w:rsidP="00282155">
            <w:pPr>
              <w:spacing w:line="360" w:lineRule="auto"/>
              <w:rPr>
                <w:color w:val="000000" w:themeColor="text1"/>
              </w:rPr>
            </w:pPr>
            <w:r w:rsidRPr="00ED2EEC">
              <w:rPr>
                <w:color w:val="000000" w:themeColor="text1"/>
              </w:rPr>
              <w:t>Mreplace</w:t>
            </w:r>
          </w:p>
        </w:tc>
        <w:tc>
          <w:tcPr>
            <w:tcW w:w="2552" w:type="dxa"/>
          </w:tcPr>
          <w:p w14:paraId="63ECE0D2" w14:textId="77777777" w:rsidR="005C48E9" w:rsidRPr="00ED2EEC" w:rsidRDefault="005C48E9" w:rsidP="00282155">
            <w:pPr>
              <w:spacing w:line="360" w:lineRule="auto"/>
              <w:rPr>
                <w:color w:val="000000" w:themeColor="text1"/>
              </w:rPr>
            </w:pPr>
            <w:r w:rsidRPr="00ED2EEC">
              <w:rPr>
                <w:color w:val="000000" w:themeColor="text1"/>
              </w:rPr>
              <w:t>Y</w:t>
            </w:r>
          </w:p>
        </w:tc>
        <w:tc>
          <w:tcPr>
            <w:tcW w:w="3827" w:type="dxa"/>
            <w:vMerge/>
          </w:tcPr>
          <w:p w14:paraId="1179C922" w14:textId="77777777" w:rsidR="005C48E9" w:rsidRPr="00ED2EEC" w:rsidRDefault="005C48E9" w:rsidP="00282155">
            <w:pPr>
              <w:spacing w:line="360" w:lineRule="auto"/>
              <w:rPr>
                <w:color w:val="000000" w:themeColor="text1"/>
              </w:rPr>
            </w:pPr>
          </w:p>
        </w:tc>
      </w:tr>
      <w:tr w:rsidR="005C48E9" w:rsidRPr="009E5895" w14:paraId="2FE655D6" w14:textId="77777777" w:rsidTr="00282155">
        <w:tc>
          <w:tcPr>
            <w:tcW w:w="2268" w:type="dxa"/>
          </w:tcPr>
          <w:p w14:paraId="30F3C238" w14:textId="77777777" w:rsidR="005C48E9" w:rsidRPr="00ED2EEC" w:rsidRDefault="005C48E9" w:rsidP="00282155">
            <w:pPr>
              <w:spacing w:line="360" w:lineRule="auto"/>
              <w:rPr>
                <w:color w:val="000000" w:themeColor="text1"/>
              </w:rPr>
            </w:pPr>
            <w:r w:rsidRPr="00ED2EEC">
              <w:rPr>
                <w:color w:val="000000" w:themeColor="text1"/>
              </w:rPr>
              <w:t>offno</w:t>
            </w:r>
          </w:p>
        </w:tc>
        <w:tc>
          <w:tcPr>
            <w:tcW w:w="2552" w:type="dxa"/>
          </w:tcPr>
          <w:p w14:paraId="126EAC7F" w14:textId="77777777" w:rsidR="005C48E9" w:rsidRPr="00ED2EEC" w:rsidRDefault="005C48E9" w:rsidP="00282155">
            <w:pPr>
              <w:spacing w:line="360" w:lineRule="auto"/>
              <w:rPr>
                <w:color w:val="000000" w:themeColor="text1"/>
              </w:rPr>
            </w:pPr>
            <w:r w:rsidRPr="00ED2EEC">
              <w:rPr>
                <w:color w:val="000000" w:themeColor="text1"/>
              </w:rPr>
              <w:t>2</w:t>
            </w:r>
          </w:p>
        </w:tc>
        <w:tc>
          <w:tcPr>
            <w:tcW w:w="3827" w:type="dxa"/>
          </w:tcPr>
          <w:p w14:paraId="3ADC48EC" w14:textId="77777777" w:rsidR="005C48E9" w:rsidRPr="00F95A06" w:rsidRDefault="005C48E9" w:rsidP="00282155">
            <w:pPr>
              <w:spacing w:line="360" w:lineRule="auto"/>
              <w:rPr>
                <w:color w:val="000000" w:themeColor="text1"/>
              </w:rPr>
            </w:pPr>
            <w:r w:rsidRPr="00F95A06">
              <w:rPr>
                <w:color w:val="000000" w:themeColor="text1"/>
              </w:rPr>
              <w:t>The number of offspring in a clutch follows a Poisson distribution law</w:t>
            </w:r>
          </w:p>
        </w:tc>
      </w:tr>
      <w:tr w:rsidR="005C48E9" w:rsidRPr="009E5895" w14:paraId="120F1CBE" w14:textId="77777777" w:rsidTr="00282155">
        <w:tc>
          <w:tcPr>
            <w:tcW w:w="2268" w:type="dxa"/>
          </w:tcPr>
          <w:p w14:paraId="3277ACE3" w14:textId="77777777" w:rsidR="005C48E9" w:rsidRPr="00ED2EEC" w:rsidRDefault="005C48E9" w:rsidP="00282155">
            <w:pPr>
              <w:spacing w:line="360" w:lineRule="auto"/>
              <w:rPr>
                <w:color w:val="000000" w:themeColor="text1"/>
              </w:rPr>
            </w:pPr>
            <w:r w:rsidRPr="00ED2EEC">
              <w:rPr>
                <w:color w:val="000000" w:themeColor="text1"/>
              </w:rPr>
              <w:t>eggFrequency</w:t>
            </w:r>
          </w:p>
        </w:tc>
        <w:tc>
          <w:tcPr>
            <w:tcW w:w="2552" w:type="dxa"/>
          </w:tcPr>
          <w:p w14:paraId="34305882" w14:textId="77777777" w:rsidR="005C48E9" w:rsidRPr="00ED2EEC" w:rsidRDefault="005C48E9" w:rsidP="00282155">
            <w:pPr>
              <w:spacing w:line="360" w:lineRule="auto"/>
              <w:rPr>
                <w:color w:val="000000" w:themeColor="text1"/>
              </w:rPr>
            </w:pPr>
            <w:r w:rsidRPr="00ED2EEC">
              <w:rPr>
                <w:color w:val="000000" w:themeColor="text1"/>
              </w:rPr>
              <w:t>1</w:t>
            </w:r>
          </w:p>
        </w:tc>
        <w:tc>
          <w:tcPr>
            <w:tcW w:w="3827" w:type="dxa"/>
          </w:tcPr>
          <w:p w14:paraId="3DC0371D" w14:textId="77777777" w:rsidR="005C48E9" w:rsidRPr="00ED2EEC" w:rsidRDefault="005C48E9" w:rsidP="00282155">
            <w:pPr>
              <w:spacing w:line="360" w:lineRule="auto"/>
              <w:rPr>
                <w:color w:val="000000" w:themeColor="text1"/>
              </w:rPr>
            </w:pPr>
            <w:r w:rsidRPr="00ED2EEC">
              <w:rPr>
                <w:color w:val="000000" w:themeColor="text1"/>
              </w:rPr>
              <w:t>Fertilized MPB females always lay eggs</w:t>
            </w:r>
          </w:p>
        </w:tc>
      </w:tr>
      <w:tr w:rsidR="005C48E9" w:rsidRPr="009E5895" w14:paraId="167F3629" w14:textId="77777777" w:rsidTr="00282155">
        <w:tc>
          <w:tcPr>
            <w:tcW w:w="2268" w:type="dxa"/>
          </w:tcPr>
          <w:p w14:paraId="68CE6A41" w14:textId="77777777" w:rsidR="005C48E9" w:rsidRPr="00ED2EEC" w:rsidRDefault="005C48E9" w:rsidP="00282155">
            <w:pPr>
              <w:spacing w:line="360" w:lineRule="auto"/>
              <w:rPr>
                <w:color w:val="000000" w:themeColor="text1"/>
              </w:rPr>
            </w:pPr>
            <w:r w:rsidRPr="00ED2EEC">
              <w:rPr>
                <w:color w:val="000000" w:themeColor="text1"/>
              </w:rPr>
              <w:t>Egg_Mortality</w:t>
            </w:r>
          </w:p>
        </w:tc>
        <w:tc>
          <w:tcPr>
            <w:tcW w:w="2552" w:type="dxa"/>
          </w:tcPr>
          <w:p w14:paraId="51CF3985" w14:textId="77777777" w:rsidR="005C48E9" w:rsidRPr="00ED2EEC" w:rsidRDefault="005C48E9" w:rsidP="00282155">
            <w:pPr>
              <w:spacing w:line="360" w:lineRule="auto"/>
              <w:rPr>
                <w:color w:val="000000" w:themeColor="text1"/>
              </w:rPr>
            </w:pPr>
            <w:r>
              <w:rPr>
                <w:color w:val="000000" w:themeColor="text1"/>
              </w:rPr>
              <w:t>0</w:t>
            </w:r>
          </w:p>
        </w:tc>
        <w:tc>
          <w:tcPr>
            <w:tcW w:w="3827" w:type="dxa"/>
          </w:tcPr>
          <w:p w14:paraId="15DE9177" w14:textId="77777777" w:rsidR="005C48E9" w:rsidRPr="00ED2EEC" w:rsidRDefault="005C48E9" w:rsidP="00282155">
            <w:pPr>
              <w:spacing w:line="360" w:lineRule="auto"/>
              <w:rPr>
                <w:color w:val="000000" w:themeColor="text1"/>
              </w:rPr>
            </w:pPr>
            <w:r>
              <w:rPr>
                <w:color w:val="000000" w:themeColor="text1"/>
              </w:rPr>
              <w:t xml:space="preserve">Even there is different </w:t>
            </w:r>
            <w:r w:rsidRPr="00ED2EEC">
              <w:rPr>
                <w:color w:val="000000" w:themeColor="text1"/>
              </w:rPr>
              <w:t xml:space="preserve">mortality </w:t>
            </w:r>
            <w:r>
              <w:rPr>
                <w:color w:val="000000" w:themeColor="text1"/>
              </w:rPr>
              <w:t>for</w:t>
            </w:r>
            <w:r w:rsidRPr="00ED2EEC">
              <w:rPr>
                <w:color w:val="000000" w:themeColor="text1"/>
              </w:rPr>
              <w:t xml:space="preserve"> different life stages of MPB, from larvae to adulthood </w:t>
            </w:r>
            <w:r w:rsidRPr="00ED2EEC">
              <w:rPr>
                <w:color w:val="000000" w:themeColor="text1"/>
              </w:rPr>
              <w:fldChar w:fldCharType="begin">
                <w:fldData xml:space="preserve">PEVuZE5vdGU+PENpdGU+PEF1dGhvcj5TYWZyYW55aWs8L0F1dGhvcj48WWVhcj4yMDA2PC9ZZWFy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</w:fldData>
              </w:fldChar>
            </w:r>
            <w:r>
              <w:rPr>
                <w:color w:val="000000" w:themeColor="text1"/>
              </w:rPr>
              <w:instrText xml:space="preserve"> ADDIN EN.CITE </w:instrText>
            </w:r>
            <w:r>
              <w:rPr>
                <w:color w:val="000000" w:themeColor="text1"/>
              </w:rPr>
              <w:fldChar w:fldCharType="begin">
                <w:fldData xml:space="preserve">PEVuZE5vdGU+PENpdGU+PEF1dGhvcj5TYWZyYW55aWs8L0F1dGhvcj48WWVhcj4yMDA2PC9ZZWFy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</w:fldData>
              </w:fldChar>
            </w:r>
            <w:r>
              <w:rPr>
                <w:color w:val="000000" w:themeColor="text1"/>
              </w:rPr>
              <w:instrText xml:space="preserve"> ADDIN EN.CITE.DATA </w:instrText>
            </w:r>
            <w:r>
              <w:rPr>
                <w:color w:val="000000" w:themeColor="text1"/>
              </w:rPr>
            </w:r>
            <w:r>
              <w:rPr>
                <w:color w:val="000000" w:themeColor="text1"/>
              </w:rPr>
              <w:fldChar w:fldCharType="end"/>
            </w:r>
            <w:r w:rsidRPr="00ED2EEC">
              <w:rPr>
                <w:color w:val="000000" w:themeColor="text1"/>
              </w:rPr>
            </w:r>
            <w:r w:rsidRPr="00ED2EEC">
              <w:rPr>
                <w:color w:val="000000" w:themeColor="text1"/>
              </w:rPr>
              <w:fldChar w:fldCharType="separate"/>
            </w:r>
            <w:r>
              <w:rPr>
                <w:noProof/>
                <w:color w:val="000000" w:themeColor="text1"/>
              </w:rPr>
              <w:t>(Amman &amp; Cole, 1983; L. Safranyik, Barclay, Thomson, &amp; Riel, 1999; L. Safranyik et al., 2010; Les Safranyik &amp; Wilson, 2006)</w:t>
            </w:r>
            <w:r w:rsidRPr="00ED2EEC">
              <w:rPr>
                <w:color w:val="000000" w:themeColor="text1"/>
              </w:rPr>
              <w:fldChar w:fldCharType="end"/>
            </w:r>
            <w:r>
              <w:rPr>
                <w:color w:val="000000" w:themeColor="text1"/>
              </w:rPr>
              <w:t>. We set mortality to 0 to compromise the small population in the simulation.</w:t>
            </w:r>
          </w:p>
        </w:tc>
      </w:tr>
      <w:tr w:rsidR="005C48E9" w:rsidRPr="009E5895" w14:paraId="5DB006AE" w14:textId="77777777" w:rsidTr="00282155">
        <w:tc>
          <w:tcPr>
            <w:tcW w:w="2268" w:type="dxa"/>
          </w:tcPr>
          <w:p w14:paraId="294D71A7" w14:textId="77777777" w:rsidR="005C48E9" w:rsidRPr="00ED2EEC" w:rsidRDefault="005C48E9" w:rsidP="00282155">
            <w:pPr>
              <w:spacing w:line="360" w:lineRule="auto"/>
              <w:rPr>
                <w:color w:val="000000" w:themeColor="text1"/>
              </w:rPr>
            </w:pPr>
            <w:r w:rsidRPr="00ED2EEC">
              <w:rPr>
                <w:color w:val="000000" w:themeColor="text1"/>
              </w:rPr>
              <w:t>Egg_FemalePercent</w:t>
            </w:r>
          </w:p>
        </w:tc>
        <w:tc>
          <w:tcPr>
            <w:tcW w:w="2552" w:type="dxa"/>
          </w:tcPr>
          <w:p w14:paraId="1B0DD455" w14:textId="77777777" w:rsidR="005C48E9" w:rsidRPr="00ED2EEC" w:rsidRDefault="005C48E9" w:rsidP="00282155">
            <w:pPr>
              <w:spacing w:line="360" w:lineRule="auto"/>
              <w:rPr>
                <w:color w:val="000000" w:themeColor="text1"/>
              </w:rPr>
            </w:pPr>
            <w:r w:rsidRPr="00ED2EEC">
              <w:rPr>
                <w:color w:val="000000" w:themeColor="text1"/>
              </w:rPr>
              <w:t>66</w:t>
            </w:r>
          </w:p>
        </w:tc>
        <w:tc>
          <w:tcPr>
            <w:tcW w:w="3827" w:type="dxa"/>
          </w:tcPr>
          <w:p w14:paraId="7C979159" w14:textId="77777777" w:rsidR="005C48E9" w:rsidRPr="00ED2EEC" w:rsidRDefault="005C48E9" w:rsidP="00282155">
            <w:pPr>
              <w:spacing w:line="360" w:lineRule="auto"/>
              <w:rPr>
                <w:color w:val="000000" w:themeColor="text1"/>
              </w:rPr>
            </w:pPr>
            <w:r w:rsidRPr="00ED2EEC">
              <w:rPr>
                <w:color w:val="000000" w:themeColor="text1"/>
              </w:rPr>
              <w:t xml:space="preserve">Sex ratio for MPB is about 1 male for 2 females, although it can change according to climatic conditions and epidemic stages </w:t>
            </w:r>
            <w:r w:rsidRPr="00ED2EEC">
              <w:rPr>
                <w:color w:val="000000" w:themeColor="text1"/>
              </w:rPr>
              <w:fldChar w:fldCharType="begin"/>
            </w:r>
            <w:r>
              <w:rPr>
                <w:color w:val="000000" w:themeColor="text1"/>
              </w:rPr>
              <w:instrText xml:space="preserve"> ADDIN EN.CITE &lt;EndNote&gt;&lt;Cite&gt;&lt;Author&gt;Safranyik&lt;/Author&gt;&lt;Year&gt;2006&lt;/Year&gt;&lt;RecNum&gt;108&lt;/RecNum&gt;&lt;DisplayText&gt;(Les Safranyik &amp;amp; Wilson, 2006)&lt;/DisplayText&gt;&lt;record&gt;&lt;rec-number&gt;108&lt;/rec-number&gt;&lt;foreign-keys&gt;&lt;key app="EN" db-id="dsp9awas1x5p0wewsza5twv8sxrs9evxpt95" timestamp="1417186801"&gt;108&lt;/key&gt;&lt;/foreign-keys&gt;&lt;ref-type name="Journal Article"&gt;17&lt;/ref-type&gt;&lt;contributors&gt;&lt;authors&gt;&lt;author&gt;Les Safranyik&lt;/author&gt;&lt;author&gt;Bill Wilson&lt;/author&gt;&lt;/authors&gt;&lt;/contributors&gt;&lt;titles&gt;&lt;title&gt;The Mountain Pine Beetle: A Synthesis of Biology, Management, and Impacts on Lodgepole Pine&lt;/title&gt;&lt;secondary-title&gt;Natural Resources Canada&lt;/secondary-title&gt;&lt;/titles&gt;&lt;periodical&gt;&lt;full-title&gt;Natural Resources Canada&lt;/full-title&gt;&lt;/periodical&gt;&lt;pages&gt;304&lt;/pages&gt;&lt;dates&gt;&lt;year&gt;2006&lt;/year&gt;&lt;/dates&gt;&lt;urls&gt;&lt;/urls&gt;&lt;/record&gt;&lt;/Cite&gt;&lt;/EndNote&gt;</w:instrText>
            </w:r>
            <w:r w:rsidRPr="00ED2EEC">
              <w:rPr>
                <w:color w:val="000000" w:themeColor="text1"/>
              </w:rPr>
              <w:fldChar w:fldCharType="separate"/>
            </w:r>
            <w:r>
              <w:rPr>
                <w:noProof/>
                <w:color w:val="000000" w:themeColor="text1"/>
              </w:rPr>
              <w:t>(Les Safranyik &amp; Wilson, 2006)</w:t>
            </w:r>
            <w:r w:rsidRPr="00ED2EEC">
              <w:rPr>
                <w:color w:val="000000" w:themeColor="text1"/>
              </w:rPr>
              <w:fldChar w:fldCharType="end"/>
            </w:r>
          </w:p>
        </w:tc>
      </w:tr>
      <w:tr w:rsidR="005C48E9" w:rsidRPr="009E5895" w14:paraId="15C2F640" w14:textId="77777777" w:rsidTr="00282155">
        <w:tc>
          <w:tcPr>
            <w:tcW w:w="2268" w:type="dxa"/>
          </w:tcPr>
          <w:p w14:paraId="44FD2B16" w14:textId="77777777" w:rsidR="005C48E9" w:rsidRPr="00ED2EEC" w:rsidRDefault="005C48E9" w:rsidP="00282155">
            <w:pPr>
              <w:spacing w:line="360" w:lineRule="auto"/>
              <w:rPr>
                <w:color w:val="000000" w:themeColor="text1"/>
              </w:rPr>
            </w:pPr>
            <w:r w:rsidRPr="00ED2EEC">
              <w:rPr>
                <w:color w:val="000000" w:themeColor="text1"/>
              </w:rPr>
              <w:t>loci</w:t>
            </w:r>
          </w:p>
        </w:tc>
        <w:tc>
          <w:tcPr>
            <w:tcW w:w="2552" w:type="dxa"/>
          </w:tcPr>
          <w:p w14:paraId="3F6AB7B8" w14:textId="77777777" w:rsidR="005C48E9" w:rsidRPr="00ED2EEC" w:rsidRDefault="005C48E9" w:rsidP="00282155">
            <w:pPr>
              <w:spacing w:line="360" w:lineRule="auto"/>
              <w:rPr>
                <w:color w:val="000000" w:themeColor="text1"/>
              </w:rPr>
            </w:pPr>
            <w:r>
              <w:rPr>
                <w:color w:val="000000" w:themeColor="text1"/>
              </w:rPr>
              <w:t>100</w:t>
            </w:r>
          </w:p>
        </w:tc>
        <w:tc>
          <w:tcPr>
            <w:tcW w:w="3827" w:type="dxa"/>
          </w:tcPr>
          <w:p w14:paraId="7C16E7AE" w14:textId="77777777" w:rsidR="005C48E9" w:rsidRPr="00ED2EEC" w:rsidRDefault="005C48E9" w:rsidP="00282155">
            <w:pPr>
              <w:spacing w:line="360" w:lineRule="auto"/>
              <w:rPr>
                <w:color w:val="000000" w:themeColor="text1"/>
              </w:rPr>
            </w:pPr>
            <w:r>
              <w:rPr>
                <w:color w:val="000000" w:themeColor="text1"/>
              </w:rPr>
              <w:t>100 neutral loci and no</w:t>
            </w:r>
            <w:r w:rsidRPr="00ED2EEC">
              <w:rPr>
                <w:color w:val="000000" w:themeColor="text1"/>
              </w:rPr>
              <w:t xml:space="preserve"> adaptive locus</w:t>
            </w:r>
          </w:p>
        </w:tc>
      </w:tr>
      <w:tr w:rsidR="005C48E9" w:rsidRPr="009E5895" w14:paraId="7F455629" w14:textId="77777777" w:rsidTr="00282155">
        <w:tc>
          <w:tcPr>
            <w:tcW w:w="2268" w:type="dxa"/>
          </w:tcPr>
          <w:p w14:paraId="736DA86C" w14:textId="77777777" w:rsidR="005C48E9" w:rsidRPr="00ED2EEC" w:rsidRDefault="005C48E9" w:rsidP="00282155">
            <w:pPr>
              <w:spacing w:line="360" w:lineRule="auto"/>
              <w:rPr>
                <w:color w:val="000000" w:themeColor="text1"/>
              </w:rPr>
            </w:pPr>
            <w:r w:rsidRPr="00ED2EEC">
              <w:rPr>
                <w:color w:val="000000" w:themeColor="text1"/>
              </w:rPr>
              <w:t>alleles</w:t>
            </w:r>
          </w:p>
        </w:tc>
        <w:tc>
          <w:tcPr>
            <w:tcW w:w="2552" w:type="dxa"/>
          </w:tcPr>
          <w:p w14:paraId="50E339C2" w14:textId="77777777" w:rsidR="005C48E9" w:rsidRPr="00ED2EEC" w:rsidRDefault="005C48E9" w:rsidP="00282155">
            <w:pPr>
              <w:spacing w:line="360" w:lineRule="auto"/>
              <w:rPr>
                <w:color w:val="000000" w:themeColor="text1"/>
              </w:rPr>
            </w:pPr>
            <w:r w:rsidRPr="00ED2EEC">
              <w:rPr>
                <w:color w:val="000000" w:themeColor="text1"/>
              </w:rPr>
              <w:t>2</w:t>
            </w:r>
          </w:p>
        </w:tc>
        <w:tc>
          <w:tcPr>
            <w:tcW w:w="3827" w:type="dxa"/>
          </w:tcPr>
          <w:p w14:paraId="382BB180" w14:textId="77777777" w:rsidR="005C48E9" w:rsidRPr="00ED2EEC" w:rsidRDefault="005C48E9" w:rsidP="00282155">
            <w:pPr>
              <w:spacing w:line="360" w:lineRule="auto"/>
              <w:rPr>
                <w:color w:val="000000" w:themeColor="text1"/>
              </w:rPr>
            </w:pPr>
            <w:r w:rsidRPr="00ED2EEC">
              <w:rPr>
                <w:color w:val="000000" w:themeColor="text1"/>
              </w:rPr>
              <w:t>2 alleles for each locus (bi-allelic)</w:t>
            </w:r>
          </w:p>
        </w:tc>
      </w:tr>
      <w:tr w:rsidR="005C48E9" w:rsidRPr="00ED2EEC" w14:paraId="22D4A6AD" w14:textId="77777777" w:rsidTr="00282155">
        <w:tc>
          <w:tcPr>
            <w:tcW w:w="2268" w:type="dxa"/>
          </w:tcPr>
          <w:p w14:paraId="22075ADB" w14:textId="77777777" w:rsidR="005C48E9" w:rsidRPr="00ED2EEC" w:rsidRDefault="005C48E9" w:rsidP="00282155">
            <w:pPr>
              <w:spacing w:line="360" w:lineRule="auto"/>
              <w:rPr>
                <w:color w:val="000000" w:themeColor="text1"/>
              </w:rPr>
            </w:pPr>
            <w:r w:rsidRPr="00ED2EEC">
              <w:rPr>
                <w:color w:val="000000" w:themeColor="text1"/>
              </w:rPr>
              <w:t>muterate</w:t>
            </w:r>
          </w:p>
        </w:tc>
        <w:tc>
          <w:tcPr>
            <w:tcW w:w="2552" w:type="dxa"/>
          </w:tcPr>
          <w:p w14:paraId="0F35560F" w14:textId="77777777" w:rsidR="005C48E9" w:rsidRPr="00ED2EEC" w:rsidRDefault="005C48E9" w:rsidP="00282155">
            <w:pPr>
              <w:spacing w:line="360" w:lineRule="auto"/>
              <w:rPr>
                <w:color w:val="000000" w:themeColor="text1"/>
              </w:rPr>
            </w:pPr>
            <w:r>
              <w:rPr>
                <w:color w:val="000000" w:themeColor="text1"/>
              </w:rPr>
              <w:t>0,00000001</w:t>
            </w:r>
          </w:p>
        </w:tc>
        <w:tc>
          <w:tcPr>
            <w:tcW w:w="3827" w:type="dxa"/>
            <w:vMerge w:val="restart"/>
          </w:tcPr>
          <w:p w14:paraId="0C333067" w14:textId="77777777" w:rsidR="005C48E9" w:rsidRPr="00ED2EEC" w:rsidRDefault="005C48E9" w:rsidP="00282155">
            <w:pPr>
              <w:spacing w:line="360" w:lineRule="auto"/>
              <w:rPr>
                <w:color w:val="000000" w:themeColor="text1"/>
              </w:rPr>
            </w:pPr>
            <w:r>
              <w:t>Although no direct reference of the mutation rate of MPB, we use 10</w:t>
            </w:r>
            <w:r w:rsidRPr="006524B1">
              <w:rPr>
                <w:vertAlign w:val="superscript"/>
              </w:rPr>
              <w:t>-8</w:t>
            </w:r>
            <w:r>
              <w:t>, which is a little higher than insects mentioned in similar researches. (Liu et al. 2017)</w:t>
            </w:r>
          </w:p>
        </w:tc>
      </w:tr>
      <w:tr w:rsidR="005C48E9" w:rsidRPr="00ED2EEC" w14:paraId="33F87812" w14:textId="77777777" w:rsidTr="00282155">
        <w:tc>
          <w:tcPr>
            <w:tcW w:w="2268" w:type="dxa"/>
          </w:tcPr>
          <w:p w14:paraId="530B0AB8" w14:textId="77777777" w:rsidR="005C48E9" w:rsidRPr="00ED2EEC" w:rsidRDefault="005C48E9" w:rsidP="00282155">
            <w:pPr>
              <w:spacing w:line="360" w:lineRule="auto"/>
              <w:rPr>
                <w:color w:val="000000" w:themeColor="text1"/>
              </w:rPr>
            </w:pPr>
            <w:r w:rsidRPr="00ED2EEC">
              <w:rPr>
                <w:color w:val="000000" w:themeColor="text1"/>
              </w:rPr>
              <w:t>mutationtype</w:t>
            </w:r>
          </w:p>
        </w:tc>
        <w:tc>
          <w:tcPr>
            <w:tcW w:w="2552" w:type="dxa"/>
          </w:tcPr>
          <w:p w14:paraId="69A726CF" w14:textId="77777777" w:rsidR="005C48E9" w:rsidRPr="00ED2EEC" w:rsidRDefault="005C48E9" w:rsidP="00282155">
            <w:pPr>
              <w:spacing w:line="360" w:lineRule="auto"/>
              <w:rPr>
                <w:color w:val="000000" w:themeColor="text1"/>
              </w:rPr>
            </w:pPr>
            <w:r w:rsidRPr="00ED2EEC">
              <w:rPr>
                <w:color w:val="000000" w:themeColor="text1"/>
              </w:rPr>
              <w:t>random</w:t>
            </w:r>
          </w:p>
        </w:tc>
        <w:tc>
          <w:tcPr>
            <w:tcW w:w="3827" w:type="dxa"/>
            <w:vMerge/>
          </w:tcPr>
          <w:p w14:paraId="4C88B79A" w14:textId="77777777" w:rsidR="005C48E9" w:rsidRPr="00ED2EEC" w:rsidRDefault="005C48E9" w:rsidP="00282155">
            <w:pPr>
              <w:spacing w:line="360" w:lineRule="auto"/>
              <w:rPr>
                <w:color w:val="000000" w:themeColor="text1"/>
              </w:rPr>
            </w:pPr>
          </w:p>
        </w:tc>
      </w:tr>
      <w:tr w:rsidR="005C48E9" w:rsidRPr="00ED2EEC" w14:paraId="1E165913" w14:textId="77777777" w:rsidTr="00282155">
        <w:tc>
          <w:tcPr>
            <w:tcW w:w="2268" w:type="dxa"/>
          </w:tcPr>
          <w:p w14:paraId="5E231E4F" w14:textId="77777777" w:rsidR="005C48E9" w:rsidRPr="00ED2EEC" w:rsidRDefault="005C48E9" w:rsidP="00282155">
            <w:pPr>
              <w:spacing w:line="360" w:lineRule="auto"/>
              <w:rPr>
                <w:color w:val="000000" w:themeColor="text1"/>
              </w:rPr>
            </w:pPr>
            <w:r w:rsidRPr="00ED2EEC">
              <w:rPr>
                <w:color w:val="000000" w:themeColor="text1"/>
              </w:rPr>
              <w:t>cdevolveans</w:t>
            </w:r>
          </w:p>
        </w:tc>
        <w:tc>
          <w:tcPr>
            <w:tcW w:w="2552" w:type="dxa"/>
          </w:tcPr>
          <w:p w14:paraId="044E9964" w14:textId="77777777" w:rsidR="005C48E9" w:rsidRPr="00ED2EEC" w:rsidRDefault="005C48E9" w:rsidP="00282155">
            <w:pPr>
              <w:spacing w:line="360" w:lineRule="auto"/>
              <w:rPr>
                <w:color w:val="000000" w:themeColor="text1"/>
              </w:rPr>
            </w:pPr>
            <w:r w:rsidRPr="00ED2EEC">
              <w:rPr>
                <w:color w:val="000000" w:themeColor="text1"/>
              </w:rPr>
              <w:t>1</w:t>
            </w:r>
          </w:p>
        </w:tc>
        <w:tc>
          <w:tcPr>
            <w:tcW w:w="3827" w:type="dxa"/>
          </w:tcPr>
          <w:p w14:paraId="565F38E4" w14:textId="77777777" w:rsidR="005C48E9" w:rsidRPr="00F95A06" w:rsidRDefault="005C48E9" w:rsidP="00282155">
            <w:pPr>
              <w:spacing w:line="360" w:lineRule="auto"/>
              <w:rPr>
                <w:color w:val="000000" w:themeColor="text1"/>
              </w:rPr>
            </w:pPr>
            <w:r w:rsidRPr="00F95A06">
              <w:rPr>
                <w:color w:val="000000" w:themeColor="text1"/>
              </w:rPr>
              <w:t>Selection model (1 adaptive locus)</w:t>
            </w:r>
          </w:p>
        </w:tc>
      </w:tr>
    </w:tbl>
    <w:p w14:paraId="4A2CC6EC" w14:textId="77777777" w:rsidR="005C48E9" w:rsidRPr="00B11B2B" w:rsidRDefault="005C48E9">
      <w:pPr>
        <w:spacing w:after="0" w:line="480" w:lineRule="auto"/>
        <w:rPr>
          <w:rFonts w:ascii="Times New Roman" w:hAnsi="Times New Roman" w:cs="Times New Roman"/>
          <w:lang w:val="en-US"/>
        </w:rPr>
      </w:pPr>
    </w:p>
    <w:sectPr w:rsidR="005C48E9" w:rsidRPr="00B11B2B" w:rsidSect="0060134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8" w:author="Auteur" w:initials="A">
    <w:p w14:paraId="36265579" w14:textId="44EE0822" w:rsidR="00AC5E22" w:rsidRPr="00B33870" w:rsidRDefault="00AC5E22">
      <w:pPr>
        <w:pStyle w:val="Commentaire"/>
        <w:rPr>
          <w:lang w:val="fr-FR"/>
        </w:rPr>
      </w:pPr>
      <w:r>
        <w:rPr>
          <w:rStyle w:val="Marquedecommentaire"/>
        </w:rPr>
        <w:annotationRef/>
      </w:r>
      <w:r w:rsidRPr="00B33870">
        <w:rPr>
          <w:rStyle w:val="Marquedecommentaire"/>
          <w:lang w:val="fr-FR"/>
        </w:rPr>
        <w:t>Avec cette figure on a l’impression que tu as fait varier la distance de dispersion entre 3 valeurs (2, 5 et 9).</w:t>
      </w:r>
    </w:p>
  </w:comment>
  <w:comment w:id="767" w:author="Auteur" w:initials="A">
    <w:p w14:paraId="2B03EBEF" w14:textId="56BE567D" w:rsidR="00AC5E22" w:rsidRDefault="00AC5E22">
      <w:pPr>
        <w:pStyle w:val="Commentaire"/>
      </w:pPr>
      <w:r>
        <w:rPr>
          <w:rStyle w:val="Marquedecommentaire"/>
        </w:rPr>
        <w:annotationRef/>
      </w:r>
      <w:r>
        <w:t>Not necessary.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265579" w15:done="0"/>
  <w15:commentEx w15:paraId="2B03EB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A41FE7" w16cid:durableId="1F16E60D"/>
  <w16cid:commentId w16cid:paraId="24258FB8" w16cid:durableId="1F16E603"/>
  <w16cid:commentId w16cid:paraId="7BD7F274" w16cid:durableId="1F16E60B"/>
  <w16cid:commentId w16cid:paraId="6D1FAC5C" w16cid:durableId="1F16E611"/>
  <w16cid:commentId w16cid:paraId="7291E6B5" w16cid:durableId="1F16E612"/>
  <w16cid:commentId w16cid:paraId="08842927" w16cid:durableId="1F16E616"/>
  <w16cid:commentId w16cid:paraId="0F17C11A" w16cid:durableId="1F16E614"/>
  <w16cid:commentId w16cid:paraId="0DF47622" w16cid:durableId="1F1D2A57"/>
  <w16cid:commentId w16cid:paraId="36265579" w16cid:durableId="1F16E615"/>
  <w16cid:commentId w16cid:paraId="67ED2768" w16cid:durableId="1F16E620"/>
  <w16cid:commentId w16cid:paraId="12066769" w16cid:durableId="1F16E621"/>
  <w16cid:commentId w16cid:paraId="2B03EBEF" w16cid:durableId="1F16E623"/>
  <w16cid:commentId w16cid:paraId="0C04FAC1" w16cid:durableId="1F16E62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45627" w14:textId="77777777" w:rsidR="0064750A" w:rsidRDefault="0064750A" w:rsidP="002F6763">
      <w:pPr>
        <w:spacing w:after="0" w:line="240" w:lineRule="auto"/>
      </w:pPr>
      <w:r>
        <w:separator/>
      </w:r>
    </w:p>
  </w:endnote>
  <w:endnote w:type="continuationSeparator" w:id="0">
    <w:p w14:paraId="2916116F" w14:textId="77777777" w:rsidR="0064750A" w:rsidRDefault="0064750A" w:rsidP="002F6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5E2E3" w14:textId="77777777" w:rsidR="0064750A" w:rsidRDefault="0064750A" w:rsidP="002F6763">
      <w:pPr>
        <w:spacing w:after="0" w:line="240" w:lineRule="auto"/>
      </w:pPr>
      <w:r>
        <w:separator/>
      </w:r>
    </w:p>
  </w:footnote>
  <w:footnote w:type="continuationSeparator" w:id="0">
    <w:p w14:paraId="35CD0F25" w14:textId="77777777" w:rsidR="0064750A" w:rsidRDefault="0064750A" w:rsidP="002F67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2340"/>
    <w:multiLevelType w:val="hybridMultilevel"/>
    <w:tmpl w:val="22C2B21C"/>
    <w:lvl w:ilvl="0" w:tplc="1009000F">
      <w:start w:val="1"/>
      <w:numFmt w:val="decimal"/>
      <w:lvlText w:val="%1."/>
      <w:lvlJc w:val="left"/>
      <w:pPr>
        <w:ind w:left="644"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E971C2"/>
    <w:multiLevelType w:val="hybridMultilevel"/>
    <w:tmpl w:val="879C04F6"/>
    <w:lvl w:ilvl="0" w:tplc="446AEF0E">
      <w:start w:val="1"/>
      <w:numFmt w:val="upperLetter"/>
      <w:lvlText w:val="%1)"/>
      <w:lvlJc w:val="left"/>
      <w:pPr>
        <w:ind w:left="7390" w:hanging="5240"/>
      </w:pPr>
      <w:rPr>
        <w:rFonts w:hint="default"/>
      </w:rPr>
    </w:lvl>
    <w:lvl w:ilvl="1" w:tplc="10090019" w:tentative="1">
      <w:start w:val="1"/>
      <w:numFmt w:val="lowerLetter"/>
      <w:lvlText w:val="%2."/>
      <w:lvlJc w:val="left"/>
      <w:pPr>
        <w:ind w:left="3230" w:hanging="360"/>
      </w:pPr>
    </w:lvl>
    <w:lvl w:ilvl="2" w:tplc="1009001B" w:tentative="1">
      <w:start w:val="1"/>
      <w:numFmt w:val="lowerRoman"/>
      <w:lvlText w:val="%3."/>
      <w:lvlJc w:val="right"/>
      <w:pPr>
        <w:ind w:left="3950" w:hanging="180"/>
      </w:pPr>
    </w:lvl>
    <w:lvl w:ilvl="3" w:tplc="1009000F" w:tentative="1">
      <w:start w:val="1"/>
      <w:numFmt w:val="decimal"/>
      <w:lvlText w:val="%4."/>
      <w:lvlJc w:val="left"/>
      <w:pPr>
        <w:ind w:left="4670" w:hanging="360"/>
      </w:pPr>
    </w:lvl>
    <w:lvl w:ilvl="4" w:tplc="10090019" w:tentative="1">
      <w:start w:val="1"/>
      <w:numFmt w:val="lowerLetter"/>
      <w:lvlText w:val="%5."/>
      <w:lvlJc w:val="left"/>
      <w:pPr>
        <w:ind w:left="5390" w:hanging="360"/>
      </w:pPr>
    </w:lvl>
    <w:lvl w:ilvl="5" w:tplc="1009001B" w:tentative="1">
      <w:start w:val="1"/>
      <w:numFmt w:val="lowerRoman"/>
      <w:lvlText w:val="%6."/>
      <w:lvlJc w:val="right"/>
      <w:pPr>
        <w:ind w:left="6110" w:hanging="180"/>
      </w:pPr>
    </w:lvl>
    <w:lvl w:ilvl="6" w:tplc="1009000F" w:tentative="1">
      <w:start w:val="1"/>
      <w:numFmt w:val="decimal"/>
      <w:lvlText w:val="%7."/>
      <w:lvlJc w:val="left"/>
      <w:pPr>
        <w:ind w:left="6830" w:hanging="360"/>
      </w:pPr>
    </w:lvl>
    <w:lvl w:ilvl="7" w:tplc="10090019" w:tentative="1">
      <w:start w:val="1"/>
      <w:numFmt w:val="lowerLetter"/>
      <w:lvlText w:val="%8."/>
      <w:lvlJc w:val="left"/>
      <w:pPr>
        <w:ind w:left="7550" w:hanging="360"/>
      </w:pPr>
    </w:lvl>
    <w:lvl w:ilvl="8" w:tplc="1009001B" w:tentative="1">
      <w:start w:val="1"/>
      <w:numFmt w:val="lowerRoman"/>
      <w:lvlText w:val="%9."/>
      <w:lvlJc w:val="right"/>
      <w:pPr>
        <w:ind w:left="8270" w:hanging="180"/>
      </w:pPr>
    </w:lvl>
  </w:abstractNum>
  <w:abstractNum w:abstractNumId="2" w15:restartNumberingAfterBreak="0">
    <w:nsid w:val="0EFC0E17"/>
    <w:multiLevelType w:val="hybridMultilevel"/>
    <w:tmpl w:val="520ADF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C56E00"/>
    <w:multiLevelType w:val="hybridMultilevel"/>
    <w:tmpl w:val="48BA9514"/>
    <w:lvl w:ilvl="0" w:tplc="21AAB7A8">
      <w:start w:val="1"/>
      <w:numFmt w:val="lowerLetter"/>
      <w:lvlText w:val="%1)"/>
      <w:lvlJc w:val="left"/>
      <w:pPr>
        <w:ind w:left="2280" w:hanging="360"/>
      </w:pPr>
      <w:rPr>
        <w:rFonts w:hint="default"/>
      </w:rPr>
    </w:lvl>
    <w:lvl w:ilvl="1" w:tplc="10090019" w:tentative="1">
      <w:start w:val="1"/>
      <w:numFmt w:val="lowerLetter"/>
      <w:lvlText w:val="%2."/>
      <w:lvlJc w:val="left"/>
      <w:pPr>
        <w:ind w:left="3000" w:hanging="360"/>
      </w:pPr>
    </w:lvl>
    <w:lvl w:ilvl="2" w:tplc="1009001B" w:tentative="1">
      <w:start w:val="1"/>
      <w:numFmt w:val="lowerRoman"/>
      <w:lvlText w:val="%3."/>
      <w:lvlJc w:val="right"/>
      <w:pPr>
        <w:ind w:left="3720" w:hanging="180"/>
      </w:pPr>
    </w:lvl>
    <w:lvl w:ilvl="3" w:tplc="1009000F" w:tentative="1">
      <w:start w:val="1"/>
      <w:numFmt w:val="decimal"/>
      <w:lvlText w:val="%4."/>
      <w:lvlJc w:val="left"/>
      <w:pPr>
        <w:ind w:left="4440" w:hanging="360"/>
      </w:pPr>
    </w:lvl>
    <w:lvl w:ilvl="4" w:tplc="10090019" w:tentative="1">
      <w:start w:val="1"/>
      <w:numFmt w:val="lowerLetter"/>
      <w:lvlText w:val="%5."/>
      <w:lvlJc w:val="left"/>
      <w:pPr>
        <w:ind w:left="5160" w:hanging="360"/>
      </w:pPr>
    </w:lvl>
    <w:lvl w:ilvl="5" w:tplc="1009001B" w:tentative="1">
      <w:start w:val="1"/>
      <w:numFmt w:val="lowerRoman"/>
      <w:lvlText w:val="%6."/>
      <w:lvlJc w:val="right"/>
      <w:pPr>
        <w:ind w:left="5880" w:hanging="180"/>
      </w:pPr>
    </w:lvl>
    <w:lvl w:ilvl="6" w:tplc="1009000F" w:tentative="1">
      <w:start w:val="1"/>
      <w:numFmt w:val="decimal"/>
      <w:lvlText w:val="%7."/>
      <w:lvlJc w:val="left"/>
      <w:pPr>
        <w:ind w:left="6600" w:hanging="360"/>
      </w:pPr>
    </w:lvl>
    <w:lvl w:ilvl="7" w:tplc="10090019" w:tentative="1">
      <w:start w:val="1"/>
      <w:numFmt w:val="lowerLetter"/>
      <w:lvlText w:val="%8."/>
      <w:lvlJc w:val="left"/>
      <w:pPr>
        <w:ind w:left="7320" w:hanging="360"/>
      </w:pPr>
    </w:lvl>
    <w:lvl w:ilvl="8" w:tplc="1009001B" w:tentative="1">
      <w:start w:val="1"/>
      <w:numFmt w:val="lowerRoman"/>
      <w:lvlText w:val="%9."/>
      <w:lvlJc w:val="right"/>
      <w:pPr>
        <w:ind w:left="8040" w:hanging="180"/>
      </w:pPr>
    </w:lvl>
  </w:abstractNum>
  <w:abstractNum w:abstractNumId="4" w15:restartNumberingAfterBreak="0">
    <w:nsid w:val="265A0522"/>
    <w:multiLevelType w:val="hybridMultilevel"/>
    <w:tmpl w:val="1212AEA0"/>
    <w:lvl w:ilvl="0" w:tplc="E19478C6">
      <w:start w:val="1"/>
      <w:numFmt w:val="bullet"/>
      <w:lvlText w:val="-"/>
      <w:lvlJc w:val="left"/>
      <w:pPr>
        <w:tabs>
          <w:tab w:val="num" w:pos="720"/>
        </w:tabs>
        <w:ind w:left="720" w:hanging="360"/>
      </w:pPr>
      <w:rPr>
        <w:rFonts w:ascii="Times New Roman" w:hAnsi="Times New Roman" w:hint="default"/>
      </w:rPr>
    </w:lvl>
    <w:lvl w:ilvl="1" w:tplc="C84C9E02" w:tentative="1">
      <w:start w:val="1"/>
      <w:numFmt w:val="bullet"/>
      <w:lvlText w:val="-"/>
      <w:lvlJc w:val="left"/>
      <w:pPr>
        <w:tabs>
          <w:tab w:val="num" w:pos="1440"/>
        </w:tabs>
        <w:ind w:left="1440" w:hanging="360"/>
      </w:pPr>
      <w:rPr>
        <w:rFonts w:ascii="Times New Roman" w:hAnsi="Times New Roman" w:hint="default"/>
      </w:rPr>
    </w:lvl>
    <w:lvl w:ilvl="2" w:tplc="49E8C410" w:tentative="1">
      <w:start w:val="1"/>
      <w:numFmt w:val="bullet"/>
      <w:lvlText w:val="-"/>
      <w:lvlJc w:val="left"/>
      <w:pPr>
        <w:tabs>
          <w:tab w:val="num" w:pos="2160"/>
        </w:tabs>
        <w:ind w:left="2160" w:hanging="360"/>
      </w:pPr>
      <w:rPr>
        <w:rFonts w:ascii="Times New Roman" w:hAnsi="Times New Roman" w:hint="default"/>
      </w:rPr>
    </w:lvl>
    <w:lvl w:ilvl="3" w:tplc="377AD432" w:tentative="1">
      <w:start w:val="1"/>
      <w:numFmt w:val="bullet"/>
      <w:lvlText w:val="-"/>
      <w:lvlJc w:val="left"/>
      <w:pPr>
        <w:tabs>
          <w:tab w:val="num" w:pos="2880"/>
        </w:tabs>
        <w:ind w:left="2880" w:hanging="360"/>
      </w:pPr>
      <w:rPr>
        <w:rFonts w:ascii="Times New Roman" w:hAnsi="Times New Roman" w:hint="default"/>
      </w:rPr>
    </w:lvl>
    <w:lvl w:ilvl="4" w:tplc="070CAA4E" w:tentative="1">
      <w:start w:val="1"/>
      <w:numFmt w:val="bullet"/>
      <w:lvlText w:val="-"/>
      <w:lvlJc w:val="left"/>
      <w:pPr>
        <w:tabs>
          <w:tab w:val="num" w:pos="3600"/>
        </w:tabs>
        <w:ind w:left="3600" w:hanging="360"/>
      </w:pPr>
      <w:rPr>
        <w:rFonts w:ascii="Times New Roman" w:hAnsi="Times New Roman" w:hint="default"/>
      </w:rPr>
    </w:lvl>
    <w:lvl w:ilvl="5" w:tplc="F73C428E" w:tentative="1">
      <w:start w:val="1"/>
      <w:numFmt w:val="bullet"/>
      <w:lvlText w:val="-"/>
      <w:lvlJc w:val="left"/>
      <w:pPr>
        <w:tabs>
          <w:tab w:val="num" w:pos="4320"/>
        </w:tabs>
        <w:ind w:left="4320" w:hanging="360"/>
      </w:pPr>
      <w:rPr>
        <w:rFonts w:ascii="Times New Roman" w:hAnsi="Times New Roman" w:hint="default"/>
      </w:rPr>
    </w:lvl>
    <w:lvl w:ilvl="6" w:tplc="CB78488E" w:tentative="1">
      <w:start w:val="1"/>
      <w:numFmt w:val="bullet"/>
      <w:lvlText w:val="-"/>
      <w:lvlJc w:val="left"/>
      <w:pPr>
        <w:tabs>
          <w:tab w:val="num" w:pos="5040"/>
        </w:tabs>
        <w:ind w:left="5040" w:hanging="360"/>
      </w:pPr>
      <w:rPr>
        <w:rFonts w:ascii="Times New Roman" w:hAnsi="Times New Roman" w:hint="default"/>
      </w:rPr>
    </w:lvl>
    <w:lvl w:ilvl="7" w:tplc="D0D88270" w:tentative="1">
      <w:start w:val="1"/>
      <w:numFmt w:val="bullet"/>
      <w:lvlText w:val="-"/>
      <w:lvlJc w:val="left"/>
      <w:pPr>
        <w:tabs>
          <w:tab w:val="num" w:pos="5760"/>
        </w:tabs>
        <w:ind w:left="5760" w:hanging="360"/>
      </w:pPr>
      <w:rPr>
        <w:rFonts w:ascii="Times New Roman" w:hAnsi="Times New Roman" w:hint="default"/>
      </w:rPr>
    </w:lvl>
    <w:lvl w:ilvl="8" w:tplc="A09635C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9C5151A"/>
    <w:multiLevelType w:val="hybridMultilevel"/>
    <w:tmpl w:val="4D74E27E"/>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7C07D2A"/>
    <w:multiLevelType w:val="hybridMultilevel"/>
    <w:tmpl w:val="5EB8423A"/>
    <w:lvl w:ilvl="0" w:tplc="1D745710">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7" w15:restartNumberingAfterBreak="0">
    <w:nsid w:val="55252BCF"/>
    <w:multiLevelType w:val="hybridMultilevel"/>
    <w:tmpl w:val="C0F8746A"/>
    <w:lvl w:ilvl="0" w:tplc="11320EA2">
      <w:start w:val="3"/>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8" w15:restartNumberingAfterBreak="0">
    <w:nsid w:val="58092142"/>
    <w:multiLevelType w:val="hybridMultilevel"/>
    <w:tmpl w:val="E1E01086"/>
    <w:lvl w:ilvl="0" w:tplc="0FB880D4">
      <w:start w:val="1"/>
      <w:numFmt w:val="lowerLetter"/>
      <w:lvlText w:val="%1)"/>
      <w:lvlJc w:val="left"/>
      <w:pPr>
        <w:ind w:left="2340" w:hanging="360"/>
      </w:pPr>
      <w:rPr>
        <w:rFonts w:hint="default"/>
      </w:rPr>
    </w:lvl>
    <w:lvl w:ilvl="1" w:tplc="10090019" w:tentative="1">
      <w:start w:val="1"/>
      <w:numFmt w:val="lowerLetter"/>
      <w:lvlText w:val="%2."/>
      <w:lvlJc w:val="left"/>
      <w:pPr>
        <w:ind w:left="3060" w:hanging="360"/>
      </w:pPr>
    </w:lvl>
    <w:lvl w:ilvl="2" w:tplc="1009001B" w:tentative="1">
      <w:start w:val="1"/>
      <w:numFmt w:val="lowerRoman"/>
      <w:lvlText w:val="%3."/>
      <w:lvlJc w:val="right"/>
      <w:pPr>
        <w:ind w:left="3780" w:hanging="180"/>
      </w:pPr>
    </w:lvl>
    <w:lvl w:ilvl="3" w:tplc="1009000F" w:tentative="1">
      <w:start w:val="1"/>
      <w:numFmt w:val="decimal"/>
      <w:lvlText w:val="%4."/>
      <w:lvlJc w:val="left"/>
      <w:pPr>
        <w:ind w:left="4500" w:hanging="360"/>
      </w:pPr>
    </w:lvl>
    <w:lvl w:ilvl="4" w:tplc="10090019" w:tentative="1">
      <w:start w:val="1"/>
      <w:numFmt w:val="lowerLetter"/>
      <w:lvlText w:val="%5."/>
      <w:lvlJc w:val="left"/>
      <w:pPr>
        <w:ind w:left="5220" w:hanging="360"/>
      </w:pPr>
    </w:lvl>
    <w:lvl w:ilvl="5" w:tplc="1009001B" w:tentative="1">
      <w:start w:val="1"/>
      <w:numFmt w:val="lowerRoman"/>
      <w:lvlText w:val="%6."/>
      <w:lvlJc w:val="right"/>
      <w:pPr>
        <w:ind w:left="5940" w:hanging="180"/>
      </w:pPr>
    </w:lvl>
    <w:lvl w:ilvl="6" w:tplc="1009000F" w:tentative="1">
      <w:start w:val="1"/>
      <w:numFmt w:val="decimal"/>
      <w:lvlText w:val="%7."/>
      <w:lvlJc w:val="left"/>
      <w:pPr>
        <w:ind w:left="6660" w:hanging="360"/>
      </w:pPr>
    </w:lvl>
    <w:lvl w:ilvl="7" w:tplc="10090019" w:tentative="1">
      <w:start w:val="1"/>
      <w:numFmt w:val="lowerLetter"/>
      <w:lvlText w:val="%8."/>
      <w:lvlJc w:val="left"/>
      <w:pPr>
        <w:ind w:left="7380" w:hanging="360"/>
      </w:pPr>
    </w:lvl>
    <w:lvl w:ilvl="8" w:tplc="1009001B" w:tentative="1">
      <w:start w:val="1"/>
      <w:numFmt w:val="lowerRoman"/>
      <w:lvlText w:val="%9."/>
      <w:lvlJc w:val="right"/>
      <w:pPr>
        <w:ind w:left="8100" w:hanging="180"/>
      </w:pPr>
    </w:lvl>
  </w:abstractNum>
  <w:abstractNum w:abstractNumId="9" w15:restartNumberingAfterBreak="0">
    <w:nsid w:val="6ADB0EFD"/>
    <w:multiLevelType w:val="hybridMultilevel"/>
    <w:tmpl w:val="712ADEEE"/>
    <w:lvl w:ilvl="0" w:tplc="EC6C94EC">
      <w:start w:val="1"/>
      <w:numFmt w:val="bullet"/>
      <w:lvlText w:val="-"/>
      <w:lvlJc w:val="left"/>
      <w:pPr>
        <w:tabs>
          <w:tab w:val="num" w:pos="720"/>
        </w:tabs>
        <w:ind w:left="720" w:hanging="360"/>
      </w:pPr>
      <w:rPr>
        <w:rFonts w:ascii="Times New Roman" w:hAnsi="Times New Roman" w:hint="default"/>
      </w:rPr>
    </w:lvl>
    <w:lvl w:ilvl="1" w:tplc="A37AF39E" w:tentative="1">
      <w:start w:val="1"/>
      <w:numFmt w:val="bullet"/>
      <w:lvlText w:val="-"/>
      <w:lvlJc w:val="left"/>
      <w:pPr>
        <w:tabs>
          <w:tab w:val="num" w:pos="1440"/>
        </w:tabs>
        <w:ind w:left="1440" w:hanging="360"/>
      </w:pPr>
      <w:rPr>
        <w:rFonts w:ascii="Times New Roman" w:hAnsi="Times New Roman" w:hint="default"/>
      </w:rPr>
    </w:lvl>
    <w:lvl w:ilvl="2" w:tplc="A7504076" w:tentative="1">
      <w:start w:val="1"/>
      <w:numFmt w:val="bullet"/>
      <w:lvlText w:val="-"/>
      <w:lvlJc w:val="left"/>
      <w:pPr>
        <w:tabs>
          <w:tab w:val="num" w:pos="2160"/>
        </w:tabs>
        <w:ind w:left="2160" w:hanging="360"/>
      </w:pPr>
      <w:rPr>
        <w:rFonts w:ascii="Times New Roman" w:hAnsi="Times New Roman" w:hint="default"/>
      </w:rPr>
    </w:lvl>
    <w:lvl w:ilvl="3" w:tplc="7D3E2EFA" w:tentative="1">
      <w:start w:val="1"/>
      <w:numFmt w:val="bullet"/>
      <w:lvlText w:val="-"/>
      <w:lvlJc w:val="left"/>
      <w:pPr>
        <w:tabs>
          <w:tab w:val="num" w:pos="2880"/>
        </w:tabs>
        <w:ind w:left="2880" w:hanging="360"/>
      </w:pPr>
      <w:rPr>
        <w:rFonts w:ascii="Times New Roman" w:hAnsi="Times New Roman" w:hint="default"/>
      </w:rPr>
    </w:lvl>
    <w:lvl w:ilvl="4" w:tplc="821E2896" w:tentative="1">
      <w:start w:val="1"/>
      <w:numFmt w:val="bullet"/>
      <w:lvlText w:val="-"/>
      <w:lvlJc w:val="left"/>
      <w:pPr>
        <w:tabs>
          <w:tab w:val="num" w:pos="3600"/>
        </w:tabs>
        <w:ind w:left="3600" w:hanging="360"/>
      </w:pPr>
      <w:rPr>
        <w:rFonts w:ascii="Times New Roman" w:hAnsi="Times New Roman" w:hint="default"/>
      </w:rPr>
    </w:lvl>
    <w:lvl w:ilvl="5" w:tplc="6242E32E" w:tentative="1">
      <w:start w:val="1"/>
      <w:numFmt w:val="bullet"/>
      <w:lvlText w:val="-"/>
      <w:lvlJc w:val="left"/>
      <w:pPr>
        <w:tabs>
          <w:tab w:val="num" w:pos="4320"/>
        </w:tabs>
        <w:ind w:left="4320" w:hanging="360"/>
      </w:pPr>
      <w:rPr>
        <w:rFonts w:ascii="Times New Roman" w:hAnsi="Times New Roman" w:hint="default"/>
      </w:rPr>
    </w:lvl>
    <w:lvl w:ilvl="6" w:tplc="13DC47C6" w:tentative="1">
      <w:start w:val="1"/>
      <w:numFmt w:val="bullet"/>
      <w:lvlText w:val="-"/>
      <w:lvlJc w:val="left"/>
      <w:pPr>
        <w:tabs>
          <w:tab w:val="num" w:pos="5040"/>
        </w:tabs>
        <w:ind w:left="5040" w:hanging="360"/>
      </w:pPr>
      <w:rPr>
        <w:rFonts w:ascii="Times New Roman" w:hAnsi="Times New Roman" w:hint="default"/>
      </w:rPr>
    </w:lvl>
    <w:lvl w:ilvl="7" w:tplc="077470F6" w:tentative="1">
      <w:start w:val="1"/>
      <w:numFmt w:val="bullet"/>
      <w:lvlText w:val="-"/>
      <w:lvlJc w:val="left"/>
      <w:pPr>
        <w:tabs>
          <w:tab w:val="num" w:pos="5760"/>
        </w:tabs>
        <w:ind w:left="5760" w:hanging="360"/>
      </w:pPr>
      <w:rPr>
        <w:rFonts w:ascii="Times New Roman" w:hAnsi="Times New Roman" w:hint="default"/>
      </w:rPr>
    </w:lvl>
    <w:lvl w:ilvl="8" w:tplc="28B621A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EAF6C82"/>
    <w:multiLevelType w:val="hybridMultilevel"/>
    <w:tmpl w:val="2B420F0C"/>
    <w:lvl w:ilvl="0" w:tplc="45089400">
      <w:start w:val="1"/>
      <w:numFmt w:val="upperLetter"/>
      <w:lvlText w:val="%1)"/>
      <w:lvlJc w:val="left"/>
      <w:pPr>
        <w:ind w:left="1960" w:hanging="360"/>
      </w:pPr>
      <w:rPr>
        <w:rFonts w:hint="default"/>
      </w:rPr>
    </w:lvl>
    <w:lvl w:ilvl="1" w:tplc="10090019" w:tentative="1">
      <w:start w:val="1"/>
      <w:numFmt w:val="lowerLetter"/>
      <w:lvlText w:val="%2."/>
      <w:lvlJc w:val="left"/>
      <w:pPr>
        <w:ind w:left="2680" w:hanging="360"/>
      </w:pPr>
    </w:lvl>
    <w:lvl w:ilvl="2" w:tplc="1009001B" w:tentative="1">
      <w:start w:val="1"/>
      <w:numFmt w:val="lowerRoman"/>
      <w:lvlText w:val="%3."/>
      <w:lvlJc w:val="right"/>
      <w:pPr>
        <w:ind w:left="3400" w:hanging="180"/>
      </w:pPr>
    </w:lvl>
    <w:lvl w:ilvl="3" w:tplc="1009000F" w:tentative="1">
      <w:start w:val="1"/>
      <w:numFmt w:val="decimal"/>
      <w:lvlText w:val="%4."/>
      <w:lvlJc w:val="left"/>
      <w:pPr>
        <w:ind w:left="4120" w:hanging="360"/>
      </w:pPr>
    </w:lvl>
    <w:lvl w:ilvl="4" w:tplc="10090019" w:tentative="1">
      <w:start w:val="1"/>
      <w:numFmt w:val="lowerLetter"/>
      <w:lvlText w:val="%5."/>
      <w:lvlJc w:val="left"/>
      <w:pPr>
        <w:ind w:left="4840" w:hanging="360"/>
      </w:pPr>
    </w:lvl>
    <w:lvl w:ilvl="5" w:tplc="1009001B" w:tentative="1">
      <w:start w:val="1"/>
      <w:numFmt w:val="lowerRoman"/>
      <w:lvlText w:val="%6."/>
      <w:lvlJc w:val="right"/>
      <w:pPr>
        <w:ind w:left="5560" w:hanging="180"/>
      </w:pPr>
    </w:lvl>
    <w:lvl w:ilvl="6" w:tplc="1009000F" w:tentative="1">
      <w:start w:val="1"/>
      <w:numFmt w:val="decimal"/>
      <w:lvlText w:val="%7."/>
      <w:lvlJc w:val="left"/>
      <w:pPr>
        <w:ind w:left="6280" w:hanging="360"/>
      </w:pPr>
    </w:lvl>
    <w:lvl w:ilvl="7" w:tplc="10090019" w:tentative="1">
      <w:start w:val="1"/>
      <w:numFmt w:val="lowerLetter"/>
      <w:lvlText w:val="%8."/>
      <w:lvlJc w:val="left"/>
      <w:pPr>
        <w:ind w:left="7000" w:hanging="360"/>
      </w:pPr>
    </w:lvl>
    <w:lvl w:ilvl="8" w:tplc="1009001B" w:tentative="1">
      <w:start w:val="1"/>
      <w:numFmt w:val="lowerRoman"/>
      <w:lvlText w:val="%9."/>
      <w:lvlJc w:val="right"/>
      <w:pPr>
        <w:ind w:left="7720" w:hanging="180"/>
      </w:pPr>
    </w:lvl>
  </w:abstractNum>
  <w:num w:numId="1">
    <w:abstractNumId w:val="5"/>
  </w:num>
  <w:num w:numId="2">
    <w:abstractNumId w:val="3"/>
  </w:num>
  <w:num w:numId="3">
    <w:abstractNumId w:val="8"/>
  </w:num>
  <w:num w:numId="4">
    <w:abstractNumId w:val="2"/>
  </w:num>
  <w:num w:numId="5">
    <w:abstractNumId w:val="6"/>
  </w:num>
  <w:num w:numId="6">
    <w:abstractNumId w:val="10"/>
  </w:num>
  <w:num w:numId="7">
    <w:abstractNumId w:val="1"/>
  </w:num>
  <w:num w:numId="8">
    <w:abstractNumId w:val="0"/>
  </w:num>
  <w:num w:numId="9">
    <w:abstractNumId w:val="7"/>
  </w:num>
  <w:num w:numId="10">
    <w:abstractNumId w:val="4"/>
  </w:num>
  <w:num w:numId="1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ao Ju">
    <w15:presenceInfo w15:providerId="Windows Live" w15:userId="7717b17647b9cf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02F"/>
    <w:rsid w:val="00000885"/>
    <w:rsid w:val="000036F0"/>
    <w:rsid w:val="0000459E"/>
    <w:rsid w:val="000073CE"/>
    <w:rsid w:val="0001042D"/>
    <w:rsid w:val="00011B80"/>
    <w:rsid w:val="00011F36"/>
    <w:rsid w:val="000178E3"/>
    <w:rsid w:val="00021EB7"/>
    <w:rsid w:val="000305C0"/>
    <w:rsid w:val="00030A3E"/>
    <w:rsid w:val="000342B8"/>
    <w:rsid w:val="00036947"/>
    <w:rsid w:val="00041B1F"/>
    <w:rsid w:val="00042385"/>
    <w:rsid w:val="00047424"/>
    <w:rsid w:val="00047F8E"/>
    <w:rsid w:val="000505FB"/>
    <w:rsid w:val="00053BDA"/>
    <w:rsid w:val="00054AD6"/>
    <w:rsid w:val="00054C48"/>
    <w:rsid w:val="00054E30"/>
    <w:rsid w:val="000567C0"/>
    <w:rsid w:val="00061C5F"/>
    <w:rsid w:val="00063200"/>
    <w:rsid w:val="00063D88"/>
    <w:rsid w:val="00067F21"/>
    <w:rsid w:val="000706C8"/>
    <w:rsid w:val="00070701"/>
    <w:rsid w:val="00072B1A"/>
    <w:rsid w:val="0007375E"/>
    <w:rsid w:val="00073977"/>
    <w:rsid w:val="00074A7B"/>
    <w:rsid w:val="00074BF7"/>
    <w:rsid w:val="00075A97"/>
    <w:rsid w:val="00077939"/>
    <w:rsid w:val="00077C70"/>
    <w:rsid w:val="00083A79"/>
    <w:rsid w:val="000909EC"/>
    <w:rsid w:val="00091B33"/>
    <w:rsid w:val="000924EA"/>
    <w:rsid w:val="00092C1A"/>
    <w:rsid w:val="00094FBE"/>
    <w:rsid w:val="000A2DAD"/>
    <w:rsid w:val="000A61E5"/>
    <w:rsid w:val="000B3B96"/>
    <w:rsid w:val="000B516E"/>
    <w:rsid w:val="000B648A"/>
    <w:rsid w:val="000B6812"/>
    <w:rsid w:val="000C0088"/>
    <w:rsid w:val="000C0256"/>
    <w:rsid w:val="000C027A"/>
    <w:rsid w:val="000C1CDE"/>
    <w:rsid w:val="000C3041"/>
    <w:rsid w:val="000C32D6"/>
    <w:rsid w:val="000C3EB9"/>
    <w:rsid w:val="000D0966"/>
    <w:rsid w:val="000D28F9"/>
    <w:rsid w:val="000D4240"/>
    <w:rsid w:val="000D7459"/>
    <w:rsid w:val="000E01B0"/>
    <w:rsid w:val="000E205B"/>
    <w:rsid w:val="000E3488"/>
    <w:rsid w:val="000E36F7"/>
    <w:rsid w:val="000E5328"/>
    <w:rsid w:val="000E6047"/>
    <w:rsid w:val="000E734D"/>
    <w:rsid w:val="000E7E15"/>
    <w:rsid w:val="000F24F3"/>
    <w:rsid w:val="000F6B4C"/>
    <w:rsid w:val="00102FCD"/>
    <w:rsid w:val="00104379"/>
    <w:rsid w:val="00106306"/>
    <w:rsid w:val="001073FE"/>
    <w:rsid w:val="00113E49"/>
    <w:rsid w:val="0011419D"/>
    <w:rsid w:val="001161DA"/>
    <w:rsid w:val="001205DE"/>
    <w:rsid w:val="00120D8D"/>
    <w:rsid w:val="001240C0"/>
    <w:rsid w:val="001267A8"/>
    <w:rsid w:val="001302B7"/>
    <w:rsid w:val="00130D29"/>
    <w:rsid w:val="00132659"/>
    <w:rsid w:val="0013473D"/>
    <w:rsid w:val="00137068"/>
    <w:rsid w:val="001370EC"/>
    <w:rsid w:val="00141DB5"/>
    <w:rsid w:val="0014402B"/>
    <w:rsid w:val="001447DE"/>
    <w:rsid w:val="0014563D"/>
    <w:rsid w:val="00147680"/>
    <w:rsid w:val="00152B56"/>
    <w:rsid w:val="00161191"/>
    <w:rsid w:val="00163887"/>
    <w:rsid w:val="001677A5"/>
    <w:rsid w:val="00176F7A"/>
    <w:rsid w:val="0019383A"/>
    <w:rsid w:val="00197E5E"/>
    <w:rsid w:val="001A4D1B"/>
    <w:rsid w:val="001A58B1"/>
    <w:rsid w:val="001A5DA9"/>
    <w:rsid w:val="001A5F77"/>
    <w:rsid w:val="001B38A4"/>
    <w:rsid w:val="001B3A1D"/>
    <w:rsid w:val="001B69BA"/>
    <w:rsid w:val="001B69EF"/>
    <w:rsid w:val="001B71A6"/>
    <w:rsid w:val="001C205D"/>
    <w:rsid w:val="001C73FC"/>
    <w:rsid w:val="001D04DA"/>
    <w:rsid w:val="001E0422"/>
    <w:rsid w:val="001E163D"/>
    <w:rsid w:val="001E7A91"/>
    <w:rsid w:val="001E7DED"/>
    <w:rsid w:val="001F3132"/>
    <w:rsid w:val="001F5628"/>
    <w:rsid w:val="001F5AE4"/>
    <w:rsid w:val="00200260"/>
    <w:rsid w:val="00202884"/>
    <w:rsid w:val="00205063"/>
    <w:rsid w:val="00212BB4"/>
    <w:rsid w:val="0021443D"/>
    <w:rsid w:val="002200E2"/>
    <w:rsid w:val="00223756"/>
    <w:rsid w:val="0022525A"/>
    <w:rsid w:val="00233B16"/>
    <w:rsid w:val="00234FF4"/>
    <w:rsid w:val="00237D79"/>
    <w:rsid w:val="00241C60"/>
    <w:rsid w:val="00244825"/>
    <w:rsid w:val="002456CD"/>
    <w:rsid w:val="00250EEE"/>
    <w:rsid w:val="00251C98"/>
    <w:rsid w:val="0025434B"/>
    <w:rsid w:val="002546BD"/>
    <w:rsid w:val="00264AE8"/>
    <w:rsid w:val="00265A37"/>
    <w:rsid w:val="00265B35"/>
    <w:rsid w:val="00266940"/>
    <w:rsid w:val="0027018E"/>
    <w:rsid w:val="0027189F"/>
    <w:rsid w:val="002724B2"/>
    <w:rsid w:val="0027440E"/>
    <w:rsid w:val="00274CFF"/>
    <w:rsid w:val="002768D0"/>
    <w:rsid w:val="00277035"/>
    <w:rsid w:val="00282155"/>
    <w:rsid w:val="0028258E"/>
    <w:rsid w:val="00283905"/>
    <w:rsid w:val="00284C3A"/>
    <w:rsid w:val="002856C6"/>
    <w:rsid w:val="0028788C"/>
    <w:rsid w:val="00287CA9"/>
    <w:rsid w:val="002910EF"/>
    <w:rsid w:val="002911ED"/>
    <w:rsid w:val="00293141"/>
    <w:rsid w:val="00293FB3"/>
    <w:rsid w:val="00295A40"/>
    <w:rsid w:val="00296281"/>
    <w:rsid w:val="0029799A"/>
    <w:rsid w:val="002A4728"/>
    <w:rsid w:val="002B071C"/>
    <w:rsid w:val="002B1965"/>
    <w:rsid w:val="002B239A"/>
    <w:rsid w:val="002B2861"/>
    <w:rsid w:val="002C1082"/>
    <w:rsid w:val="002C5AB3"/>
    <w:rsid w:val="002D2A60"/>
    <w:rsid w:val="002D2B2B"/>
    <w:rsid w:val="002E1095"/>
    <w:rsid w:val="002E33A8"/>
    <w:rsid w:val="002E616B"/>
    <w:rsid w:val="002F0881"/>
    <w:rsid w:val="002F406C"/>
    <w:rsid w:val="002F5DC4"/>
    <w:rsid w:val="002F6763"/>
    <w:rsid w:val="00300838"/>
    <w:rsid w:val="00302932"/>
    <w:rsid w:val="0030731D"/>
    <w:rsid w:val="00307BB2"/>
    <w:rsid w:val="00312EF2"/>
    <w:rsid w:val="00313528"/>
    <w:rsid w:val="00315B71"/>
    <w:rsid w:val="00320313"/>
    <w:rsid w:val="00320F1A"/>
    <w:rsid w:val="00322FE4"/>
    <w:rsid w:val="003254C8"/>
    <w:rsid w:val="0032647D"/>
    <w:rsid w:val="0032672E"/>
    <w:rsid w:val="00326A02"/>
    <w:rsid w:val="00326D7A"/>
    <w:rsid w:val="00332124"/>
    <w:rsid w:val="00332160"/>
    <w:rsid w:val="00333964"/>
    <w:rsid w:val="00336F25"/>
    <w:rsid w:val="003414B6"/>
    <w:rsid w:val="00345F67"/>
    <w:rsid w:val="00346556"/>
    <w:rsid w:val="003528B2"/>
    <w:rsid w:val="003549EA"/>
    <w:rsid w:val="0035587F"/>
    <w:rsid w:val="00355A6A"/>
    <w:rsid w:val="00356CF1"/>
    <w:rsid w:val="003570DE"/>
    <w:rsid w:val="003608DF"/>
    <w:rsid w:val="00362443"/>
    <w:rsid w:val="00362582"/>
    <w:rsid w:val="003708A8"/>
    <w:rsid w:val="003710A8"/>
    <w:rsid w:val="00375838"/>
    <w:rsid w:val="00377890"/>
    <w:rsid w:val="00377C89"/>
    <w:rsid w:val="00380AFD"/>
    <w:rsid w:val="0038326F"/>
    <w:rsid w:val="0038755D"/>
    <w:rsid w:val="00387AEE"/>
    <w:rsid w:val="003A26EB"/>
    <w:rsid w:val="003A540C"/>
    <w:rsid w:val="003A60FB"/>
    <w:rsid w:val="003A7DA2"/>
    <w:rsid w:val="003B0824"/>
    <w:rsid w:val="003C0080"/>
    <w:rsid w:val="003C2F07"/>
    <w:rsid w:val="003C417E"/>
    <w:rsid w:val="003D0165"/>
    <w:rsid w:val="003D19DB"/>
    <w:rsid w:val="003D588D"/>
    <w:rsid w:val="003D5F3D"/>
    <w:rsid w:val="003E0995"/>
    <w:rsid w:val="003E3A09"/>
    <w:rsid w:val="003E7278"/>
    <w:rsid w:val="003E7AFC"/>
    <w:rsid w:val="003F587E"/>
    <w:rsid w:val="0040373D"/>
    <w:rsid w:val="00405513"/>
    <w:rsid w:val="00406D8A"/>
    <w:rsid w:val="00410780"/>
    <w:rsid w:val="00413A9E"/>
    <w:rsid w:val="00414453"/>
    <w:rsid w:val="0041559C"/>
    <w:rsid w:val="00420AE9"/>
    <w:rsid w:val="00423D98"/>
    <w:rsid w:val="00423F39"/>
    <w:rsid w:val="00426EF1"/>
    <w:rsid w:val="00430AB2"/>
    <w:rsid w:val="00435BC4"/>
    <w:rsid w:val="00436C68"/>
    <w:rsid w:val="004425EB"/>
    <w:rsid w:val="00444101"/>
    <w:rsid w:val="00452E8C"/>
    <w:rsid w:val="00454EFA"/>
    <w:rsid w:val="00460AF7"/>
    <w:rsid w:val="004613A1"/>
    <w:rsid w:val="0046485F"/>
    <w:rsid w:val="004666F5"/>
    <w:rsid w:val="00466E50"/>
    <w:rsid w:val="0047130A"/>
    <w:rsid w:val="00472DD0"/>
    <w:rsid w:val="00473980"/>
    <w:rsid w:val="004800EE"/>
    <w:rsid w:val="004814C0"/>
    <w:rsid w:val="0048373A"/>
    <w:rsid w:val="00483C60"/>
    <w:rsid w:val="00485FB1"/>
    <w:rsid w:val="0049319A"/>
    <w:rsid w:val="00494274"/>
    <w:rsid w:val="00496847"/>
    <w:rsid w:val="0049705A"/>
    <w:rsid w:val="0049739E"/>
    <w:rsid w:val="004A35B3"/>
    <w:rsid w:val="004B5D34"/>
    <w:rsid w:val="004C2E07"/>
    <w:rsid w:val="004C49F4"/>
    <w:rsid w:val="004C670A"/>
    <w:rsid w:val="004C7CCF"/>
    <w:rsid w:val="004D3E0B"/>
    <w:rsid w:val="004E08A4"/>
    <w:rsid w:val="004E0C2F"/>
    <w:rsid w:val="004E68B7"/>
    <w:rsid w:val="004F4EBE"/>
    <w:rsid w:val="005003DA"/>
    <w:rsid w:val="005018B7"/>
    <w:rsid w:val="0050241C"/>
    <w:rsid w:val="00503120"/>
    <w:rsid w:val="005039DA"/>
    <w:rsid w:val="00505201"/>
    <w:rsid w:val="00511F07"/>
    <w:rsid w:val="00512FA8"/>
    <w:rsid w:val="00513B8F"/>
    <w:rsid w:val="00514672"/>
    <w:rsid w:val="00515AA1"/>
    <w:rsid w:val="00520620"/>
    <w:rsid w:val="005213CD"/>
    <w:rsid w:val="00526696"/>
    <w:rsid w:val="0052724C"/>
    <w:rsid w:val="0052755B"/>
    <w:rsid w:val="005335E8"/>
    <w:rsid w:val="0053505A"/>
    <w:rsid w:val="00535B89"/>
    <w:rsid w:val="00535C22"/>
    <w:rsid w:val="0053684E"/>
    <w:rsid w:val="00540238"/>
    <w:rsid w:val="0054153F"/>
    <w:rsid w:val="0054200C"/>
    <w:rsid w:val="00542E79"/>
    <w:rsid w:val="005436F1"/>
    <w:rsid w:val="0054470E"/>
    <w:rsid w:val="0054582F"/>
    <w:rsid w:val="005479AA"/>
    <w:rsid w:val="00547DD3"/>
    <w:rsid w:val="00554913"/>
    <w:rsid w:val="00555B79"/>
    <w:rsid w:val="00555D97"/>
    <w:rsid w:val="00556508"/>
    <w:rsid w:val="00557838"/>
    <w:rsid w:val="00561DEC"/>
    <w:rsid w:val="00564FF2"/>
    <w:rsid w:val="00567540"/>
    <w:rsid w:val="005675D3"/>
    <w:rsid w:val="005702B7"/>
    <w:rsid w:val="00572B96"/>
    <w:rsid w:val="0057430B"/>
    <w:rsid w:val="005821B1"/>
    <w:rsid w:val="0058437A"/>
    <w:rsid w:val="00585027"/>
    <w:rsid w:val="00590057"/>
    <w:rsid w:val="005901C8"/>
    <w:rsid w:val="00591C32"/>
    <w:rsid w:val="00596BF5"/>
    <w:rsid w:val="00597760"/>
    <w:rsid w:val="005A2278"/>
    <w:rsid w:val="005A3401"/>
    <w:rsid w:val="005A57BB"/>
    <w:rsid w:val="005A694C"/>
    <w:rsid w:val="005A73AD"/>
    <w:rsid w:val="005A76D6"/>
    <w:rsid w:val="005B7DED"/>
    <w:rsid w:val="005C1808"/>
    <w:rsid w:val="005C19A9"/>
    <w:rsid w:val="005C214B"/>
    <w:rsid w:val="005C2381"/>
    <w:rsid w:val="005C449D"/>
    <w:rsid w:val="005C48E9"/>
    <w:rsid w:val="005C689F"/>
    <w:rsid w:val="005C6925"/>
    <w:rsid w:val="005C69D9"/>
    <w:rsid w:val="005C716C"/>
    <w:rsid w:val="005C7410"/>
    <w:rsid w:val="005D0A58"/>
    <w:rsid w:val="005D4696"/>
    <w:rsid w:val="005D5A42"/>
    <w:rsid w:val="005D7268"/>
    <w:rsid w:val="005D7369"/>
    <w:rsid w:val="005E2179"/>
    <w:rsid w:val="005E2F6F"/>
    <w:rsid w:val="005E3731"/>
    <w:rsid w:val="005E3EDA"/>
    <w:rsid w:val="005E456D"/>
    <w:rsid w:val="005E62E6"/>
    <w:rsid w:val="005F45DC"/>
    <w:rsid w:val="005F6D5D"/>
    <w:rsid w:val="005F72DD"/>
    <w:rsid w:val="00601342"/>
    <w:rsid w:val="00601598"/>
    <w:rsid w:val="006024B5"/>
    <w:rsid w:val="00605AE6"/>
    <w:rsid w:val="006063CD"/>
    <w:rsid w:val="00606690"/>
    <w:rsid w:val="00607BE2"/>
    <w:rsid w:val="00607C8F"/>
    <w:rsid w:val="006103AB"/>
    <w:rsid w:val="00611847"/>
    <w:rsid w:val="006146E5"/>
    <w:rsid w:val="00615166"/>
    <w:rsid w:val="006159CD"/>
    <w:rsid w:val="0061622E"/>
    <w:rsid w:val="0061675C"/>
    <w:rsid w:val="006167DA"/>
    <w:rsid w:val="00620160"/>
    <w:rsid w:val="00622317"/>
    <w:rsid w:val="00626DA3"/>
    <w:rsid w:val="006277FE"/>
    <w:rsid w:val="00627AB4"/>
    <w:rsid w:val="00636501"/>
    <w:rsid w:val="006402F6"/>
    <w:rsid w:val="00640BB7"/>
    <w:rsid w:val="00643DF9"/>
    <w:rsid w:val="006453B8"/>
    <w:rsid w:val="00647262"/>
    <w:rsid w:val="0064750A"/>
    <w:rsid w:val="006524B1"/>
    <w:rsid w:val="00652C75"/>
    <w:rsid w:val="00654AB3"/>
    <w:rsid w:val="006642C7"/>
    <w:rsid w:val="00666174"/>
    <w:rsid w:val="00667C2A"/>
    <w:rsid w:val="00677695"/>
    <w:rsid w:val="0068060F"/>
    <w:rsid w:val="00682093"/>
    <w:rsid w:val="00683A83"/>
    <w:rsid w:val="006906F2"/>
    <w:rsid w:val="00693A9E"/>
    <w:rsid w:val="00695074"/>
    <w:rsid w:val="00696FD6"/>
    <w:rsid w:val="006A0637"/>
    <w:rsid w:val="006A730B"/>
    <w:rsid w:val="006A76FB"/>
    <w:rsid w:val="006B3B98"/>
    <w:rsid w:val="006B4D92"/>
    <w:rsid w:val="006B665A"/>
    <w:rsid w:val="006C4DE2"/>
    <w:rsid w:val="006C63A5"/>
    <w:rsid w:val="006D28F1"/>
    <w:rsid w:val="006D5080"/>
    <w:rsid w:val="006D5130"/>
    <w:rsid w:val="006E0980"/>
    <w:rsid w:val="006E1403"/>
    <w:rsid w:val="006E1B37"/>
    <w:rsid w:val="006E2A64"/>
    <w:rsid w:val="006E496A"/>
    <w:rsid w:val="006E4EEB"/>
    <w:rsid w:val="006F02E2"/>
    <w:rsid w:val="006F4436"/>
    <w:rsid w:val="0070009D"/>
    <w:rsid w:val="0070335D"/>
    <w:rsid w:val="00703B89"/>
    <w:rsid w:val="00710EBD"/>
    <w:rsid w:val="00711854"/>
    <w:rsid w:val="007120DD"/>
    <w:rsid w:val="007128CC"/>
    <w:rsid w:val="00716665"/>
    <w:rsid w:val="007168C1"/>
    <w:rsid w:val="007243AB"/>
    <w:rsid w:val="00726577"/>
    <w:rsid w:val="00730752"/>
    <w:rsid w:val="00733834"/>
    <w:rsid w:val="00734F2A"/>
    <w:rsid w:val="0073676E"/>
    <w:rsid w:val="00741714"/>
    <w:rsid w:val="007420F9"/>
    <w:rsid w:val="007440E9"/>
    <w:rsid w:val="007452E0"/>
    <w:rsid w:val="007623D6"/>
    <w:rsid w:val="00774267"/>
    <w:rsid w:val="00774550"/>
    <w:rsid w:val="007805E4"/>
    <w:rsid w:val="007824D5"/>
    <w:rsid w:val="007841A3"/>
    <w:rsid w:val="00784808"/>
    <w:rsid w:val="0078508A"/>
    <w:rsid w:val="00786352"/>
    <w:rsid w:val="00787B07"/>
    <w:rsid w:val="00791EA4"/>
    <w:rsid w:val="00796929"/>
    <w:rsid w:val="00796A10"/>
    <w:rsid w:val="007A3380"/>
    <w:rsid w:val="007A4109"/>
    <w:rsid w:val="007A57C8"/>
    <w:rsid w:val="007A62F6"/>
    <w:rsid w:val="007A705D"/>
    <w:rsid w:val="007B3A34"/>
    <w:rsid w:val="007B6887"/>
    <w:rsid w:val="007B7818"/>
    <w:rsid w:val="007D25D3"/>
    <w:rsid w:val="007D3468"/>
    <w:rsid w:val="007D3911"/>
    <w:rsid w:val="007D4316"/>
    <w:rsid w:val="007D44E8"/>
    <w:rsid w:val="007D6B97"/>
    <w:rsid w:val="007E04F8"/>
    <w:rsid w:val="007E3977"/>
    <w:rsid w:val="007E43BA"/>
    <w:rsid w:val="007E6C2D"/>
    <w:rsid w:val="007F059A"/>
    <w:rsid w:val="007F3A2F"/>
    <w:rsid w:val="007F4110"/>
    <w:rsid w:val="007F515D"/>
    <w:rsid w:val="007F63F6"/>
    <w:rsid w:val="007F6771"/>
    <w:rsid w:val="00801427"/>
    <w:rsid w:val="0080159F"/>
    <w:rsid w:val="0080348E"/>
    <w:rsid w:val="00807E8E"/>
    <w:rsid w:val="00811D82"/>
    <w:rsid w:val="00812F77"/>
    <w:rsid w:val="00813114"/>
    <w:rsid w:val="00820466"/>
    <w:rsid w:val="00822056"/>
    <w:rsid w:val="0082211E"/>
    <w:rsid w:val="0082347B"/>
    <w:rsid w:val="00824C3F"/>
    <w:rsid w:val="00825872"/>
    <w:rsid w:val="008300DF"/>
    <w:rsid w:val="00830CE2"/>
    <w:rsid w:val="0083106C"/>
    <w:rsid w:val="008313A6"/>
    <w:rsid w:val="00831FE6"/>
    <w:rsid w:val="008344F0"/>
    <w:rsid w:val="00834766"/>
    <w:rsid w:val="008349A0"/>
    <w:rsid w:val="00836866"/>
    <w:rsid w:val="00837DF5"/>
    <w:rsid w:val="0084192B"/>
    <w:rsid w:val="0084695E"/>
    <w:rsid w:val="00847DC3"/>
    <w:rsid w:val="008533B1"/>
    <w:rsid w:val="00856875"/>
    <w:rsid w:val="00865B25"/>
    <w:rsid w:val="008662EF"/>
    <w:rsid w:val="00871F52"/>
    <w:rsid w:val="00873F5F"/>
    <w:rsid w:val="00874BA7"/>
    <w:rsid w:val="00876B6E"/>
    <w:rsid w:val="00882CAA"/>
    <w:rsid w:val="008845A0"/>
    <w:rsid w:val="0088501D"/>
    <w:rsid w:val="008852FF"/>
    <w:rsid w:val="00891602"/>
    <w:rsid w:val="00893388"/>
    <w:rsid w:val="00893996"/>
    <w:rsid w:val="00895241"/>
    <w:rsid w:val="0089774A"/>
    <w:rsid w:val="008A1C9A"/>
    <w:rsid w:val="008A216A"/>
    <w:rsid w:val="008A4057"/>
    <w:rsid w:val="008A4DB3"/>
    <w:rsid w:val="008A771B"/>
    <w:rsid w:val="008B2BE4"/>
    <w:rsid w:val="008B4208"/>
    <w:rsid w:val="008B4C67"/>
    <w:rsid w:val="008B63B5"/>
    <w:rsid w:val="008B6F1F"/>
    <w:rsid w:val="008B781E"/>
    <w:rsid w:val="008C0BE5"/>
    <w:rsid w:val="008C0FC7"/>
    <w:rsid w:val="008C560F"/>
    <w:rsid w:val="008C56A8"/>
    <w:rsid w:val="008C7496"/>
    <w:rsid w:val="008D1201"/>
    <w:rsid w:val="008D19D0"/>
    <w:rsid w:val="008D4497"/>
    <w:rsid w:val="008E19A2"/>
    <w:rsid w:val="008E6FEA"/>
    <w:rsid w:val="008E791C"/>
    <w:rsid w:val="008F241F"/>
    <w:rsid w:val="0090093C"/>
    <w:rsid w:val="009036AB"/>
    <w:rsid w:val="00903758"/>
    <w:rsid w:val="009055A4"/>
    <w:rsid w:val="0090691B"/>
    <w:rsid w:val="009112AB"/>
    <w:rsid w:val="00915BEC"/>
    <w:rsid w:val="009174AE"/>
    <w:rsid w:val="00926906"/>
    <w:rsid w:val="009327C2"/>
    <w:rsid w:val="00935639"/>
    <w:rsid w:val="009359C4"/>
    <w:rsid w:val="00935CEF"/>
    <w:rsid w:val="009364D4"/>
    <w:rsid w:val="00941518"/>
    <w:rsid w:val="009416D9"/>
    <w:rsid w:val="00945002"/>
    <w:rsid w:val="00947DC8"/>
    <w:rsid w:val="00951801"/>
    <w:rsid w:val="009565DD"/>
    <w:rsid w:val="00956771"/>
    <w:rsid w:val="00963DD3"/>
    <w:rsid w:val="00965BD7"/>
    <w:rsid w:val="00967B19"/>
    <w:rsid w:val="009739FE"/>
    <w:rsid w:val="009744CB"/>
    <w:rsid w:val="00974982"/>
    <w:rsid w:val="0098204E"/>
    <w:rsid w:val="0098247E"/>
    <w:rsid w:val="009827E0"/>
    <w:rsid w:val="00982C0E"/>
    <w:rsid w:val="00984F2E"/>
    <w:rsid w:val="0099055A"/>
    <w:rsid w:val="009928CB"/>
    <w:rsid w:val="00997477"/>
    <w:rsid w:val="009A1A5F"/>
    <w:rsid w:val="009A34AC"/>
    <w:rsid w:val="009A501C"/>
    <w:rsid w:val="009A6CCD"/>
    <w:rsid w:val="009A716B"/>
    <w:rsid w:val="009B03C2"/>
    <w:rsid w:val="009B34E8"/>
    <w:rsid w:val="009B37F1"/>
    <w:rsid w:val="009B5B67"/>
    <w:rsid w:val="009C1EC6"/>
    <w:rsid w:val="009C5732"/>
    <w:rsid w:val="009C7549"/>
    <w:rsid w:val="009C7B52"/>
    <w:rsid w:val="009D27A5"/>
    <w:rsid w:val="009E204C"/>
    <w:rsid w:val="009E6155"/>
    <w:rsid w:val="009E6FAE"/>
    <w:rsid w:val="009F159A"/>
    <w:rsid w:val="009F33E8"/>
    <w:rsid w:val="009F4F2A"/>
    <w:rsid w:val="009F56F5"/>
    <w:rsid w:val="009F75EB"/>
    <w:rsid w:val="00A0387E"/>
    <w:rsid w:val="00A06874"/>
    <w:rsid w:val="00A06C9D"/>
    <w:rsid w:val="00A1158F"/>
    <w:rsid w:val="00A1232C"/>
    <w:rsid w:val="00A14899"/>
    <w:rsid w:val="00A14CD0"/>
    <w:rsid w:val="00A17CB8"/>
    <w:rsid w:val="00A2216F"/>
    <w:rsid w:val="00A229E2"/>
    <w:rsid w:val="00A27E66"/>
    <w:rsid w:val="00A3157F"/>
    <w:rsid w:val="00A3203F"/>
    <w:rsid w:val="00A33F76"/>
    <w:rsid w:val="00A35EC4"/>
    <w:rsid w:val="00A36E1F"/>
    <w:rsid w:val="00A41F44"/>
    <w:rsid w:val="00A4309B"/>
    <w:rsid w:val="00A441B7"/>
    <w:rsid w:val="00A45F32"/>
    <w:rsid w:val="00A510EE"/>
    <w:rsid w:val="00A55577"/>
    <w:rsid w:val="00A57F0B"/>
    <w:rsid w:val="00A63F8C"/>
    <w:rsid w:val="00A6406E"/>
    <w:rsid w:val="00A642E9"/>
    <w:rsid w:val="00A71851"/>
    <w:rsid w:val="00A73CDB"/>
    <w:rsid w:val="00A7702F"/>
    <w:rsid w:val="00A77B3F"/>
    <w:rsid w:val="00A83798"/>
    <w:rsid w:val="00A84F67"/>
    <w:rsid w:val="00A85729"/>
    <w:rsid w:val="00A85E7C"/>
    <w:rsid w:val="00A917B3"/>
    <w:rsid w:val="00A91CAE"/>
    <w:rsid w:val="00A92A4C"/>
    <w:rsid w:val="00A936F3"/>
    <w:rsid w:val="00A93A9E"/>
    <w:rsid w:val="00A94EF3"/>
    <w:rsid w:val="00A95834"/>
    <w:rsid w:val="00AA1CBE"/>
    <w:rsid w:val="00AA38B7"/>
    <w:rsid w:val="00AA43E7"/>
    <w:rsid w:val="00AA53B8"/>
    <w:rsid w:val="00AA5721"/>
    <w:rsid w:val="00AB303F"/>
    <w:rsid w:val="00AC004D"/>
    <w:rsid w:val="00AC180D"/>
    <w:rsid w:val="00AC1F4C"/>
    <w:rsid w:val="00AC2B60"/>
    <w:rsid w:val="00AC3832"/>
    <w:rsid w:val="00AC4805"/>
    <w:rsid w:val="00AC573F"/>
    <w:rsid w:val="00AC5E22"/>
    <w:rsid w:val="00AC694D"/>
    <w:rsid w:val="00AD1D13"/>
    <w:rsid w:val="00AD599E"/>
    <w:rsid w:val="00AD5D2D"/>
    <w:rsid w:val="00AD5D59"/>
    <w:rsid w:val="00AD72E4"/>
    <w:rsid w:val="00AD73A5"/>
    <w:rsid w:val="00AD7F2B"/>
    <w:rsid w:val="00AE37A2"/>
    <w:rsid w:val="00AE429A"/>
    <w:rsid w:val="00AE48F0"/>
    <w:rsid w:val="00AF0D45"/>
    <w:rsid w:val="00AF41BF"/>
    <w:rsid w:val="00B00F42"/>
    <w:rsid w:val="00B01BF0"/>
    <w:rsid w:val="00B10BD1"/>
    <w:rsid w:val="00B111A4"/>
    <w:rsid w:val="00B11A4E"/>
    <w:rsid w:val="00B11AC2"/>
    <w:rsid w:val="00B11B2B"/>
    <w:rsid w:val="00B131A3"/>
    <w:rsid w:val="00B142C9"/>
    <w:rsid w:val="00B15F41"/>
    <w:rsid w:val="00B1675E"/>
    <w:rsid w:val="00B227F3"/>
    <w:rsid w:val="00B2751E"/>
    <w:rsid w:val="00B2774C"/>
    <w:rsid w:val="00B32246"/>
    <w:rsid w:val="00B329C3"/>
    <w:rsid w:val="00B33870"/>
    <w:rsid w:val="00B33D9D"/>
    <w:rsid w:val="00B3647D"/>
    <w:rsid w:val="00B37DA1"/>
    <w:rsid w:val="00B405EB"/>
    <w:rsid w:val="00B423C2"/>
    <w:rsid w:val="00B42B17"/>
    <w:rsid w:val="00B4765F"/>
    <w:rsid w:val="00B5283B"/>
    <w:rsid w:val="00B573AA"/>
    <w:rsid w:val="00B5772B"/>
    <w:rsid w:val="00B61015"/>
    <w:rsid w:val="00B64438"/>
    <w:rsid w:val="00B653DB"/>
    <w:rsid w:val="00B70057"/>
    <w:rsid w:val="00B7022B"/>
    <w:rsid w:val="00B716FC"/>
    <w:rsid w:val="00B7546A"/>
    <w:rsid w:val="00B75869"/>
    <w:rsid w:val="00B77BB7"/>
    <w:rsid w:val="00B81515"/>
    <w:rsid w:val="00B87C44"/>
    <w:rsid w:val="00B87CCA"/>
    <w:rsid w:val="00B90016"/>
    <w:rsid w:val="00B920CE"/>
    <w:rsid w:val="00B94745"/>
    <w:rsid w:val="00B96D16"/>
    <w:rsid w:val="00B96FE2"/>
    <w:rsid w:val="00BA071D"/>
    <w:rsid w:val="00BA18BC"/>
    <w:rsid w:val="00BA3C26"/>
    <w:rsid w:val="00BA3DD1"/>
    <w:rsid w:val="00BA5DF9"/>
    <w:rsid w:val="00BA5F15"/>
    <w:rsid w:val="00BA7332"/>
    <w:rsid w:val="00BA767F"/>
    <w:rsid w:val="00BB20D1"/>
    <w:rsid w:val="00BB3490"/>
    <w:rsid w:val="00BB7476"/>
    <w:rsid w:val="00BC0BA1"/>
    <w:rsid w:val="00BC1D7A"/>
    <w:rsid w:val="00BC26AF"/>
    <w:rsid w:val="00BC540E"/>
    <w:rsid w:val="00BD08BC"/>
    <w:rsid w:val="00BD167E"/>
    <w:rsid w:val="00BD360A"/>
    <w:rsid w:val="00BD42F9"/>
    <w:rsid w:val="00BE0A61"/>
    <w:rsid w:val="00BE131C"/>
    <w:rsid w:val="00BE69E3"/>
    <w:rsid w:val="00BE71B7"/>
    <w:rsid w:val="00BF0DBF"/>
    <w:rsid w:val="00BF4AD4"/>
    <w:rsid w:val="00BF5DCE"/>
    <w:rsid w:val="00BF79FA"/>
    <w:rsid w:val="00C02187"/>
    <w:rsid w:val="00C0219F"/>
    <w:rsid w:val="00C04253"/>
    <w:rsid w:val="00C04E9E"/>
    <w:rsid w:val="00C10771"/>
    <w:rsid w:val="00C11160"/>
    <w:rsid w:val="00C11CD0"/>
    <w:rsid w:val="00C11D77"/>
    <w:rsid w:val="00C133F8"/>
    <w:rsid w:val="00C133FB"/>
    <w:rsid w:val="00C1469E"/>
    <w:rsid w:val="00C17808"/>
    <w:rsid w:val="00C204A2"/>
    <w:rsid w:val="00C279AF"/>
    <w:rsid w:val="00C335B1"/>
    <w:rsid w:val="00C36DAB"/>
    <w:rsid w:val="00C41447"/>
    <w:rsid w:val="00C425B0"/>
    <w:rsid w:val="00C42C3B"/>
    <w:rsid w:val="00C50400"/>
    <w:rsid w:val="00C50B4C"/>
    <w:rsid w:val="00C547D0"/>
    <w:rsid w:val="00C54F9E"/>
    <w:rsid w:val="00C56294"/>
    <w:rsid w:val="00C56434"/>
    <w:rsid w:val="00C579B3"/>
    <w:rsid w:val="00C6414F"/>
    <w:rsid w:val="00C7032D"/>
    <w:rsid w:val="00C73DCC"/>
    <w:rsid w:val="00C7547C"/>
    <w:rsid w:val="00C761DA"/>
    <w:rsid w:val="00C7706B"/>
    <w:rsid w:val="00C849AA"/>
    <w:rsid w:val="00C87986"/>
    <w:rsid w:val="00C92070"/>
    <w:rsid w:val="00C954FA"/>
    <w:rsid w:val="00C960A2"/>
    <w:rsid w:val="00C97AA9"/>
    <w:rsid w:val="00CA064E"/>
    <w:rsid w:val="00CA2FC1"/>
    <w:rsid w:val="00CA62B3"/>
    <w:rsid w:val="00CB052A"/>
    <w:rsid w:val="00CB363C"/>
    <w:rsid w:val="00CB3862"/>
    <w:rsid w:val="00CC0E3B"/>
    <w:rsid w:val="00CC5459"/>
    <w:rsid w:val="00CC5D34"/>
    <w:rsid w:val="00CC6181"/>
    <w:rsid w:val="00CC670C"/>
    <w:rsid w:val="00CC6C48"/>
    <w:rsid w:val="00CD3C5E"/>
    <w:rsid w:val="00CD6DB2"/>
    <w:rsid w:val="00CD74C0"/>
    <w:rsid w:val="00CE28B7"/>
    <w:rsid w:val="00CE4CBB"/>
    <w:rsid w:val="00CE6249"/>
    <w:rsid w:val="00CE7BEF"/>
    <w:rsid w:val="00CF1A88"/>
    <w:rsid w:val="00CF1E43"/>
    <w:rsid w:val="00CF2E5D"/>
    <w:rsid w:val="00CF3B3C"/>
    <w:rsid w:val="00CF7A61"/>
    <w:rsid w:val="00D02580"/>
    <w:rsid w:val="00D026E9"/>
    <w:rsid w:val="00D070CD"/>
    <w:rsid w:val="00D1572C"/>
    <w:rsid w:val="00D22A6B"/>
    <w:rsid w:val="00D238BF"/>
    <w:rsid w:val="00D2416A"/>
    <w:rsid w:val="00D269C7"/>
    <w:rsid w:val="00D307EC"/>
    <w:rsid w:val="00D30DDF"/>
    <w:rsid w:val="00D334A5"/>
    <w:rsid w:val="00D34DC6"/>
    <w:rsid w:val="00D3520B"/>
    <w:rsid w:val="00D3779F"/>
    <w:rsid w:val="00D4025A"/>
    <w:rsid w:val="00D41DA1"/>
    <w:rsid w:val="00D453E3"/>
    <w:rsid w:val="00D471E8"/>
    <w:rsid w:val="00D47A55"/>
    <w:rsid w:val="00D5025C"/>
    <w:rsid w:val="00D550E0"/>
    <w:rsid w:val="00D61DB2"/>
    <w:rsid w:val="00D64301"/>
    <w:rsid w:val="00D646BF"/>
    <w:rsid w:val="00D66EEC"/>
    <w:rsid w:val="00D701E1"/>
    <w:rsid w:val="00D70563"/>
    <w:rsid w:val="00D71E1E"/>
    <w:rsid w:val="00D74541"/>
    <w:rsid w:val="00D80754"/>
    <w:rsid w:val="00D81243"/>
    <w:rsid w:val="00D83262"/>
    <w:rsid w:val="00D83AA4"/>
    <w:rsid w:val="00D83B8B"/>
    <w:rsid w:val="00D84560"/>
    <w:rsid w:val="00D84D85"/>
    <w:rsid w:val="00D84D88"/>
    <w:rsid w:val="00D87B69"/>
    <w:rsid w:val="00D902AA"/>
    <w:rsid w:val="00D930C1"/>
    <w:rsid w:val="00D93FD4"/>
    <w:rsid w:val="00D95C07"/>
    <w:rsid w:val="00DA2B6E"/>
    <w:rsid w:val="00DB0774"/>
    <w:rsid w:val="00DB30A7"/>
    <w:rsid w:val="00DB4E98"/>
    <w:rsid w:val="00DB65DA"/>
    <w:rsid w:val="00DC040C"/>
    <w:rsid w:val="00DC7833"/>
    <w:rsid w:val="00DC78D2"/>
    <w:rsid w:val="00DD7003"/>
    <w:rsid w:val="00DE27C6"/>
    <w:rsid w:val="00DE3044"/>
    <w:rsid w:val="00DE391F"/>
    <w:rsid w:val="00DE6462"/>
    <w:rsid w:val="00DF5A95"/>
    <w:rsid w:val="00DF6346"/>
    <w:rsid w:val="00E01C70"/>
    <w:rsid w:val="00E12A8C"/>
    <w:rsid w:val="00E149BF"/>
    <w:rsid w:val="00E1666B"/>
    <w:rsid w:val="00E20105"/>
    <w:rsid w:val="00E218DE"/>
    <w:rsid w:val="00E21E0E"/>
    <w:rsid w:val="00E2233C"/>
    <w:rsid w:val="00E24A89"/>
    <w:rsid w:val="00E25343"/>
    <w:rsid w:val="00E260C9"/>
    <w:rsid w:val="00E27210"/>
    <w:rsid w:val="00E35ABA"/>
    <w:rsid w:val="00E35F97"/>
    <w:rsid w:val="00E4443C"/>
    <w:rsid w:val="00E537FF"/>
    <w:rsid w:val="00E53CEC"/>
    <w:rsid w:val="00E54BBD"/>
    <w:rsid w:val="00E551BE"/>
    <w:rsid w:val="00E56878"/>
    <w:rsid w:val="00E56B51"/>
    <w:rsid w:val="00E56EED"/>
    <w:rsid w:val="00E62DD9"/>
    <w:rsid w:val="00E677EF"/>
    <w:rsid w:val="00E67D5D"/>
    <w:rsid w:val="00E71E66"/>
    <w:rsid w:val="00E7296E"/>
    <w:rsid w:val="00E73233"/>
    <w:rsid w:val="00E771EF"/>
    <w:rsid w:val="00E826D5"/>
    <w:rsid w:val="00E82FA1"/>
    <w:rsid w:val="00E846E1"/>
    <w:rsid w:val="00E85656"/>
    <w:rsid w:val="00E860B7"/>
    <w:rsid w:val="00E8648B"/>
    <w:rsid w:val="00E871E9"/>
    <w:rsid w:val="00E908AB"/>
    <w:rsid w:val="00E91B91"/>
    <w:rsid w:val="00E9391B"/>
    <w:rsid w:val="00E94A97"/>
    <w:rsid w:val="00E96E95"/>
    <w:rsid w:val="00E971D2"/>
    <w:rsid w:val="00EA437C"/>
    <w:rsid w:val="00EA70A5"/>
    <w:rsid w:val="00EB0C5D"/>
    <w:rsid w:val="00EB534E"/>
    <w:rsid w:val="00EB6F06"/>
    <w:rsid w:val="00EC0C6D"/>
    <w:rsid w:val="00EC2BD6"/>
    <w:rsid w:val="00EC35FE"/>
    <w:rsid w:val="00EC5149"/>
    <w:rsid w:val="00EC5FC1"/>
    <w:rsid w:val="00EC686F"/>
    <w:rsid w:val="00EC68EE"/>
    <w:rsid w:val="00ED6FC8"/>
    <w:rsid w:val="00EE047F"/>
    <w:rsid w:val="00EE24C5"/>
    <w:rsid w:val="00EE3AC0"/>
    <w:rsid w:val="00EE5EB5"/>
    <w:rsid w:val="00EF21EF"/>
    <w:rsid w:val="00EF5FA0"/>
    <w:rsid w:val="00EF7208"/>
    <w:rsid w:val="00EF7AA0"/>
    <w:rsid w:val="00F023CB"/>
    <w:rsid w:val="00F030B9"/>
    <w:rsid w:val="00F03129"/>
    <w:rsid w:val="00F03C15"/>
    <w:rsid w:val="00F03CE4"/>
    <w:rsid w:val="00F04299"/>
    <w:rsid w:val="00F05B55"/>
    <w:rsid w:val="00F12FDD"/>
    <w:rsid w:val="00F130C6"/>
    <w:rsid w:val="00F1389B"/>
    <w:rsid w:val="00F23C6A"/>
    <w:rsid w:val="00F275F9"/>
    <w:rsid w:val="00F3054D"/>
    <w:rsid w:val="00F31EB0"/>
    <w:rsid w:val="00F350C9"/>
    <w:rsid w:val="00F40A7B"/>
    <w:rsid w:val="00F43AC9"/>
    <w:rsid w:val="00F43B6D"/>
    <w:rsid w:val="00F46660"/>
    <w:rsid w:val="00F4681B"/>
    <w:rsid w:val="00F5137D"/>
    <w:rsid w:val="00F51448"/>
    <w:rsid w:val="00F540D8"/>
    <w:rsid w:val="00F554FD"/>
    <w:rsid w:val="00F55903"/>
    <w:rsid w:val="00F56F36"/>
    <w:rsid w:val="00F63210"/>
    <w:rsid w:val="00F65636"/>
    <w:rsid w:val="00F66083"/>
    <w:rsid w:val="00F71C50"/>
    <w:rsid w:val="00F7406F"/>
    <w:rsid w:val="00F75CF7"/>
    <w:rsid w:val="00F763C8"/>
    <w:rsid w:val="00F77D10"/>
    <w:rsid w:val="00F808BD"/>
    <w:rsid w:val="00F81A42"/>
    <w:rsid w:val="00F82108"/>
    <w:rsid w:val="00F87272"/>
    <w:rsid w:val="00F95226"/>
    <w:rsid w:val="00F96294"/>
    <w:rsid w:val="00F96C84"/>
    <w:rsid w:val="00F97BEB"/>
    <w:rsid w:val="00FA0D90"/>
    <w:rsid w:val="00FA148E"/>
    <w:rsid w:val="00FA158A"/>
    <w:rsid w:val="00FA3A0E"/>
    <w:rsid w:val="00FA445E"/>
    <w:rsid w:val="00FB0364"/>
    <w:rsid w:val="00FB0A01"/>
    <w:rsid w:val="00FB2971"/>
    <w:rsid w:val="00FB67DB"/>
    <w:rsid w:val="00FB6987"/>
    <w:rsid w:val="00FB6FF3"/>
    <w:rsid w:val="00FB73E3"/>
    <w:rsid w:val="00FC1400"/>
    <w:rsid w:val="00FC1413"/>
    <w:rsid w:val="00FC6A2E"/>
    <w:rsid w:val="00FC7BDC"/>
    <w:rsid w:val="00FC7E72"/>
    <w:rsid w:val="00FD0025"/>
    <w:rsid w:val="00FD150F"/>
    <w:rsid w:val="00FD3D54"/>
    <w:rsid w:val="00FD6A3D"/>
    <w:rsid w:val="00FD7947"/>
    <w:rsid w:val="00FF3516"/>
    <w:rsid w:val="00FF61BA"/>
    <w:rsid w:val="00FF627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6A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74C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F72DD"/>
    <w:pPr>
      <w:keepNext/>
      <w:keepLines/>
      <w:spacing w:before="40" w:after="0"/>
      <w:outlineLvl w:val="1"/>
    </w:pPr>
    <w:rPr>
      <w:rFonts w:asciiTheme="majorHAnsi" w:eastAsiaTheme="majorEastAsia" w:hAnsiTheme="majorHAnsi" w:cstheme="majorBidi"/>
      <w:color w:val="2F5496" w:themeColor="accent1" w:themeShade="BF"/>
      <w:sz w:val="26"/>
      <w:szCs w:val="26"/>
      <w:lang w:val="fr-CA" w:eastAsia="en-US"/>
    </w:rPr>
  </w:style>
  <w:style w:type="paragraph" w:styleId="Titre3">
    <w:name w:val="heading 3"/>
    <w:basedOn w:val="Normal"/>
    <w:next w:val="Normal"/>
    <w:link w:val="Titre3Car"/>
    <w:uiPriority w:val="9"/>
    <w:semiHidden/>
    <w:unhideWhenUsed/>
    <w:qFormat/>
    <w:rsid w:val="009F75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F72DD"/>
    <w:rPr>
      <w:rFonts w:asciiTheme="majorHAnsi" w:eastAsiaTheme="majorEastAsia" w:hAnsiTheme="majorHAnsi" w:cstheme="majorBidi"/>
      <w:color w:val="2F5496" w:themeColor="accent1" w:themeShade="BF"/>
      <w:sz w:val="26"/>
      <w:szCs w:val="26"/>
      <w:lang w:val="fr-CA" w:eastAsia="en-US"/>
    </w:rPr>
  </w:style>
  <w:style w:type="paragraph" w:styleId="Paragraphedeliste">
    <w:name w:val="List Paragraph"/>
    <w:basedOn w:val="Normal"/>
    <w:link w:val="ParagraphedelisteCar"/>
    <w:uiPriority w:val="34"/>
    <w:qFormat/>
    <w:rsid w:val="005F72DD"/>
    <w:pPr>
      <w:ind w:left="720"/>
      <w:contextualSpacing/>
    </w:pPr>
    <w:rPr>
      <w:rFonts w:eastAsiaTheme="minorHAnsi"/>
      <w:lang w:val="fr-CA" w:eastAsia="en-US"/>
    </w:rPr>
  </w:style>
  <w:style w:type="character" w:customStyle="1" w:styleId="ParagraphedelisteCar">
    <w:name w:val="Paragraphe de liste Car"/>
    <w:basedOn w:val="Policepardfaut"/>
    <w:link w:val="Paragraphedeliste"/>
    <w:uiPriority w:val="34"/>
    <w:rsid w:val="005F72DD"/>
    <w:rPr>
      <w:rFonts w:eastAsiaTheme="minorHAnsi"/>
      <w:lang w:val="fr-CA" w:eastAsia="en-US"/>
    </w:rPr>
  </w:style>
  <w:style w:type="table" w:styleId="Grilledutableau">
    <w:name w:val="Table Grid"/>
    <w:basedOn w:val="TableauNormal"/>
    <w:uiPriority w:val="39"/>
    <w:rsid w:val="005E2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5E2F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edebulles">
    <w:name w:val="Balloon Text"/>
    <w:basedOn w:val="Normal"/>
    <w:link w:val="TextedebullesCar"/>
    <w:uiPriority w:val="99"/>
    <w:semiHidden/>
    <w:unhideWhenUsed/>
    <w:rsid w:val="005E2F6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E2F6F"/>
    <w:rPr>
      <w:rFonts w:ascii="Segoe UI" w:hAnsi="Segoe UI" w:cs="Segoe UI"/>
      <w:sz w:val="18"/>
      <w:szCs w:val="18"/>
    </w:rPr>
  </w:style>
  <w:style w:type="character" w:styleId="Numrodeligne">
    <w:name w:val="line number"/>
    <w:basedOn w:val="Policepardfaut"/>
    <w:uiPriority w:val="99"/>
    <w:semiHidden/>
    <w:unhideWhenUsed/>
    <w:rsid w:val="00601342"/>
  </w:style>
  <w:style w:type="character" w:styleId="Marquedecommentaire">
    <w:name w:val="annotation reference"/>
    <w:basedOn w:val="Policepardfaut"/>
    <w:uiPriority w:val="99"/>
    <w:semiHidden/>
    <w:unhideWhenUsed/>
    <w:rsid w:val="00B5283B"/>
    <w:rPr>
      <w:sz w:val="16"/>
      <w:szCs w:val="16"/>
    </w:rPr>
  </w:style>
  <w:style w:type="paragraph" w:styleId="Commentaire">
    <w:name w:val="annotation text"/>
    <w:basedOn w:val="Normal"/>
    <w:link w:val="CommentaireCar"/>
    <w:uiPriority w:val="99"/>
    <w:semiHidden/>
    <w:unhideWhenUsed/>
    <w:rsid w:val="00B5283B"/>
    <w:pPr>
      <w:spacing w:line="240" w:lineRule="auto"/>
    </w:pPr>
    <w:rPr>
      <w:sz w:val="20"/>
      <w:szCs w:val="20"/>
    </w:rPr>
  </w:style>
  <w:style w:type="character" w:customStyle="1" w:styleId="CommentaireCar">
    <w:name w:val="Commentaire Car"/>
    <w:basedOn w:val="Policepardfaut"/>
    <w:link w:val="Commentaire"/>
    <w:uiPriority w:val="99"/>
    <w:semiHidden/>
    <w:rsid w:val="00B5283B"/>
    <w:rPr>
      <w:sz w:val="20"/>
      <w:szCs w:val="20"/>
    </w:rPr>
  </w:style>
  <w:style w:type="paragraph" w:styleId="Objetducommentaire">
    <w:name w:val="annotation subject"/>
    <w:basedOn w:val="Commentaire"/>
    <w:next w:val="Commentaire"/>
    <w:link w:val="ObjetducommentaireCar"/>
    <w:uiPriority w:val="99"/>
    <w:semiHidden/>
    <w:unhideWhenUsed/>
    <w:rsid w:val="00B5283B"/>
    <w:rPr>
      <w:b/>
      <w:bCs/>
    </w:rPr>
  </w:style>
  <w:style w:type="character" w:customStyle="1" w:styleId="ObjetducommentaireCar">
    <w:name w:val="Objet du commentaire Car"/>
    <w:basedOn w:val="CommentaireCar"/>
    <w:link w:val="Objetducommentaire"/>
    <w:uiPriority w:val="99"/>
    <w:semiHidden/>
    <w:rsid w:val="00B5283B"/>
    <w:rPr>
      <w:b/>
      <w:bCs/>
      <w:sz w:val="20"/>
      <w:szCs w:val="20"/>
    </w:rPr>
  </w:style>
  <w:style w:type="paragraph" w:styleId="Rvision">
    <w:name w:val="Revision"/>
    <w:hidden/>
    <w:uiPriority w:val="99"/>
    <w:semiHidden/>
    <w:rsid w:val="007D4316"/>
    <w:pPr>
      <w:spacing w:after="0" w:line="240" w:lineRule="auto"/>
    </w:pPr>
  </w:style>
  <w:style w:type="character" w:styleId="Lienhypertexte">
    <w:name w:val="Hyperlink"/>
    <w:basedOn w:val="Policepardfaut"/>
    <w:uiPriority w:val="99"/>
    <w:unhideWhenUsed/>
    <w:rsid w:val="00C04253"/>
    <w:rPr>
      <w:color w:val="0000FF"/>
      <w:u w:val="single"/>
    </w:rPr>
  </w:style>
  <w:style w:type="paragraph" w:styleId="En-tte">
    <w:name w:val="header"/>
    <w:basedOn w:val="Normal"/>
    <w:link w:val="En-tteCar"/>
    <w:uiPriority w:val="99"/>
    <w:unhideWhenUsed/>
    <w:rsid w:val="002F6763"/>
    <w:pPr>
      <w:tabs>
        <w:tab w:val="center" w:pos="4680"/>
        <w:tab w:val="right" w:pos="9360"/>
      </w:tabs>
      <w:spacing w:after="0" w:line="240" w:lineRule="auto"/>
    </w:pPr>
  </w:style>
  <w:style w:type="character" w:customStyle="1" w:styleId="En-tteCar">
    <w:name w:val="En-tête Car"/>
    <w:basedOn w:val="Policepardfaut"/>
    <w:link w:val="En-tte"/>
    <w:uiPriority w:val="99"/>
    <w:rsid w:val="002F6763"/>
  </w:style>
  <w:style w:type="paragraph" w:styleId="Pieddepage">
    <w:name w:val="footer"/>
    <w:basedOn w:val="Normal"/>
    <w:link w:val="PieddepageCar"/>
    <w:uiPriority w:val="99"/>
    <w:unhideWhenUsed/>
    <w:rsid w:val="002F676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F6763"/>
  </w:style>
  <w:style w:type="character" w:customStyle="1" w:styleId="Titre1Car">
    <w:name w:val="Titre 1 Car"/>
    <w:basedOn w:val="Policepardfaut"/>
    <w:link w:val="Titre1"/>
    <w:uiPriority w:val="9"/>
    <w:rsid w:val="00274CFF"/>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Policepardfaut"/>
    <w:uiPriority w:val="99"/>
    <w:semiHidden/>
    <w:unhideWhenUsed/>
    <w:rsid w:val="0068060F"/>
    <w:rPr>
      <w:color w:val="808080"/>
      <w:shd w:val="clear" w:color="auto" w:fill="E6E6E6"/>
    </w:rPr>
  </w:style>
  <w:style w:type="character" w:customStyle="1" w:styleId="Titre3Car">
    <w:name w:val="Titre 3 Car"/>
    <w:basedOn w:val="Policepardfaut"/>
    <w:link w:val="Titre3"/>
    <w:uiPriority w:val="9"/>
    <w:semiHidden/>
    <w:rsid w:val="009F75E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272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Policepardfaut"/>
    <w:uiPriority w:val="99"/>
    <w:semiHidden/>
    <w:unhideWhenUsed/>
    <w:rsid w:val="006B4D92"/>
    <w:rPr>
      <w:color w:val="605E5C"/>
      <w:shd w:val="clear" w:color="auto" w:fill="E1DFDD"/>
    </w:rPr>
  </w:style>
  <w:style w:type="character" w:styleId="Accentuation">
    <w:name w:val="Emphasis"/>
    <w:basedOn w:val="Policepardfaut"/>
    <w:uiPriority w:val="20"/>
    <w:qFormat/>
    <w:rsid w:val="00BA18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9177">
      <w:bodyDiv w:val="1"/>
      <w:marLeft w:val="0"/>
      <w:marRight w:val="0"/>
      <w:marTop w:val="0"/>
      <w:marBottom w:val="0"/>
      <w:divBdr>
        <w:top w:val="none" w:sz="0" w:space="0" w:color="auto"/>
        <w:left w:val="none" w:sz="0" w:space="0" w:color="auto"/>
        <w:bottom w:val="none" w:sz="0" w:space="0" w:color="auto"/>
        <w:right w:val="none" w:sz="0" w:space="0" w:color="auto"/>
      </w:divBdr>
      <w:divsChild>
        <w:div w:id="230579947">
          <w:marLeft w:val="0"/>
          <w:marRight w:val="0"/>
          <w:marTop w:val="0"/>
          <w:marBottom w:val="0"/>
          <w:divBdr>
            <w:top w:val="none" w:sz="0" w:space="0" w:color="auto"/>
            <w:left w:val="none" w:sz="0" w:space="0" w:color="auto"/>
            <w:bottom w:val="none" w:sz="0" w:space="0" w:color="auto"/>
            <w:right w:val="none" w:sz="0" w:space="0" w:color="auto"/>
          </w:divBdr>
          <w:divsChild>
            <w:div w:id="10590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263">
      <w:bodyDiv w:val="1"/>
      <w:marLeft w:val="0"/>
      <w:marRight w:val="0"/>
      <w:marTop w:val="0"/>
      <w:marBottom w:val="0"/>
      <w:divBdr>
        <w:top w:val="none" w:sz="0" w:space="0" w:color="auto"/>
        <w:left w:val="none" w:sz="0" w:space="0" w:color="auto"/>
        <w:bottom w:val="none" w:sz="0" w:space="0" w:color="auto"/>
        <w:right w:val="none" w:sz="0" w:space="0" w:color="auto"/>
      </w:divBdr>
      <w:divsChild>
        <w:div w:id="316541125">
          <w:marLeft w:val="0"/>
          <w:marRight w:val="0"/>
          <w:marTop w:val="0"/>
          <w:marBottom w:val="0"/>
          <w:divBdr>
            <w:top w:val="none" w:sz="0" w:space="0" w:color="auto"/>
            <w:left w:val="none" w:sz="0" w:space="0" w:color="auto"/>
            <w:bottom w:val="none" w:sz="0" w:space="0" w:color="auto"/>
            <w:right w:val="none" w:sz="0" w:space="0" w:color="auto"/>
          </w:divBdr>
          <w:divsChild>
            <w:div w:id="1574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423">
      <w:bodyDiv w:val="1"/>
      <w:marLeft w:val="0"/>
      <w:marRight w:val="0"/>
      <w:marTop w:val="0"/>
      <w:marBottom w:val="0"/>
      <w:divBdr>
        <w:top w:val="none" w:sz="0" w:space="0" w:color="auto"/>
        <w:left w:val="none" w:sz="0" w:space="0" w:color="auto"/>
        <w:bottom w:val="none" w:sz="0" w:space="0" w:color="auto"/>
        <w:right w:val="none" w:sz="0" w:space="0" w:color="auto"/>
      </w:divBdr>
      <w:divsChild>
        <w:div w:id="1336375912">
          <w:marLeft w:val="0"/>
          <w:marRight w:val="0"/>
          <w:marTop w:val="0"/>
          <w:marBottom w:val="0"/>
          <w:divBdr>
            <w:top w:val="none" w:sz="0" w:space="0" w:color="auto"/>
            <w:left w:val="none" w:sz="0" w:space="0" w:color="auto"/>
            <w:bottom w:val="none" w:sz="0" w:space="0" w:color="auto"/>
            <w:right w:val="none" w:sz="0" w:space="0" w:color="auto"/>
          </w:divBdr>
          <w:divsChild>
            <w:div w:id="19154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5812">
      <w:bodyDiv w:val="1"/>
      <w:marLeft w:val="0"/>
      <w:marRight w:val="0"/>
      <w:marTop w:val="0"/>
      <w:marBottom w:val="0"/>
      <w:divBdr>
        <w:top w:val="none" w:sz="0" w:space="0" w:color="auto"/>
        <w:left w:val="none" w:sz="0" w:space="0" w:color="auto"/>
        <w:bottom w:val="none" w:sz="0" w:space="0" w:color="auto"/>
        <w:right w:val="none" w:sz="0" w:space="0" w:color="auto"/>
      </w:divBdr>
    </w:div>
    <w:div w:id="100609602">
      <w:bodyDiv w:val="1"/>
      <w:marLeft w:val="0"/>
      <w:marRight w:val="0"/>
      <w:marTop w:val="0"/>
      <w:marBottom w:val="0"/>
      <w:divBdr>
        <w:top w:val="none" w:sz="0" w:space="0" w:color="auto"/>
        <w:left w:val="none" w:sz="0" w:space="0" w:color="auto"/>
        <w:bottom w:val="none" w:sz="0" w:space="0" w:color="auto"/>
        <w:right w:val="none" w:sz="0" w:space="0" w:color="auto"/>
      </w:divBdr>
      <w:divsChild>
        <w:div w:id="2032605899">
          <w:marLeft w:val="547"/>
          <w:marRight w:val="0"/>
          <w:marTop w:val="0"/>
          <w:marBottom w:val="0"/>
          <w:divBdr>
            <w:top w:val="none" w:sz="0" w:space="0" w:color="auto"/>
            <w:left w:val="none" w:sz="0" w:space="0" w:color="auto"/>
            <w:bottom w:val="none" w:sz="0" w:space="0" w:color="auto"/>
            <w:right w:val="none" w:sz="0" w:space="0" w:color="auto"/>
          </w:divBdr>
        </w:div>
        <w:div w:id="744302548">
          <w:marLeft w:val="547"/>
          <w:marRight w:val="0"/>
          <w:marTop w:val="0"/>
          <w:marBottom w:val="0"/>
          <w:divBdr>
            <w:top w:val="none" w:sz="0" w:space="0" w:color="auto"/>
            <w:left w:val="none" w:sz="0" w:space="0" w:color="auto"/>
            <w:bottom w:val="none" w:sz="0" w:space="0" w:color="auto"/>
            <w:right w:val="none" w:sz="0" w:space="0" w:color="auto"/>
          </w:divBdr>
        </w:div>
        <w:div w:id="1376194401">
          <w:marLeft w:val="547"/>
          <w:marRight w:val="0"/>
          <w:marTop w:val="0"/>
          <w:marBottom w:val="0"/>
          <w:divBdr>
            <w:top w:val="none" w:sz="0" w:space="0" w:color="auto"/>
            <w:left w:val="none" w:sz="0" w:space="0" w:color="auto"/>
            <w:bottom w:val="none" w:sz="0" w:space="0" w:color="auto"/>
            <w:right w:val="none" w:sz="0" w:space="0" w:color="auto"/>
          </w:divBdr>
        </w:div>
      </w:divsChild>
    </w:div>
    <w:div w:id="154691685">
      <w:bodyDiv w:val="1"/>
      <w:marLeft w:val="0"/>
      <w:marRight w:val="0"/>
      <w:marTop w:val="0"/>
      <w:marBottom w:val="0"/>
      <w:divBdr>
        <w:top w:val="none" w:sz="0" w:space="0" w:color="auto"/>
        <w:left w:val="none" w:sz="0" w:space="0" w:color="auto"/>
        <w:bottom w:val="none" w:sz="0" w:space="0" w:color="auto"/>
        <w:right w:val="none" w:sz="0" w:space="0" w:color="auto"/>
      </w:divBdr>
    </w:div>
    <w:div w:id="202522002">
      <w:bodyDiv w:val="1"/>
      <w:marLeft w:val="0"/>
      <w:marRight w:val="0"/>
      <w:marTop w:val="0"/>
      <w:marBottom w:val="0"/>
      <w:divBdr>
        <w:top w:val="none" w:sz="0" w:space="0" w:color="auto"/>
        <w:left w:val="none" w:sz="0" w:space="0" w:color="auto"/>
        <w:bottom w:val="none" w:sz="0" w:space="0" w:color="auto"/>
        <w:right w:val="none" w:sz="0" w:space="0" w:color="auto"/>
      </w:divBdr>
    </w:div>
    <w:div w:id="248927762">
      <w:bodyDiv w:val="1"/>
      <w:marLeft w:val="0"/>
      <w:marRight w:val="0"/>
      <w:marTop w:val="0"/>
      <w:marBottom w:val="0"/>
      <w:divBdr>
        <w:top w:val="none" w:sz="0" w:space="0" w:color="auto"/>
        <w:left w:val="none" w:sz="0" w:space="0" w:color="auto"/>
        <w:bottom w:val="none" w:sz="0" w:space="0" w:color="auto"/>
        <w:right w:val="none" w:sz="0" w:space="0" w:color="auto"/>
      </w:divBdr>
    </w:div>
    <w:div w:id="371197732">
      <w:bodyDiv w:val="1"/>
      <w:marLeft w:val="0"/>
      <w:marRight w:val="0"/>
      <w:marTop w:val="0"/>
      <w:marBottom w:val="0"/>
      <w:divBdr>
        <w:top w:val="none" w:sz="0" w:space="0" w:color="auto"/>
        <w:left w:val="none" w:sz="0" w:space="0" w:color="auto"/>
        <w:bottom w:val="none" w:sz="0" w:space="0" w:color="auto"/>
        <w:right w:val="none" w:sz="0" w:space="0" w:color="auto"/>
      </w:divBdr>
      <w:divsChild>
        <w:div w:id="1777020985">
          <w:marLeft w:val="0"/>
          <w:marRight w:val="0"/>
          <w:marTop w:val="0"/>
          <w:marBottom w:val="0"/>
          <w:divBdr>
            <w:top w:val="none" w:sz="0" w:space="0" w:color="auto"/>
            <w:left w:val="none" w:sz="0" w:space="0" w:color="auto"/>
            <w:bottom w:val="none" w:sz="0" w:space="0" w:color="auto"/>
            <w:right w:val="none" w:sz="0" w:space="0" w:color="auto"/>
          </w:divBdr>
          <w:divsChild>
            <w:div w:id="17276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0106">
      <w:bodyDiv w:val="1"/>
      <w:marLeft w:val="0"/>
      <w:marRight w:val="0"/>
      <w:marTop w:val="0"/>
      <w:marBottom w:val="0"/>
      <w:divBdr>
        <w:top w:val="none" w:sz="0" w:space="0" w:color="auto"/>
        <w:left w:val="none" w:sz="0" w:space="0" w:color="auto"/>
        <w:bottom w:val="none" w:sz="0" w:space="0" w:color="auto"/>
        <w:right w:val="none" w:sz="0" w:space="0" w:color="auto"/>
      </w:divBdr>
      <w:divsChild>
        <w:div w:id="1268809370">
          <w:marLeft w:val="547"/>
          <w:marRight w:val="0"/>
          <w:marTop w:val="0"/>
          <w:marBottom w:val="0"/>
          <w:divBdr>
            <w:top w:val="none" w:sz="0" w:space="0" w:color="auto"/>
            <w:left w:val="none" w:sz="0" w:space="0" w:color="auto"/>
            <w:bottom w:val="none" w:sz="0" w:space="0" w:color="auto"/>
            <w:right w:val="none" w:sz="0" w:space="0" w:color="auto"/>
          </w:divBdr>
        </w:div>
        <w:div w:id="1037972869">
          <w:marLeft w:val="547"/>
          <w:marRight w:val="0"/>
          <w:marTop w:val="0"/>
          <w:marBottom w:val="0"/>
          <w:divBdr>
            <w:top w:val="none" w:sz="0" w:space="0" w:color="auto"/>
            <w:left w:val="none" w:sz="0" w:space="0" w:color="auto"/>
            <w:bottom w:val="none" w:sz="0" w:space="0" w:color="auto"/>
            <w:right w:val="none" w:sz="0" w:space="0" w:color="auto"/>
          </w:divBdr>
        </w:div>
        <w:div w:id="745617746">
          <w:marLeft w:val="547"/>
          <w:marRight w:val="0"/>
          <w:marTop w:val="0"/>
          <w:marBottom w:val="0"/>
          <w:divBdr>
            <w:top w:val="none" w:sz="0" w:space="0" w:color="auto"/>
            <w:left w:val="none" w:sz="0" w:space="0" w:color="auto"/>
            <w:bottom w:val="none" w:sz="0" w:space="0" w:color="auto"/>
            <w:right w:val="none" w:sz="0" w:space="0" w:color="auto"/>
          </w:divBdr>
        </w:div>
      </w:divsChild>
    </w:div>
    <w:div w:id="404765359">
      <w:bodyDiv w:val="1"/>
      <w:marLeft w:val="0"/>
      <w:marRight w:val="0"/>
      <w:marTop w:val="0"/>
      <w:marBottom w:val="0"/>
      <w:divBdr>
        <w:top w:val="none" w:sz="0" w:space="0" w:color="auto"/>
        <w:left w:val="none" w:sz="0" w:space="0" w:color="auto"/>
        <w:bottom w:val="none" w:sz="0" w:space="0" w:color="auto"/>
        <w:right w:val="none" w:sz="0" w:space="0" w:color="auto"/>
      </w:divBdr>
    </w:div>
    <w:div w:id="412238417">
      <w:bodyDiv w:val="1"/>
      <w:marLeft w:val="0"/>
      <w:marRight w:val="0"/>
      <w:marTop w:val="0"/>
      <w:marBottom w:val="0"/>
      <w:divBdr>
        <w:top w:val="none" w:sz="0" w:space="0" w:color="auto"/>
        <w:left w:val="none" w:sz="0" w:space="0" w:color="auto"/>
        <w:bottom w:val="none" w:sz="0" w:space="0" w:color="auto"/>
        <w:right w:val="none" w:sz="0" w:space="0" w:color="auto"/>
      </w:divBdr>
    </w:div>
    <w:div w:id="423303144">
      <w:bodyDiv w:val="1"/>
      <w:marLeft w:val="0"/>
      <w:marRight w:val="0"/>
      <w:marTop w:val="0"/>
      <w:marBottom w:val="0"/>
      <w:divBdr>
        <w:top w:val="none" w:sz="0" w:space="0" w:color="auto"/>
        <w:left w:val="none" w:sz="0" w:space="0" w:color="auto"/>
        <w:bottom w:val="none" w:sz="0" w:space="0" w:color="auto"/>
        <w:right w:val="none" w:sz="0" w:space="0" w:color="auto"/>
      </w:divBdr>
      <w:divsChild>
        <w:div w:id="1012416030">
          <w:marLeft w:val="0"/>
          <w:marRight w:val="0"/>
          <w:marTop w:val="0"/>
          <w:marBottom w:val="0"/>
          <w:divBdr>
            <w:top w:val="none" w:sz="0" w:space="0" w:color="auto"/>
            <w:left w:val="none" w:sz="0" w:space="0" w:color="auto"/>
            <w:bottom w:val="none" w:sz="0" w:space="0" w:color="auto"/>
            <w:right w:val="none" w:sz="0" w:space="0" w:color="auto"/>
          </w:divBdr>
          <w:divsChild>
            <w:div w:id="21163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18656">
      <w:bodyDiv w:val="1"/>
      <w:marLeft w:val="0"/>
      <w:marRight w:val="0"/>
      <w:marTop w:val="0"/>
      <w:marBottom w:val="0"/>
      <w:divBdr>
        <w:top w:val="none" w:sz="0" w:space="0" w:color="auto"/>
        <w:left w:val="none" w:sz="0" w:space="0" w:color="auto"/>
        <w:bottom w:val="none" w:sz="0" w:space="0" w:color="auto"/>
        <w:right w:val="none" w:sz="0" w:space="0" w:color="auto"/>
      </w:divBdr>
      <w:divsChild>
        <w:div w:id="933052461">
          <w:marLeft w:val="0"/>
          <w:marRight w:val="0"/>
          <w:marTop w:val="0"/>
          <w:marBottom w:val="0"/>
          <w:divBdr>
            <w:top w:val="none" w:sz="0" w:space="0" w:color="auto"/>
            <w:left w:val="none" w:sz="0" w:space="0" w:color="auto"/>
            <w:bottom w:val="none" w:sz="0" w:space="0" w:color="auto"/>
            <w:right w:val="none" w:sz="0" w:space="0" w:color="auto"/>
          </w:divBdr>
          <w:divsChild>
            <w:div w:id="125686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1966">
      <w:bodyDiv w:val="1"/>
      <w:marLeft w:val="0"/>
      <w:marRight w:val="0"/>
      <w:marTop w:val="0"/>
      <w:marBottom w:val="0"/>
      <w:divBdr>
        <w:top w:val="none" w:sz="0" w:space="0" w:color="auto"/>
        <w:left w:val="none" w:sz="0" w:space="0" w:color="auto"/>
        <w:bottom w:val="none" w:sz="0" w:space="0" w:color="auto"/>
        <w:right w:val="none" w:sz="0" w:space="0" w:color="auto"/>
      </w:divBdr>
    </w:div>
    <w:div w:id="609778398">
      <w:bodyDiv w:val="1"/>
      <w:marLeft w:val="0"/>
      <w:marRight w:val="0"/>
      <w:marTop w:val="0"/>
      <w:marBottom w:val="0"/>
      <w:divBdr>
        <w:top w:val="none" w:sz="0" w:space="0" w:color="auto"/>
        <w:left w:val="none" w:sz="0" w:space="0" w:color="auto"/>
        <w:bottom w:val="none" w:sz="0" w:space="0" w:color="auto"/>
        <w:right w:val="none" w:sz="0" w:space="0" w:color="auto"/>
      </w:divBdr>
      <w:divsChild>
        <w:div w:id="883560336">
          <w:marLeft w:val="0"/>
          <w:marRight w:val="0"/>
          <w:marTop w:val="0"/>
          <w:marBottom w:val="0"/>
          <w:divBdr>
            <w:top w:val="none" w:sz="0" w:space="0" w:color="auto"/>
            <w:left w:val="none" w:sz="0" w:space="0" w:color="auto"/>
            <w:bottom w:val="none" w:sz="0" w:space="0" w:color="auto"/>
            <w:right w:val="none" w:sz="0" w:space="0" w:color="auto"/>
          </w:divBdr>
          <w:divsChild>
            <w:div w:id="19474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2870">
      <w:bodyDiv w:val="1"/>
      <w:marLeft w:val="0"/>
      <w:marRight w:val="0"/>
      <w:marTop w:val="0"/>
      <w:marBottom w:val="0"/>
      <w:divBdr>
        <w:top w:val="none" w:sz="0" w:space="0" w:color="auto"/>
        <w:left w:val="none" w:sz="0" w:space="0" w:color="auto"/>
        <w:bottom w:val="none" w:sz="0" w:space="0" w:color="auto"/>
        <w:right w:val="none" w:sz="0" w:space="0" w:color="auto"/>
      </w:divBdr>
      <w:divsChild>
        <w:div w:id="224294771">
          <w:marLeft w:val="0"/>
          <w:marRight w:val="0"/>
          <w:marTop w:val="0"/>
          <w:marBottom w:val="0"/>
          <w:divBdr>
            <w:top w:val="none" w:sz="0" w:space="0" w:color="auto"/>
            <w:left w:val="none" w:sz="0" w:space="0" w:color="auto"/>
            <w:bottom w:val="none" w:sz="0" w:space="0" w:color="auto"/>
            <w:right w:val="none" w:sz="0" w:space="0" w:color="auto"/>
          </w:divBdr>
          <w:divsChild>
            <w:div w:id="20090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3174">
      <w:bodyDiv w:val="1"/>
      <w:marLeft w:val="0"/>
      <w:marRight w:val="0"/>
      <w:marTop w:val="0"/>
      <w:marBottom w:val="0"/>
      <w:divBdr>
        <w:top w:val="none" w:sz="0" w:space="0" w:color="auto"/>
        <w:left w:val="none" w:sz="0" w:space="0" w:color="auto"/>
        <w:bottom w:val="none" w:sz="0" w:space="0" w:color="auto"/>
        <w:right w:val="none" w:sz="0" w:space="0" w:color="auto"/>
      </w:divBdr>
    </w:div>
    <w:div w:id="683436040">
      <w:bodyDiv w:val="1"/>
      <w:marLeft w:val="0"/>
      <w:marRight w:val="0"/>
      <w:marTop w:val="0"/>
      <w:marBottom w:val="0"/>
      <w:divBdr>
        <w:top w:val="none" w:sz="0" w:space="0" w:color="auto"/>
        <w:left w:val="none" w:sz="0" w:space="0" w:color="auto"/>
        <w:bottom w:val="none" w:sz="0" w:space="0" w:color="auto"/>
        <w:right w:val="none" w:sz="0" w:space="0" w:color="auto"/>
      </w:divBdr>
      <w:divsChild>
        <w:div w:id="1539664561">
          <w:marLeft w:val="0"/>
          <w:marRight w:val="0"/>
          <w:marTop w:val="0"/>
          <w:marBottom w:val="0"/>
          <w:divBdr>
            <w:top w:val="none" w:sz="0" w:space="0" w:color="auto"/>
            <w:left w:val="none" w:sz="0" w:space="0" w:color="auto"/>
            <w:bottom w:val="none" w:sz="0" w:space="0" w:color="auto"/>
            <w:right w:val="none" w:sz="0" w:space="0" w:color="auto"/>
          </w:divBdr>
          <w:divsChild>
            <w:div w:id="8637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8259">
      <w:bodyDiv w:val="1"/>
      <w:marLeft w:val="0"/>
      <w:marRight w:val="0"/>
      <w:marTop w:val="0"/>
      <w:marBottom w:val="0"/>
      <w:divBdr>
        <w:top w:val="none" w:sz="0" w:space="0" w:color="auto"/>
        <w:left w:val="none" w:sz="0" w:space="0" w:color="auto"/>
        <w:bottom w:val="none" w:sz="0" w:space="0" w:color="auto"/>
        <w:right w:val="none" w:sz="0" w:space="0" w:color="auto"/>
      </w:divBdr>
    </w:div>
    <w:div w:id="807670243">
      <w:bodyDiv w:val="1"/>
      <w:marLeft w:val="0"/>
      <w:marRight w:val="0"/>
      <w:marTop w:val="0"/>
      <w:marBottom w:val="0"/>
      <w:divBdr>
        <w:top w:val="none" w:sz="0" w:space="0" w:color="auto"/>
        <w:left w:val="none" w:sz="0" w:space="0" w:color="auto"/>
        <w:bottom w:val="none" w:sz="0" w:space="0" w:color="auto"/>
        <w:right w:val="none" w:sz="0" w:space="0" w:color="auto"/>
      </w:divBdr>
      <w:divsChild>
        <w:div w:id="40832913">
          <w:marLeft w:val="0"/>
          <w:marRight w:val="0"/>
          <w:marTop w:val="0"/>
          <w:marBottom w:val="0"/>
          <w:divBdr>
            <w:top w:val="none" w:sz="0" w:space="0" w:color="auto"/>
            <w:left w:val="none" w:sz="0" w:space="0" w:color="auto"/>
            <w:bottom w:val="none" w:sz="0" w:space="0" w:color="auto"/>
            <w:right w:val="none" w:sz="0" w:space="0" w:color="auto"/>
          </w:divBdr>
          <w:divsChild>
            <w:div w:id="80840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2659">
      <w:bodyDiv w:val="1"/>
      <w:marLeft w:val="0"/>
      <w:marRight w:val="0"/>
      <w:marTop w:val="0"/>
      <w:marBottom w:val="0"/>
      <w:divBdr>
        <w:top w:val="none" w:sz="0" w:space="0" w:color="auto"/>
        <w:left w:val="none" w:sz="0" w:space="0" w:color="auto"/>
        <w:bottom w:val="none" w:sz="0" w:space="0" w:color="auto"/>
        <w:right w:val="none" w:sz="0" w:space="0" w:color="auto"/>
      </w:divBdr>
      <w:divsChild>
        <w:div w:id="1975520271">
          <w:marLeft w:val="0"/>
          <w:marRight w:val="0"/>
          <w:marTop w:val="0"/>
          <w:marBottom w:val="0"/>
          <w:divBdr>
            <w:top w:val="none" w:sz="0" w:space="0" w:color="auto"/>
            <w:left w:val="none" w:sz="0" w:space="0" w:color="auto"/>
            <w:bottom w:val="none" w:sz="0" w:space="0" w:color="auto"/>
            <w:right w:val="none" w:sz="0" w:space="0" w:color="auto"/>
          </w:divBdr>
          <w:divsChild>
            <w:div w:id="379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7419">
      <w:bodyDiv w:val="1"/>
      <w:marLeft w:val="0"/>
      <w:marRight w:val="0"/>
      <w:marTop w:val="0"/>
      <w:marBottom w:val="0"/>
      <w:divBdr>
        <w:top w:val="none" w:sz="0" w:space="0" w:color="auto"/>
        <w:left w:val="none" w:sz="0" w:space="0" w:color="auto"/>
        <w:bottom w:val="none" w:sz="0" w:space="0" w:color="auto"/>
        <w:right w:val="none" w:sz="0" w:space="0" w:color="auto"/>
      </w:divBdr>
      <w:divsChild>
        <w:div w:id="489181071">
          <w:marLeft w:val="907"/>
          <w:marRight w:val="0"/>
          <w:marTop w:val="120"/>
          <w:marBottom w:val="120"/>
          <w:divBdr>
            <w:top w:val="none" w:sz="0" w:space="0" w:color="auto"/>
            <w:left w:val="none" w:sz="0" w:space="0" w:color="auto"/>
            <w:bottom w:val="none" w:sz="0" w:space="0" w:color="auto"/>
            <w:right w:val="none" w:sz="0" w:space="0" w:color="auto"/>
          </w:divBdr>
        </w:div>
      </w:divsChild>
    </w:div>
    <w:div w:id="873467463">
      <w:bodyDiv w:val="1"/>
      <w:marLeft w:val="0"/>
      <w:marRight w:val="0"/>
      <w:marTop w:val="0"/>
      <w:marBottom w:val="0"/>
      <w:divBdr>
        <w:top w:val="none" w:sz="0" w:space="0" w:color="auto"/>
        <w:left w:val="none" w:sz="0" w:space="0" w:color="auto"/>
        <w:bottom w:val="none" w:sz="0" w:space="0" w:color="auto"/>
        <w:right w:val="none" w:sz="0" w:space="0" w:color="auto"/>
      </w:divBdr>
    </w:div>
    <w:div w:id="964848665">
      <w:bodyDiv w:val="1"/>
      <w:marLeft w:val="0"/>
      <w:marRight w:val="0"/>
      <w:marTop w:val="0"/>
      <w:marBottom w:val="0"/>
      <w:divBdr>
        <w:top w:val="none" w:sz="0" w:space="0" w:color="auto"/>
        <w:left w:val="none" w:sz="0" w:space="0" w:color="auto"/>
        <w:bottom w:val="none" w:sz="0" w:space="0" w:color="auto"/>
        <w:right w:val="none" w:sz="0" w:space="0" w:color="auto"/>
      </w:divBdr>
      <w:divsChild>
        <w:div w:id="1855260404">
          <w:marLeft w:val="0"/>
          <w:marRight w:val="0"/>
          <w:marTop w:val="0"/>
          <w:marBottom w:val="0"/>
          <w:divBdr>
            <w:top w:val="none" w:sz="0" w:space="0" w:color="auto"/>
            <w:left w:val="none" w:sz="0" w:space="0" w:color="auto"/>
            <w:bottom w:val="none" w:sz="0" w:space="0" w:color="auto"/>
            <w:right w:val="none" w:sz="0" w:space="0" w:color="auto"/>
          </w:divBdr>
          <w:divsChild>
            <w:div w:id="6091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5575">
      <w:bodyDiv w:val="1"/>
      <w:marLeft w:val="0"/>
      <w:marRight w:val="0"/>
      <w:marTop w:val="0"/>
      <w:marBottom w:val="0"/>
      <w:divBdr>
        <w:top w:val="none" w:sz="0" w:space="0" w:color="auto"/>
        <w:left w:val="none" w:sz="0" w:space="0" w:color="auto"/>
        <w:bottom w:val="none" w:sz="0" w:space="0" w:color="auto"/>
        <w:right w:val="none" w:sz="0" w:space="0" w:color="auto"/>
      </w:divBdr>
      <w:divsChild>
        <w:div w:id="1998024500">
          <w:marLeft w:val="0"/>
          <w:marRight w:val="0"/>
          <w:marTop w:val="0"/>
          <w:marBottom w:val="0"/>
          <w:divBdr>
            <w:top w:val="none" w:sz="0" w:space="0" w:color="auto"/>
            <w:left w:val="none" w:sz="0" w:space="0" w:color="auto"/>
            <w:bottom w:val="none" w:sz="0" w:space="0" w:color="auto"/>
            <w:right w:val="none" w:sz="0" w:space="0" w:color="auto"/>
          </w:divBdr>
          <w:divsChild>
            <w:div w:id="202004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3073">
      <w:bodyDiv w:val="1"/>
      <w:marLeft w:val="0"/>
      <w:marRight w:val="0"/>
      <w:marTop w:val="0"/>
      <w:marBottom w:val="0"/>
      <w:divBdr>
        <w:top w:val="none" w:sz="0" w:space="0" w:color="auto"/>
        <w:left w:val="none" w:sz="0" w:space="0" w:color="auto"/>
        <w:bottom w:val="none" w:sz="0" w:space="0" w:color="auto"/>
        <w:right w:val="none" w:sz="0" w:space="0" w:color="auto"/>
      </w:divBdr>
      <w:divsChild>
        <w:div w:id="1321036639">
          <w:marLeft w:val="0"/>
          <w:marRight w:val="0"/>
          <w:marTop w:val="0"/>
          <w:marBottom w:val="0"/>
          <w:divBdr>
            <w:top w:val="none" w:sz="0" w:space="0" w:color="auto"/>
            <w:left w:val="none" w:sz="0" w:space="0" w:color="auto"/>
            <w:bottom w:val="none" w:sz="0" w:space="0" w:color="auto"/>
            <w:right w:val="none" w:sz="0" w:space="0" w:color="auto"/>
          </w:divBdr>
          <w:divsChild>
            <w:div w:id="6215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883">
      <w:bodyDiv w:val="1"/>
      <w:marLeft w:val="0"/>
      <w:marRight w:val="0"/>
      <w:marTop w:val="0"/>
      <w:marBottom w:val="0"/>
      <w:divBdr>
        <w:top w:val="none" w:sz="0" w:space="0" w:color="auto"/>
        <w:left w:val="none" w:sz="0" w:space="0" w:color="auto"/>
        <w:bottom w:val="none" w:sz="0" w:space="0" w:color="auto"/>
        <w:right w:val="none" w:sz="0" w:space="0" w:color="auto"/>
      </w:divBdr>
      <w:divsChild>
        <w:div w:id="1511944348">
          <w:marLeft w:val="0"/>
          <w:marRight w:val="0"/>
          <w:marTop w:val="0"/>
          <w:marBottom w:val="0"/>
          <w:divBdr>
            <w:top w:val="none" w:sz="0" w:space="0" w:color="auto"/>
            <w:left w:val="none" w:sz="0" w:space="0" w:color="auto"/>
            <w:bottom w:val="none" w:sz="0" w:space="0" w:color="auto"/>
            <w:right w:val="none" w:sz="0" w:space="0" w:color="auto"/>
          </w:divBdr>
          <w:divsChild>
            <w:div w:id="10820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330">
      <w:bodyDiv w:val="1"/>
      <w:marLeft w:val="0"/>
      <w:marRight w:val="0"/>
      <w:marTop w:val="0"/>
      <w:marBottom w:val="0"/>
      <w:divBdr>
        <w:top w:val="none" w:sz="0" w:space="0" w:color="auto"/>
        <w:left w:val="none" w:sz="0" w:space="0" w:color="auto"/>
        <w:bottom w:val="none" w:sz="0" w:space="0" w:color="auto"/>
        <w:right w:val="none" w:sz="0" w:space="0" w:color="auto"/>
      </w:divBdr>
    </w:div>
    <w:div w:id="1026179139">
      <w:bodyDiv w:val="1"/>
      <w:marLeft w:val="0"/>
      <w:marRight w:val="0"/>
      <w:marTop w:val="0"/>
      <w:marBottom w:val="0"/>
      <w:divBdr>
        <w:top w:val="none" w:sz="0" w:space="0" w:color="auto"/>
        <w:left w:val="none" w:sz="0" w:space="0" w:color="auto"/>
        <w:bottom w:val="none" w:sz="0" w:space="0" w:color="auto"/>
        <w:right w:val="none" w:sz="0" w:space="0" w:color="auto"/>
      </w:divBdr>
      <w:divsChild>
        <w:div w:id="1453985885">
          <w:marLeft w:val="0"/>
          <w:marRight w:val="0"/>
          <w:marTop w:val="0"/>
          <w:marBottom w:val="0"/>
          <w:divBdr>
            <w:top w:val="none" w:sz="0" w:space="0" w:color="auto"/>
            <w:left w:val="none" w:sz="0" w:space="0" w:color="auto"/>
            <w:bottom w:val="none" w:sz="0" w:space="0" w:color="auto"/>
            <w:right w:val="none" w:sz="0" w:space="0" w:color="auto"/>
          </w:divBdr>
          <w:divsChild>
            <w:div w:id="229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4086">
      <w:bodyDiv w:val="1"/>
      <w:marLeft w:val="0"/>
      <w:marRight w:val="0"/>
      <w:marTop w:val="0"/>
      <w:marBottom w:val="0"/>
      <w:divBdr>
        <w:top w:val="none" w:sz="0" w:space="0" w:color="auto"/>
        <w:left w:val="none" w:sz="0" w:space="0" w:color="auto"/>
        <w:bottom w:val="none" w:sz="0" w:space="0" w:color="auto"/>
        <w:right w:val="none" w:sz="0" w:space="0" w:color="auto"/>
      </w:divBdr>
    </w:div>
    <w:div w:id="1085803909">
      <w:bodyDiv w:val="1"/>
      <w:marLeft w:val="0"/>
      <w:marRight w:val="0"/>
      <w:marTop w:val="0"/>
      <w:marBottom w:val="0"/>
      <w:divBdr>
        <w:top w:val="none" w:sz="0" w:space="0" w:color="auto"/>
        <w:left w:val="none" w:sz="0" w:space="0" w:color="auto"/>
        <w:bottom w:val="none" w:sz="0" w:space="0" w:color="auto"/>
        <w:right w:val="none" w:sz="0" w:space="0" w:color="auto"/>
      </w:divBdr>
      <w:divsChild>
        <w:div w:id="776754267">
          <w:marLeft w:val="0"/>
          <w:marRight w:val="0"/>
          <w:marTop w:val="0"/>
          <w:marBottom w:val="0"/>
          <w:divBdr>
            <w:top w:val="none" w:sz="0" w:space="0" w:color="auto"/>
            <w:left w:val="none" w:sz="0" w:space="0" w:color="auto"/>
            <w:bottom w:val="none" w:sz="0" w:space="0" w:color="auto"/>
            <w:right w:val="none" w:sz="0" w:space="0" w:color="auto"/>
          </w:divBdr>
          <w:divsChild>
            <w:div w:id="12931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3143">
      <w:bodyDiv w:val="1"/>
      <w:marLeft w:val="0"/>
      <w:marRight w:val="0"/>
      <w:marTop w:val="0"/>
      <w:marBottom w:val="0"/>
      <w:divBdr>
        <w:top w:val="none" w:sz="0" w:space="0" w:color="auto"/>
        <w:left w:val="none" w:sz="0" w:space="0" w:color="auto"/>
        <w:bottom w:val="none" w:sz="0" w:space="0" w:color="auto"/>
        <w:right w:val="none" w:sz="0" w:space="0" w:color="auto"/>
      </w:divBdr>
    </w:div>
    <w:div w:id="1229459921">
      <w:bodyDiv w:val="1"/>
      <w:marLeft w:val="0"/>
      <w:marRight w:val="0"/>
      <w:marTop w:val="0"/>
      <w:marBottom w:val="0"/>
      <w:divBdr>
        <w:top w:val="none" w:sz="0" w:space="0" w:color="auto"/>
        <w:left w:val="none" w:sz="0" w:space="0" w:color="auto"/>
        <w:bottom w:val="none" w:sz="0" w:space="0" w:color="auto"/>
        <w:right w:val="none" w:sz="0" w:space="0" w:color="auto"/>
      </w:divBdr>
    </w:div>
    <w:div w:id="1348874165">
      <w:bodyDiv w:val="1"/>
      <w:marLeft w:val="0"/>
      <w:marRight w:val="0"/>
      <w:marTop w:val="0"/>
      <w:marBottom w:val="0"/>
      <w:divBdr>
        <w:top w:val="none" w:sz="0" w:space="0" w:color="auto"/>
        <w:left w:val="none" w:sz="0" w:space="0" w:color="auto"/>
        <w:bottom w:val="none" w:sz="0" w:space="0" w:color="auto"/>
        <w:right w:val="none" w:sz="0" w:space="0" w:color="auto"/>
      </w:divBdr>
    </w:div>
    <w:div w:id="1385181850">
      <w:bodyDiv w:val="1"/>
      <w:marLeft w:val="0"/>
      <w:marRight w:val="0"/>
      <w:marTop w:val="0"/>
      <w:marBottom w:val="0"/>
      <w:divBdr>
        <w:top w:val="none" w:sz="0" w:space="0" w:color="auto"/>
        <w:left w:val="none" w:sz="0" w:space="0" w:color="auto"/>
        <w:bottom w:val="none" w:sz="0" w:space="0" w:color="auto"/>
        <w:right w:val="none" w:sz="0" w:space="0" w:color="auto"/>
      </w:divBdr>
    </w:div>
    <w:div w:id="1460564247">
      <w:bodyDiv w:val="1"/>
      <w:marLeft w:val="0"/>
      <w:marRight w:val="0"/>
      <w:marTop w:val="0"/>
      <w:marBottom w:val="0"/>
      <w:divBdr>
        <w:top w:val="none" w:sz="0" w:space="0" w:color="auto"/>
        <w:left w:val="none" w:sz="0" w:space="0" w:color="auto"/>
        <w:bottom w:val="none" w:sz="0" w:space="0" w:color="auto"/>
        <w:right w:val="none" w:sz="0" w:space="0" w:color="auto"/>
      </w:divBdr>
      <w:divsChild>
        <w:div w:id="700975457">
          <w:marLeft w:val="0"/>
          <w:marRight w:val="0"/>
          <w:marTop w:val="0"/>
          <w:marBottom w:val="0"/>
          <w:divBdr>
            <w:top w:val="none" w:sz="0" w:space="0" w:color="auto"/>
            <w:left w:val="none" w:sz="0" w:space="0" w:color="auto"/>
            <w:bottom w:val="none" w:sz="0" w:space="0" w:color="auto"/>
            <w:right w:val="none" w:sz="0" w:space="0" w:color="auto"/>
          </w:divBdr>
          <w:divsChild>
            <w:div w:id="16869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5151">
      <w:bodyDiv w:val="1"/>
      <w:marLeft w:val="0"/>
      <w:marRight w:val="0"/>
      <w:marTop w:val="0"/>
      <w:marBottom w:val="0"/>
      <w:divBdr>
        <w:top w:val="none" w:sz="0" w:space="0" w:color="auto"/>
        <w:left w:val="none" w:sz="0" w:space="0" w:color="auto"/>
        <w:bottom w:val="none" w:sz="0" w:space="0" w:color="auto"/>
        <w:right w:val="none" w:sz="0" w:space="0" w:color="auto"/>
      </w:divBdr>
    </w:div>
    <w:div w:id="1617521375">
      <w:bodyDiv w:val="1"/>
      <w:marLeft w:val="0"/>
      <w:marRight w:val="0"/>
      <w:marTop w:val="0"/>
      <w:marBottom w:val="0"/>
      <w:divBdr>
        <w:top w:val="none" w:sz="0" w:space="0" w:color="auto"/>
        <w:left w:val="none" w:sz="0" w:space="0" w:color="auto"/>
        <w:bottom w:val="none" w:sz="0" w:space="0" w:color="auto"/>
        <w:right w:val="none" w:sz="0" w:space="0" w:color="auto"/>
      </w:divBdr>
    </w:div>
    <w:div w:id="1618028368">
      <w:bodyDiv w:val="1"/>
      <w:marLeft w:val="0"/>
      <w:marRight w:val="0"/>
      <w:marTop w:val="0"/>
      <w:marBottom w:val="0"/>
      <w:divBdr>
        <w:top w:val="none" w:sz="0" w:space="0" w:color="auto"/>
        <w:left w:val="none" w:sz="0" w:space="0" w:color="auto"/>
        <w:bottom w:val="none" w:sz="0" w:space="0" w:color="auto"/>
        <w:right w:val="none" w:sz="0" w:space="0" w:color="auto"/>
      </w:divBdr>
      <w:divsChild>
        <w:div w:id="1361735583">
          <w:marLeft w:val="0"/>
          <w:marRight w:val="0"/>
          <w:marTop w:val="0"/>
          <w:marBottom w:val="0"/>
          <w:divBdr>
            <w:top w:val="none" w:sz="0" w:space="0" w:color="auto"/>
            <w:left w:val="none" w:sz="0" w:space="0" w:color="auto"/>
            <w:bottom w:val="none" w:sz="0" w:space="0" w:color="auto"/>
            <w:right w:val="none" w:sz="0" w:space="0" w:color="auto"/>
          </w:divBdr>
          <w:divsChild>
            <w:div w:id="15485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3553">
      <w:bodyDiv w:val="1"/>
      <w:marLeft w:val="0"/>
      <w:marRight w:val="0"/>
      <w:marTop w:val="0"/>
      <w:marBottom w:val="0"/>
      <w:divBdr>
        <w:top w:val="none" w:sz="0" w:space="0" w:color="auto"/>
        <w:left w:val="none" w:sz="0" w:space="0" w:color="auto"/>
        <w:bottom w:val="none" w:sz="0" w:space="0" w:color="auto"/>
        <w:right w:val="none" w:sz="0" w:space="0" w:color="auto"/>
      </w:divBdr>
      <w:divsChild>
        <w:div w:id="662591797">
          <w:marLeft w:val="0"/>
          <w:marRight w:val="0"/>
          <w:marTop w:val="0"/>
          <w:marBottom w:val="0"/>
          <w:divBdr>
            <w:top w:val="none" w:sz="0" w:space="0" w:color="auto"/>
            <w:left w:val="none" w:sz="0" w:space="0" w:color="auto"/>
            <w:bottom w:val="none" w:sz="0" w:space="0" w:color="auto"/>
            <w:right w:val="none" w:sz="0" w:space="0" w:color="auto"/>
          </w:divBdr>
          <w:divsChild>
            <w:div w:id="17521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6877">
      <w:bodyDiv w:val="1"/>
      <w:marLeft w:val="0"/>
      <w:marRight w:val="0"/>
      <w:marTop w:val="0"/>
      <w:marBottom w:val="0"/>
      <w:divBdr>
        <w:top w:val="none" w:sz="0" w:space="0" w:color="auto"/>
        <w:left w:val="none" w:sz="0" w:space="0" w:color="auto"/>
        <w:bottom w:val="none" w:sz="0" w:space="0" w:color="auto"/>
        <w:right w:val="none" w:sz="0" w:space="0" w:color="auto"/>
      </w:divBdr>
    </w:div>
    <w:div w:id="1786315343">
      <w:bodyDiv w:val="1"/>
      <w:marLeft w:val="0"/>
      <w:marRight w:val="0"/>
      <w:marTop w:val="0"/>
      <w:marBottom w:val="0"/>
      <w:divBdr>
        <w:top w:val="none" w:sz="0" w:space="0" w:color="auto"/>
        <w:left w:val="none" w:sz="0" w:space="0" w:color="auto"/>
        <w:bottom w:val="none" w:sz="0" w:space="0" w:color="auto"/>
        <w:right w:val="none" w:sz="0" w:space="0" w:color="auto"/>
      </w:divBdr>
    </w:div>
    <w:div w:id="1808165240">
      <w:bodyDiv w:val="1"/>
      <w:marLeft w:val="0"/>
      <w:marRight w:val="0"/>
      <w:marTop w:val="0"/>
      <w:marBottom w:val="0"/>
      <w:divBdr>
        <w:top w:val="none" w:sz="0" w:space="0" w:color="auto"/>
        <w:left w:val="none" w:sz="0" w:space="0" w:color="auto"/>
        <w:bottom w:val="none" w:sz="0" w:space="0" w:color="auto"/>
        <w:right w:val="none" w:sz="0" w:space="0" w:color="auto"/>
      </w:divBdr>
    </w:div>
    <w:div w:id="1825731081">
      <w:bodyDiv w:val="1"/>
      <w:marLeft w:val="0"/>
      <w:marRight w:val="0"/>
      <w:marTop w:val="0"/>
      <w:marBottom w:val="0"/>
      <w:divBdr>
        <w:top w:val="none" w:sz="0" w:space="0" w:color="auto"/>
        <w:left w:val="none" w:sz="0" w:space="0" w:color="auto"/>
        <w:bottom w:val="none" w:sz="0" w:space="0" w:color="auto"/>
        <w:right w:val="none" w:sz="0" w:space="0" w:color="auto"/>
      </w:divBdr>
    </w:div>
    <w:div w:id="1847281422">
      <w:bodyDiv w:val="1"/>
      <w:marLeft w:val="0"/>
      <w:marRight w:val="0"/>
      <w:marTop w:val="0"/>
      <w:marBottom w:val="0"/>
      <w:divBdr>
        <w:top w:val="none" w:sz="0" w:space="0" w:color="auto"/>
        <w:left w:val="none" w:sz="0" w:space="0" w:color="auto"/>
        <w:bottom w:val="none" w:sz="0" w:space="0" w:color="auto"/>
        <w:right w:val="none" w:sz="0" w:space="0" w:color="auto"/>
      </w:divBdr>
    </w:div>
    <w:div w:id="1851947641">
      <w:bodyDiv w:val="1"/>
      <w:marLeft w:val="0"/>
      <w:marRight w:val="0"/>
      <w:marTop w:val="0"/>
      <w:marBottom w:val="0"/>
      <w:divBdr>
        <w:top w:val="none" w:sz="0" w:space="0" w:color="auto"/>
        <w:left w:val="none" w:sz="0" w:space="0" w:color="auto"/>
        <w:bottom w:val="none" w:sz="0" w:space="0" w:color="auto"/>
        <w:right w:val="none" w:sz="0" w:space="0" w:color="auto"/>
      </w:divBdr>
    </w:div>
    <w:div w:id="1865050779">
      <w:bodyDiv w:val="1"/>
      <w:marLeft w:val="0"/>
      <w:marRight w:val="0"/>
      <w:marTop w:val="0"/>
      <w:marBottom w:val="0"/>
      <w:divBdr>
        <w:top w:val="none" w:sz="0" w:space="0" w:color="auto"/>
        <w:left w:val="none" w:sz="0" w:space="0" w:color="auto"/>
        <w:bottom w:val="none" w:sz="0" w:space="0" w:color="auto"/>
        <w:right w:val="none" w:sz="0" w:space="0" w:color="auto"/>
      </w:divBdr>
      <w:divsChild>
        <w:div w:id="1164853943">
          <w:marLeft w:val="0"/>
          <w:marRight w:val="0"/>
          <w:marTop w:val="0"/>
          <w:marBottom w:val="0"/>
          <w:divBdr>
            <w:top w:val="none" w:sz="0" w:space="0" w:color="auto"/>
            <w:left w:val="none" w:sz="0" w:space="0" w:color="auto"/>
            <w:bottom w:val="none" w:sz="0" w:space="0" w:color="auto"/>
            <w:right w:val="none" w:sz="0" w:space="0" w:color="auto"/>
          </w:divBdr>
          <w:divsChild>
            <w:div w:id="13513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5774">
      <w:bodyDiv w:val="1"/>
      <w:marLeft w:val="0"/>
      <w:marRight w:val="0"/>
      <w:marTop w:val="0"/>
      <w:marBottom w:val="0"/>
      <w:divBdr>
        <w:top w:val="none" w:sz="0" w:space="0" w:color="auto"/>
        <w:left w:val="none" w:sz="0" w:space="0" w:color="auto"/>
        <w:bottom w:val="none" w:sz="0" w:space="0" w:color="auto"/>
        <w:right w:val="none" w:sz="0" w:space="0" w:color="auto"/>
      </w:divBdr>
    </w:div>
    <w:div w:id="1897348624">
      <w:bodyDiv w:val="1"/>
      <w:marLeft w:val="0"/>
      <w:marRight w:val="0"/>
      <w:marTop w:val="0"/>
      <w:marBottom w:val="0"/>
      <w:divBdr>
        <w:top w:val="none" w:sz="0" w:space="0" w:color="auto"/>
        <w:left w:val="none" w:sz="0" w:space="0" w:color="auto"/>
        <w:bottom w:val="none" w:sz="0" w:space="0" w:color="auto"/>
        <w:right w:val="none" w:sz="0" w:space="0" w:color="auto"/>
      </w:divBdr>
    </w:div>
    <w:div w:id="1942882709">
      <w:bodyDiv w:val="1"/>
      <w:marLeft w:val="0"/>
      <w:marRight w:val="0"/>
      <w:marTop w:val="0"/>
      <w:marBottom w:val="0"/>
      <w:divBdr>
        <w:top w:val="none" w:sz="0" w:space="0" w:color="auto"/>
        <w:left w:val="none" w:sz="0" w:space="0" w:color="auto"/>
        <w:bottom w:val="none" w:sz="0" w:space="0" w:color="auto"/>
        <w:right w:val="none" w:sz="0" w:space="0" w:color="auto"/>
      </w:divBdr>
    </w:div>
    <w:div w:id="1971551641">
      <w:bodyDiv w:val="1"/>
      <w:marLeft w:val="0"/>
      <w:marRight w:val="0"/>
      <w:marTop w:val="0"/>
      <w:marBottom w:val="0"/>
      <w:divBdr>
        <w:top w:val="none" w:sz="0" w:space="0" w:color="auto"/>
        <w:left w:val="none" w:sz="0" w:space="0" w:color="auto"/>
        <w:bottom w:val="none" w:sz="0" w:space="0" w:color="auto"/>
        <w:right w:val="none" w:sz="0" w:space="0" w:color="auto"/>
      </w:divBdr>
    </w:div>
    <w:div w:id="1990623081">
      <w:bodyDiv w:val="1"/>
      <w:marLeft w:val="0"/>
      <w:marRight w:val="0"/>
      <w:marTop w:val="0"/>
      <w:marBottom w:val="0"/>
      <w:divBdr>
        <w:top w:val="none" w:sz="0" w:space="0" w:color="auto"/>
        <w:left w:val="none" w:sz="0" w:space="0" w:color="auto"/>
        <w:bottom w:val="none" w:sz="0" w:space="0" w:color="auto"/>
        <w:right w:val="none" w:sz="0" w:space="0" w:color="auto"/>
      </w:divBdr>
      <w:divsChild>
        <w:div w:id="664749327">
          <w:marLeft w:val="0"/>
          <w:marRight w:val="0"/>
          <w:marTop w:val="0"/>
          <w:marBottom w:val="0"/>
          <w:divBdr>
            <w:top w:val="none" w:sz="0" w:space="0" w:color="auto"/>
            <w:left w:val="none" w:sz="0" w:space="0" w:color="auto"/>
            <w:bottom w:val="none" w:sz="0" w:space="0" w:color="auto"/>
            <w:right w:val="none" w:sz="0" w:space="0" w:color="auto"/>
          </w:divBdr>
          <w:divsChild>
            <w:div w:id="1840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4623">
      <w:bodyDiv w:val="1"/>
      <w:marLeft w:val="0"/>
      <w:marRight w:val="0"/>
      <w:marTop w:val="0"/>
      <w:marBottom w:val="0"/>
      <w:divBdr>
        <w:top w:val="none" w:sz="0" w:space="0" w:color="auto"/>
        <w:left w:val="none" w:sz="0" w:space="0" w:color="auto"/>
        <w:bottom w:val="none" w:sz="0" w:space="0" w:color="auto"/>
        <w:right w:val="none" w:sz="0" w:space="0" w:color="auto"/>
      </w:divBdr>
      <w:divsChild>
        <w:div w:id="611862546">
          <w:marLeft w:val="547"/>
          <w:marRight w:val="0"/>
          <w:marTop w:val="0"/>
          <w:marBottom w:val="0"/>
          <w:divBdr>
            <w:top w:val="none" w:sz="0" w:space="0" w:color="auto"/>
            <w:left w:val="none" w:sz="0" w:space="0" w:color="auto"/>
            <w:bottom w:val="none" w:sz="0" w:space="0" w:color="auto"/>
            <w:right w:val="none" w:sz="0" w:space="0" w:color="auto"/>
          </w:divBdr>
        </w:div>
        <w:div w:id="277685919">
          <w:marLeft w:val="547"/>
          <w:marRight w:val="0"/>
          <w:marTop w:val="0"/>
          <w:marBottom w:val="0"/>
          <w:divBdr>
            <w:top w:val="none" w:sz="0" w:space="0" w:color="auto"/>
            <w:left w:val="none" w:sz="0" w:space="0" w:color="auto"/>
            <w:bottom w:val="none" w:sz="0" w:space="0" w:color="auto"/>
            <w:right w:val="none" w:sz="0" w:space="0" w:color="auto"/>
          </w:divBdr>
        </w:div>
        <w:div w:id="1039089361">
          <w:marLeft w:val="547"/>
          <w:marRight w:val="0"/>
          <w:marTop w:val="0"/>
          <w:marBottom w:val="0"/>
          <w:divBdr>
            <w:top w:val="none" w:sz="0" w:space="0" w:color="auto"/>
            <w:left w:val="none" w:sz="0" w:space="0" w:color="auto"/>
            <w:bottom w:val="none" w:sz="0" w:space="0" w:color="auto"/>
            <w:right w:val="none" w:sz="0" w:space="0" w:color="auto"/>
          </w:divBdr>
        </w:div>
      </w:divsChild>
    </w:div>
    <w:div w:id="2054882888">
      <w:bodyDiv w:val="1"/>
      <w:marLeft w:val="0"/>
      <w:marRight w:val="0"/>
      <w:marTop w:val="0"/>
      <w:marBottom w:val="0"/>
      <w:divBdr>
        <w:top w:val="none" w:sz="0" w:space="0" w:color="auto"/>
        <w:left w:val="none" w:sz="0" w:space="0" w:color="auto"/>
        <w:bottom w:val="none" w:sz="0" w:space="0" w:color="auto"/>
        <w:right w:val="none" w:sz="0" w:space="0" w:color="auto"/>
      </w:divBdr>
    </w:div>
    <w:div w:id="2077975323">
      <w:bodyDiv w:val="1"/>
      <w:marLeft w:val="0"/>
      <w:marRight w:val="0"/>
      <w:marTop w:val="0"/>
      <w:marBottom w:val="0"/>
      <w:divBdr>
        <w:top w:val="none" w:sz="0" w:space="0" w:color="auto"/>
        <w:left w:val="none" w:sz="0" w:space="0" w:color="auto"/>
        <w:bottom w:val="none" w:sz="0" w:space="0" w:color="auto"/>
        <w:right w:val="none" w:sz="0" w:space="0" w:color="auto"/>
      </w:divBdr>
    </w:div>
    <w:div w:id="2121489446">
      <w:bodyDiv w:val="1"/>
      <w:marLeft w:val="0"/>
      <w:marRight w:val="0"/>
      <w:marTop w:val="0"/>
      <w:marBottom w:val="0"/>
      <w:divBdr>
        <w:top w:val="none" w:sz="0" w:space="0" w:color="auto"/>
        <w:left w:val="none" w:sz="0" w:space="0" w:color="auto"/>
        <w:bottom w:val="none" w:sz="0" w:space="0" w:color="auto"/>
        <w:right w:val="none" w:sz="0" w:space="0" w:color="auto"/>
      </w:divBdr>
      <w:divsChild>
        <w:div w:id="1551573575">
          <w:marLeft w:val="0"/>
          <w:marRight w:val="0"/>
          <w:marTop w:val="0"/>
          <w:marBottom w:val="0"/>
          <w:divBdr>
            <w:top w:val="none" w:sz="0" w:space="0" w:color="auto"/>
            <w:left w:val="none" w:sz="0" w:space="0" w:color="auto"/>
            <w:bottom w:val="none" w:sz="0" w:space="0" w:color="auto"/>
            <w:right w:val="none" w:sz="0" w:space="0" w:color="auto"/>
          </w:divBdr>
          <w:divsChild>
            <w:div w:id="3812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2556">
      <w:bodyDiv w:val="1"/>
      <w:marLeft w:val="0"/>
      <w:marRight w:val="0"/>
      <w:marTop w:val="0"/>
      <w:marBottom w:val="0"/>
      <w:divBdr>
        <w:top w:val="none" w:sz="0" w:space="0" w:color="auto"/>
        <w:left w:val="none" w:sz="0" w:space="0" w:color="auto"/>
        <w:bottom w:val="none" w:sz="0" w:space="0" w:color="auto"/>
        <w:right w:val="none" w:sz="0" w:space="0" w:color="auto"/>
      </w:divBdr>
    </w:div>
    <w:div w:id="214230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comments" Target="comments.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0317D-B2D0-44FF-B7F9-DE75DE53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10371</Words>
  <Characters>59121</Characters>
  <Application>Microsoft Office Word</Application>
  <DocSecurity>0</DocSecurity>
  <Lines>492</Lines>
  <Paragraphs>138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2018-08-28T20:15:00Z</dcterms:created>
  <dcterms:modified xsi:type="dcterms:W3CDTF">2018-08-31T15:03:00Z</dcterms:modified>
</cp:coreProperties>
</file>